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945A48" w:rsidRDefault="00225ECB" w:rsidP="00225ECB">
      <w:pPr>
        <w:spacing w:after="0"/>
        <w:jc w:val="center"/>
        <w:rPr>
          <w:rFonts w:eastAsiaTheme="minorHAnsi" w:cstheme="minorHAnsi"/>
          <w:b/>
          <w:bCs/>
          <w:caps/>
          <w:kern w:val="2"/>
          <w:sz w:val="32"/>
          <w:szCs w:val="28"/>
          <w:lang w:eastAsia="en-US"/>
          <w14:ligatures w14:val="standardContextual"/>
        </w:rPr>
      </w:pPr>
      <w:r w:rsidRPr="00945A48">
        <w:rPr>
          <w:rFonts w:eastAsiaTheme="minorHAnsi" w:cstheme="minorHAnsi"/>
          <w:b/>
          <w:bCs/>
          <w:caps/>
          <w:kern w:val="2"/>
          <w:sz w:val="32"/>
          <w:szCs w:val="28"/>
          <w:lang w:eastAsia="en-US"/>
          <w14:ligatures w14:val="standardContextual"/>
        </w:rPr>
        <w:t>Sapientia Erdélyi Magyar Tudományegyetem</w:t>
      </w:r>
    </w:p>
    <w:p w14:paraId="6F1955AC" w14:textId="77777777" w:rsidR="00225ECB" w:rsidRPr="00945A48" w:rsidRDefault="00225ECB" w:rsidP="00225ECB">
      <w:pPr>
        <w:spacing w:after="0"/>
        <w:jc w:val="center"/>
        <w:rPr>
          <w:rFonts w:eastAsiaTheme="minorHAnsi" w:cstheme="minorHAnsi"/>
          <w:b/>
          <w:bCs/>
          <w:caps/>
          <w:kern w:val="2"/>
          <w:sz w:val="32"/>
          <w:szCs w:val="28"/>
          <w:lang w:eastAsia="en-US"/>
          <w14:ligatures w14:val="standardContextual"/>
        </w:rPr>
      </w:pPr>
      <w:r w:rsidRPr="00945A48">
        <w:rPr>
          <w:rFonts w:eastAsiaTheme="minorHAnsi" w:cstheme="minorHAnsi"/>
          <w:b/>
          <w:bCs/>
          <w:caps/>
          <w:kern w:val="2"/>
          <w:sz w:val="32"/>
          <w:szCs w:val="28"/>
          <w:lang w:eastAsia="en-US"/>
          <w14:ligatures w14:val="standardContextual"/>
        </w:rPr>
        <w:t>Csíkszeredai Kar</w:t>
      </w:r>
    </w:p>
    <w:p w14:paraId="39F8AAC2" w14:textId="77777777" w:rsidR="00225ECB" w:rsidRPr="00945A48" w:rsidRDefault="00225ECB" w:rsidP="00225ECB">
      <w:pPr>
        <w:spacing w:after="3000"/>
        <w:jc w:val="center"/>
        <w:rPr>
          <w:rFonts w:eastAsiaTheme="minorHAnsi" w:cstheme="minorHAnsi"/>
          <w:b/>
          <w:bCs/>
          <w:caps/>
          <w:kern w:val="2"/>
          <w:sz w:val="32"/>
          <w:szCs w:val="28"/>
          <w:lang w:eastAsia="en-US"/>
          <w14:ligatures w14:val="standardContextual"/>
        </w:rPr>
      </w:pPr>
      <w:r w:rsidRPr="00945A48">
        <w:rPr>
          <w:rFonts w:eastAsiaTheme="minorHAnsi" w:cstheme="minorHAnsi"/>
          <w:b/>
          <w:bCs/>
          <w:caps/>
          <w:kern w:val="2"/>
          <w:sz w:val="32"/>
          <w:szCs w:val="28"/>
          <w:lang w:eastAsia="en-US"/>
          <w14:ligatures w14:val="standardContextual"/>
        </w:rPr>
        <w:t>Gazdasági Informatika Szak</w:t>
      </w:r>
    </w:p>
    <w:p w14:paraId="7001223B" w14:textId="057CCB0E" w:rsidR="00E27EF4" w:rsidRPr="00945A48" w:rsidRDefault="00E27EF4" w:rsidP="00594B24">
      <w:pPr>
        <w:spacing w:after="3000"/>
        <w:jc w:val="center"/>
        <w:rPr>
          <w:rFonts w:eastAsiaTheme="minorHAnsi" w:cstheme="minorHAnsi"/>
          <w:b/>
          <w:bCs/>
          <w:caps/>
          <w:kern w:val="2"/>
          <w:sz w:val="32"/>
          <w:szCs w:val="28"/>
          <w:lang w:eastAsia="en-US"/>
          <w14:ligatures w14:val="standardContextual"/>
        </w:rPr>
      </w:pPr>
      <w:r w:rsidRPr="00945A48">
        <w:rPr>
          <w:rFonts w:eastAsiaTheme="minorHAnsi" w:cstheme="minorHAnsi"/>
          <w:b/>
          <w:bCs/>
          <w:caps/>
          <w:kern w:val="2"/>
          <w:sz w:val="32"/>
          <w:szCs w:val="28"/>
          <w:lang w:eastAsia="en-US"/>
          <w14:ligatures w14:val="standardContextual"/>
        </w:rPr>
        <w:t xml:space="preserve">A munkanélküliség előrejelzése a székelyföldi megyékben, ARIMA modellt és mesterséges neuronhálókat tartalmazó, Django webalkalmazással </w:t>
      </w:r>
    </w:p>
    <w:p w14:paraId="3852DA5A" w14:textId="1FD0C15D" w:rsidR="00225ECB" w:rsidRPr="00945A48" w:rsidRDefault="00225ECB" w:rsidP="003D0C82">
      <w:pPr>
        <w:spacing w:after="0"/>
        <w:ind w:left="4253"/>
        <w:jc w:val="center"/>
        <w:rPr>
          <w:rFonts w:eastAsiaTheme="minorHAnsi" w:cstheme="minorHAnsi"/>
          <w:b/>
          <w:bCs/>
          <w:kern w:val="2"/>
          <w:sz w:val="32"/>
          <w:szCs w:val="32"/>
          <w:lang w:eastAsia="en-US"/>
          <w14:ligatures w14:val="standardContextual"/>
        </w:rPr>
      </w:pPr>
      <w:r w:rsidRPr="00945A48">
        <w:rPr>
          <w:rFonts w:eastAsiaTheme="minorHAnsi" w:cstheme="minorHAnsi"/>
          <w:b/>
          <w:bCs/>
          <w:kern w:val="2"/>
          <w:sz w:val="32"/>
          <w:szCs w:val="32"/>
          <w:lang w:eastAsia="en-US"/>
          <w14:ligatures w14:val="standardContextual"/>
        </w:rPr>
        <w:t>Végzős Hallgató:</w:t>
      </w:r>
    </w:p>
    <w:p w14:paraId="5D8F8383" w14:textId="77777777" w:rsidR="00225ECB" w:rsidRPr="00945A48" w:rsidRDefault="00225ECB" w:rsidP="007E0D3A">
      <w:pPr>
        <w:spacing w:after="720"/>
        <w:ind w:left="5245" w:firstLine="284"/>
        <w:rPr>
          <w:rFonts w:eastAsiaTheme="minorHAnsi" w:cstheme="minorHAnsi"/>
          <w:b/>
          <w:bCs/>
          <w:kern w:val="2"/>
          <w:sz w:val="32"/>
          <w:szCs w:val="32"/>
          <w:lang w:eastAsia="en-US"/>
          <w14:ligatures w14:val="standardContextual"/>
        </w:rPr>
      </w:pPr>
      <w:r w:rsidRPr="00945A48">
        <w:rPr>
          <w:rFonts w:eastAsiaTheme="minorHAnsi" w:cstheme="minorHAnsi"/>
          <w:b/>
          <w:bCs/>
          <w:kern w:val="2"/>
          <w:sz w:val="32"/>
          <w:szCs w:val="32"/>
          <w:lang w:eastAsia="en-US"/>
          <w14:ligatures w14:val="standardContextual"/>
        </w:rPr>
        <w:t>Károlyi Krisztián</w:t>
      </w:r>
    </w:p>
    <w:p w14:paraId="65B52A1B" w14:textId="58920574" w:rsidR="00225ECB" w:rsidRPr="00945A48" w:rsidRDefault="00225ECB" w:rsidP="00225ECB">
      <w:pPr>
        <w:spacing w:after="0"/>
        <w:rPr>
          <w:rFonts w:eastAsiaTheme="minorHAnsi" w:cstheme="minorHAnsi"/>
          <w:b/>
          <w:bCs/>
          <w:kern w:val="2"/>
          <w:sz w:val="32"/>
          <w:szCs w:val="32"/>
          <w:lang w:eastAsia="en-US"/>
          <w14:ligatures w14:val="standardContextual"/>
        </w:rPr>
      </w:pPr>
      <w:r w:rsidRPr="00945A48">
        <w:rPr>
          <w:rFonts w:eastAsiaTheme="minorHAnsi" w:cstheme="minorHAnsi"/>
          <w:b/>
          <w:bCs/>
          <w:kern w:val="2"/>
          <w:sz w:val="32"/>
          <w:szCs w:val="32"/>
          <w:lang w:eastAsia="en-US"/>
          <w14:ligatures w14:val="standardContextual"/>
        </w:rPr>
        <w:t>Témavezető:</w:t>
      </w:r>
    </w:p>
    <w:p w14:paraId="721D2EC3" w14:textId="77777777" w:rsidR="00225ECB" w:rsidRPr="00945A48" w:rsidRDefault="00225ECB" w:rsidP="00225ECB">
      <w:pPr>
        <w:spacing w:after="1080"/>
        <w:rPr>
          <w:rFonts w:eastAsiaTheme="minorHAnsi" w:cstheme="minorHAnsi"/>
          <w:b/>
          <w:bCs/>
          <w:kern w:val="2"/>
          <w:sz w:val="32"/>
          <w:szCs w:val="32"/>
          <w:lang w:eastAsia="en-US"/>
          <w14:ligatures w14:val="standardContextual"/>
        </w:rPr>
      </w:pPr>
      <w:r w:rsidRPr="00945A48">
        <w:rPr>
          <w:rFonts w:eastAsiaTheme="minorHAnsi" w:cstheme="minorHAnsi"/>
          <w:b/>
          <w:bCs/>
          <w:kern w:val="2"/>
          <w:sz w:val="32"/>
          <w:szCs w:val="32"/>
          <w:lang w:eastAsia="en-US"/>
          <w14:ligatures w14:val="standardContextual"/>
        </w:rPr>
        <w:t>Dr. Madaras Szilárd, egyetemi adjunktus</w:t>
      </w:r>
    </w:p>
    <w:p w14:paraId="103678C6" w14:textId="77BB062A" w:rsidR="00032EEF" w:rsidRPr="00945A48" w:rsidRDefault="00225ECB" w:rsidP="006F1E17">
      <w:r w:rsidRPr="00945A48">
        <w:rPr>
          <w:rFonts w:eastAsiaTheme="minorHAnsi" w:cstheme="minorHAnsi"/>
          <w:b/>
          <w:bCs/>
          <w:kern w:val="2"/>
          <w:sz w:val="32"/>
          <w:szCs w:val="28"/>
          <w:lang w:eastAsia="en-US"/>
          <w14:ligatures w14:val="standardContextual"/>
        </w:rPr>
        <w:lastRenderedPageBreak/>
        <w:t>2024</w:t>
      </w:r>
      <w:r w:rsidRPr="00945A48">
        <w:br w:type="page"/>
      </w:r>
    </w:p>
    <w:p w14:paraId="5912E192" w14:textId="0D43F2EE" w:rsidR="00092C53" w:rsidRPr="00945A48" w:rsidRDefault="002D1156">
      <w:pPr>
        <w:rPr>
          <w:rFonts w:cstheme="minorHAnsi"/>
          <w:b/>
          <w:bCs/>
          <w:sz w:val="28"/>
        </w:rPr>
      </w:pPr>
      <w:r w:rsidRPr="00945A48">
        <w:rPr>
          <w:rFonts w:cstheme="minorHAnsi"/>
          <w:b/>
          <w:bCs/>
          <w:sz w:val="28"/>
        </w:rPr>
        <w:lastRenderedPageBreak/>
        <w:t xml:space="preserve">TDK </w:t>
      </w:r>
      <w:proofErr w:type="spellStart"/>
      <w:r w:rsidRPr="00945A48">
        <w:rPr>
          <w:rFonts w:cstheme="minorHAnsi"/>
          <w:b/>
          <w:bCs/>
          <w:sz w:val="28"/>
        </w:rPr>
        <w:t>fedlap</w:t>
      </w:r>
      <w:proofErr w:type="spellEnd"/>
      <w:r w:rsidRPr="00945A48">
        <w:rPr>
          <w:rFonts w:cstheme="minorHAnsi"/>
          <w:b/>
          <w:bCs/>
          <w:sz w:val="28"/>
        </w:rPr>
        <w:t xml:space="preserve"> ide</w:t>
      </w:r>
      <w:r w:rsidR="00092C53" w:rsidRPr="00945A48">
        <w:rPr>
          <w:rFonts w:cstheme="minorHAnsi"/>
          <w:b/>
          <w:bCs/>
          <w:sz w:val="28"/>
        </w:rPr>
        <w:br w:type="page"/>
      </w:r>
    </w:p>
    <w:p w14:paraId="0FD3A220" w14:textId="22D6D948" w:rsidR="004C7BBB" w:rsidRPr="00945A48" w:rsidRDefault="004C7BBB" w:rsidP="004C7BBB">
      <w:pPr>
        <w:spacing w:before="360" w:after="360"/>
        <w:jc w:val="center"/>
        <w:rPr>
          <w:b/>
        </w:rPr>
      </w:pPr>
      <w:r w:rsidRPr="00945A48">
        <w:rPr>
          <w:b/>
        </w:rPr>
        <w:lastRenderedPageBreak/>
        <w:t>A munkanélküliség előrejelzése a székelyföldi megyékben, ARIMA modellt és mesterséges neuronhálókat tartalmazó, Django webalkalmazással</w:t>
      </w:r>
    </w:p>
    <w:p w14:paraId="44FF5B46" w14:textId="77777777" w:rsidR="004C7BBB" w:rsidRPr="00945A48" w:rsidRDefault="004C7BBB" w:rsidP="004C7BBB">
      <w:pPr>
        <w:spacing w:before="360" w:after="360"/>
        <w:jc w:val="center"/>
        <w:rPr>
          <w:b/>
          <w:i/>
          <w:vertAlign w:val="superscript"/>
        </w:rPr>
      </w:pPr>
      <w:r w:rsidRPr="00945A48">
        <w:rPr>
          <w:b/>
          <w:i/>
        </w:rPr>
        <w:t>Károlyi Krisztián</w:t>
      </w:r>
      <w:r w:rsidRPr="00945A48">
        <w:rPr>
          <w:b/>
          <w:i/>
          <w:vertAlign w:val="superscript"/>
        </w:rPr>
        <w:t>1</w:t>
      </w:r>
    </w:p>
    <w:p w14:paraId="135D685F" w14:textId="77777777" w:rsidR="004C7BBB" w:rsidRPr="00945A48" w:rsidRDefault="004C7BBB" w:rsidP="004C7BBB">
      <w:pPr>
        <w:jc w:val="both"/>
        <w:rPr>
          <w:i/>
        </w:rPr>
      </w:pPr>
      <w:r w:rsidRPr="00945A48">
        <w:rPr>
          <w:i/>
          <w:vertAlign w:val="superscript"/>
        </w:rPr>
        <w:t>1</w:t>
      </w:r>
      <w:r w:rsidRPr="00945A48">
        <w:rPr>
          <w:i/>
        </w:rPr>
        <w:t>Sapientia Erdélyi Magyar Tudományegyetem, Csíkszeredai Kar,</w:t>
      </w:r>
      <w:r w:rsidRPr="00945A48">
        <w:rPr>
          <w:i/>
        </w:rPr>
        <w:br/>
        <w:t>Gazdasági Informatika szak alapképzés, E-mail: karolyiakrisztian@uni.sapientia.ro</w:t>
      </w:r>
      <w:r w:rsidRPr="00945A48">
        <w:rPr>
          <w:i/>
        </w:rPr>
        <w:br/>
      </w:r>
    </w:p>
    <w:p w14:paraId="0179B31F" w14:textId="77777777" w:rsidR="004C7BBB" w:rsidRPr="00945A48" w:rsidRDefault="004C7BBB" w:rsidP="004C7BBB">
      <w:pPr>
        <w:rPr>
          <w:b/>
        </w:rPr>
      </w:pPr>
      <w:r w:rsidRPr="00945A48">
        <w:rPr>
          <w:b/>
        </w:rPr>
        <w:t>Témavezető:</w:t>
      </w:r>
    </w:p>
    <w:p w14:paraId="34D95EFD" w14:textId="77777777" w:rsidR="004C7BBB" w:rsidRPr="00945A48" w:rsidRDefault="004C7BBB" w:rsidP="004C7BBB">
      <w:pPr>
        <w:rPr>
          <w:b/>
        </w:rPr>
      </w:pPr>
      <w:r w:rsidRPr="00945A48">
        <w:rPr>
          <w:b/>
        </w:rPr>
        <w:t>Dr. Madaras Szilárd, e</w:t>
      </w:r>
      <w:r w:rsidRPr="00945A48">
        <w:t>gyetemi adjunktus, e-mail: madarasszilard@uni.sapientia.ro</w:t>
      </w:r>
    </w:p>
    <w:p w14:paraId="121DE8A1" w14:textId="77777777" w:rsidR="004C7BBB" w:rsidRPr="00945A48" w:rsidRDefault="004C7BBB" w:rsidP="004C7BBB">
      <w:pPr>
        <w:rPr>
          <w:i/>
        </w:rPr>
      </w:pPr>
      <w:r w:rsidRPr="00945A48">
        <w:rPr>
          <w:i/>
        </w:rPr>
        <w:t>Sapientia Erdélyi Magyar Tudományegyetem, Csíkszeredai Kar, Üzleti Tudományok Tanszék, Csíkszereda</w:t>
      </w:r>
      <w:r w:rsidRPr="00945A48">
        <w:rPr>
          <w:i/>
        </w:rPr>
        <w:br/>
      </w:r>
    </w:p>
    <w:p w14:paraId="207229DE" w14:textId="77777777" w:rsidR="004C7BBB" w:rsidRPr="00945A48" w:rsidRDefault="004C7BBB" w:rsidP="004C7BBB">
      <w:pPr>
        <w:jc w:val="both"/>
      </w:pPr>
      <w:r w:rsidRPr="00945A48">
        <w:t xml:space="preserve">A dolgozatom fő témája, hogy összehasonlítsam a hagyományos Box-Jenkins eljáráson alapuló ARIMA modellek előrejelzési teljesítményét egy </w:t>
      </w:r>
      <w:proofErr w:type="spellStart"/>
      <w:r w:rsidRPr="00945A48">
        <w:t>előrecsatolt</w:t>
      </w:r>
      <w:proofErr w:type="spellEnd"/>
      <w:r w:rsidRPr="00945A48">
        <w:t xml:space="preserve"> (</w:t>
      </w:r>
      <w:proofErr w:type="spellStart"/>
      <w:r w:rsidRPr="00945A48">
        <w:rPr>
          <w:i/>
          <w:iCs/>
        </w:rPr>
        <w:t>feed-forward</w:t>
      </w:r>
      <w:proofErr w:type="spellEnd"/>
      <w:r w:rsidRPr="00945A48">
        <w:t>) és egy visszacsatolt (</w:t>
      </w:r>
      <w:proofErr w:type="spellStart"/>
      <w:r w:rsidRPr="00945A48">
        <w:rPr>
          <w:i/>
          <w:iCs/>
        </w:rPr>
        <w:t>rekurrens</w:t>
      </w:r>
      <w:proofErr w:type="spellEnd"/>
      <w:r w:rsidRPr="00945A48">
        <w:t>) neurális hálózatra épülő regressziós modellel.</w:t>
      </w:r>
    </w:p>
    <w:p w14:paraId="401DA45F" w14:textId="77777777" w:rsidR="00E41188" w:rsidRPr="00945A48" w:rsidRDefault="004C7BBB" w:rsidP="004C7BBB">
      <w:pPr>
        <w:jc w:val="both"/>
      </w:pPr>
      <w:r w:rsidRPr="00945A48">
        <w:t xml:space="preserve">Ehhez Hargita, Kovászna és Maros megye 2010 január és 2022 július közötti havi munkanélküliségi rátáit elemezve és tanító adatbázisként felhasználva, Python csomagok segítségével megkerestem a legjobban illeszkedő és általánosító ARIMA (autoregresszív mozgóátlag), MLP (többrétegű perceptron), LSTM (Long Short-Term Memory) modelleket, ezekkel pedig egy féléves előrejelzést készítettem. </w:t>
      </w:r>
      <w:r w:rsidR="00E41188" w:rsidRPr="00945A48">
        <w:t xml:space="preserve"> </w:t>
      </w:r>
    </w:p>
    <w:p w14:paraId="56BCDC69" w14:textId="16F495A5" w:rsidR="004C7BBB" w:rsidRPr="00945A48" w:rsidRDefault="004C7BBB" w:rsidP="004C7BBB">
      <w:pPr>
        <w:jc w:val="both"/>
      </w:pPr>
      <w:r w:rsidRPr="00945A48">
        <w:t>A teszt-adatbázisnak 2022 augusztus – 2023 július közötti megfigyeléseket használtam.</w:t>
      </w:r>
      <w:r w:rsidRPr="00945A48">
        <w:br/>
        <w:t>Az általánosító-képességeket az MSE, RRMSE és MAPE mutatókkal hasonlítottam össze.</w:t>
      </w:r>
    </w:p>
    <w:p w14:paraId="26609787" w14:textId="77777777" w:rsidR="004C7BBB" w:rsidRPr="00945A48" w:rsidRDefault="004C7BBB" w:rsidP="004C7BBB">
      <w:pPr>
        <w:jc w:val="both"/>
      </w:pPr>
      <w:r w:rsidRPr="00945A48">
        <w:t xml:space="preserve">A kutatás során egy Django webalkalmazást készítettem, amely Excel fájlban előkészített idősorokat képes beolvasni, illetve lehetővé teszi, hogy a feltöltött idősorokkal tetszőleges paraméterezéssel előrejelzési modelleket készítsünk és értékeljünk, valamint az eredményeket grafikonokkal és táblázatokkal vizualizálja és összefoglalja. </w:t>
      </w:r>
    </w:p>
    <w:p w14:paraId="62A1DD13" w14:textId="77777777" w:rsidR="004C7BBB" w:rsidRPr="00945A48" w:rsidRDefault="004C7BBB" w:rsidP="004C7BBB">
      <w:pPr>
        <w:jc w:val="both"/>
      </w:pPr>
      <w:r w:rsidRPr="00945A48">
        <w:t>Az eredményekből azt a következtetést vontam le, hogy mindhárom idősor esetében az MLP modellek teljesítettek a legjobban.</w:t>
      </w:r>
    </w:p>
    <w:p w14:paraId="1C6736DA" w14:textId="77777777" w:rsidR="00092C53" w:rsidRPr="00945A48" w:rsidRDefault="00092C53">
      <w:r w:rsidRPr="00945A48">
        <w:br w:type="page"/>
      </w:r>
    </w:p>
    <w:sdt>
      <w:sdtPr>
        <w:id w:val="1984272193"/>
        <w:docPartObj>
          <w:docPartGallery w:val="Table of Contents"/>
          <w:docPartUnique/>
        </w:docPartObj>
      </w:sdtPr>
      <w:sdtEndPr>
        <w:rPr>
          <w:b/>
          <w:bCs/>
        </w:rPr>
      </w:sdtEndPr>
      <w:sdtContent>
        <w:p w14:paraId="3CAE4E91" w14:textId="255021FE" w:rsidR="006A2D4C" w:rsidRPr="00945A48" w:rsidRDefault="006D4D40" w:rsidP="006D4D40">
          <w:pPr>
            <w:spacing w:after="360"/>
            <w:rPr>
              <w:b/>
              <w:sz w:val="28"/>
              <w:szCs w:val="28"/>
            </w:rPr>
          </w:pPr>
          <w:r w:rsidRPr="00945A48">
            <w:rPr>
              <w:b/>
              <w:sz w:val="28"/>
              <w:szCs w:val="28"/>
            </w:rPr>
            <w:t>Tartalomjegyzék</w:t>
          </w:r>
        </w:p>
        <w:p w14:paraId="50F54B51" w14:textId="4488090F" w:rsidR="00FC2417" w:rsidRDefault="006A2D4C">
          <w:pPr>
            <w:pStyle w:val="TOC1"/>
            <w:tabs>
              <w:tab w:val="right" w:leader="dot" w:pos="9061"/>
            </w:tabs>
            <w:rPr>
              <w:ins w:id="1" w:author="Krisztián Károlyi" w:date="2024-03-27T18:54:00Z"/>
              <w:rFonts w:asciiTheme="minorHAnsi" w:eastAsiaTheme="minorEastAsia" w:hAnsiTheme="minorHAnsi" w:cstheme="minorBidi"/>
              <w:noProof/>
              <w:kern w:val="2"/>
              <w:sz w:val="22"/>
              <w:szCs w:val="22"/>
              <w:lang w:val="en-GB"/>
              <w14:ligatures w14:val="standardContextual"/>
            </w:rPr>
          </w:pPr>
          <w:r w:rsidRPr="00945A48">
            <w:fldChar w:fldCharType="begin"/>
          </w:r>
          <w:r w:rsidRPr="00945A48">
            <w:instrText xml:space="preserve"> TOC \o "1-3" \h \z \u </w:instrText>
          </w:r>
          <w:r w:rsidRPr="00945A48">
            <w:fldChar w:fldCharType="separate"/>
          </w:r>
          <w:ins w:id="2" w:author="Krisztián Károlyi" w:date="2024-03-27T18:54:00Z">
            <w:r w:rsidR="00FC2417" w:rsidRPr="000E7369">
              <w:rPr>
                <w:rStyle w:val="Hyperlink"/>
                <w:noProof/>
              </w:rPr>
              <w:fldChar w:fldCharType="begin"/>
            </w:r>
            <w:r w:rsidR="00FC2417" w:rsidRPr="000E7369">
              <w:rPr>
                <w:rStyle w:val="Hyperlink"/>
                <w:noProof/>
              </w:rPr>
              <w:instrText xml:space="preserve"> </w:instrText>
            </w:r>
            <w:r w:rsidR="00FC2417">
              <w:rPr>
                <w:noProof/>
              </w:rPr>
              <w:instrText>HYPERLINK \l "_Toc162458078"</w:instrText>
            </w:r>
            <w:r w:rsidR="00FC2417" w:rsidRPr="000E7369">
              <w:rPr>
                <w:rStyle w:val="Hyperlink"/>
                <w:noProof/>
              </w:rPr>
              <w:instrText xml:space="preserve"> </w:instrText>
            </w:r>
            <w:r w:rsidR="00FC2417" w:rsidRPr="000E7369">
              <w:rPr>
                <w:rStyle w:val="Hyperlink"/>
                <w:noProof/>
              </w:rPr>
            </w:r>
            <w:r w:rsidR="00FC2417" w:rsidRPr="000E7369">
              <w:rPr>
                <w:rStyle w:val="Hyperlink"/>
                <w:noProof/>
              </w:rPr>
              <w:fldChar w:fldCharType="separate"/>
            </w:r>
            <w:r w:rsidR="00FC2417" w:rsidRPr="000E7369">
              <w:rPr>
                <w:rStyle w:val="Hyperlink"/>
                <w:noProof/>
              </w:rPr>
              <w:t>Bevezetés</w:t>
            </w:r>
            <w:r w:rsidR="00FC2417">
              <w:rPr>
                <w:noProof/>
                <w:webHidden/>
              </w:rPr>
              <w:tab/>
            </w:r>
            <w:r w:rsidR="00FC2417">
              <w:rPr>
                <w:noProof/>
                <w:webHidden/>
              </w:rPr>
              <w:fldChar w:fldCharType="begin"/>
            </w:r>
            <w:r w:rsidR="00FC2417">
              <w:rPr>
                <w:noProof/>
                <w:webHidden/>
              </w:rPr>
              <w:instrText xml:space="preserve"> PAGEREF _Toc162458078 \h </w:instrText>
            </w:r>
            <w:r w:rsidR="00FC2417">
              <w:rPr>
                <w:noProof/>
                <w:webHidden/>
              </w:rPr>
            </w:r>
          </w:ins>
          <w:r w:rsidR="00FC2417">
            <w:rPr>
              <w:noProof/>
              <w:webHidden/>
            </w:rPr>
            <w:fldChar w:fldCharType="separate"/>
          </w:r>
          <w:ins w:id="3" w:author="Krisztián Károlyi" w:date="2024-03-27T18:54:00Z">
            <w:r w:rsidR="00FC2417">
              <w:rPr>
                <w:noProof/>
                <w:webHidden/>
              </w:rPr>
              <w:t>6</w:t>
            </w:r>
            <w:r w:rsidR="00FC2417">
              <w:rPr>
                <w:noProof/>
                <w:webHidden/>
              </w:rPr>
              <w:fldChar w:fldCharType="end"/>
            </w:r>
            <w:r w:rsidR="00FC2417" w:rsidRPr="000E7369">
              <w:rPr>
                <w:rStyle w:val="Hyperlink"/>
                <w:noProof/>
              </w:rPr>
              <w:fldChar w:fldCharType="end"/>
            </w:r>
          </w:ins>
        </w:p>
        <w:p w14:paraId="6D5731EC" w14:textId="4C9918C0" w:rsidR="00FC2417" w:rsidRDefault="00FC2417">
          <w:pPr>
            <w:pStyle w:val="TOC1"/>
            <w:tabs>
              <w:tab w:val="right" w:leader="dot" w:pos="9061"/>
            </w:tabs>
            <w:rPr>
              <w:ins w:id="4" w:author="Krisztián Károlyi" w:date="2024-03-27T18:54:00Z"/>
              <w:rFonts w:asciiTheme="minorHAnsi" w:eastAsiaTheme="minorEastAsia" w:hAnsiTheme="minorHAnsi" w:cstheme="minorBidi"/>
              <w:noProof/>
              <w:kern w:val="2"/>
              <w:sz w:val="22"/>
              <w:szCs w:val="22"/>
              <w:lang w:val="en-GB"/>
              <w14:ligatures w14:val="standardContextual"/>
            </w:rPr>
          </w:pPr>
          <w:ins w:id="5"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"_Toc162458079"</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Szakirodalmi áttekintés</w:t>
            </w:r>
            <w:r>
              <w:rPr>
                <w:noProof/>
                <w:webHidden/>
              </w:rPr>
              <w:tab/>
            </w:r>
            <w:r>
              <w:rPr>
                <w:noProof/>
                <w:webHidden/>
              </w:rPr>
              <w:fldChar w:fldCharType="begin"/>
            </w:r>
            <w:r>
              <w:rPr>
                <w:noProof/>
                <w:webHidden/>
              </w:rPr>
              <w:instrText xml:space="preserve"> PAGEREF _Toc162458079 \h </w:instrText>
            </w:r>
            <w:r>
              <w:rPr>
                <w:noProof/>
                <w:webHidden/>
              </w:rPr>
            </w:r>
          </w:ins>
          <w:r>
            <w:rPr>
              <w:noProof/>
              <w:webHidden/>
            </w:rPr>
            <w:fldChar w:fldCharType="separate"/>
          </w:r>
          <w:ins w:id="6" w:author="Krisztián Károlyi" w:date="2024-03-27T18:54:00Z">
            <w:r>
              <w:rPr>
                <w:noProof/>
                <w:webHidden/>
              </w:rPr>
              <w:t>7</w:t>
            </w:r>
            <w:r>
              <w:rPr>
                <w:noProof/>
                <w:webHidden/>
              </w:rPr>
              <w:fldChar w:fldCharType="end"/>
            </w:r>
            <w:r w:rsidRPr="000E7369">
              <w:rPr>
                <w:rStyle w:val="Hyperlink"/>
                <w:noProof/>
              </w:rPr>
              <w:fldChar w:fldCharType="end"/>
            </w:r>
          </w:ins>
        </w:p>
        <w:p w14:paraId="45232039" w14:textId="3E78A94D" w:rsidR="00FC2417" w:rsidRDefault="00FC2417" w:rsidP="00D1529F">
          <w:pPr>
            <w:pStyle w:val="TOC2"/>
            <w:rPr>
              <w:ins w:id="7" w:author="Krisztián Károlyi" w:date="2024-03-27T18:54:00Z"/>
              <w:rFonts w:asciiTheme="minorHAnsi" w:eastAsiaTheme="minorEastAsia" w:hAnsiTheme="minorHAnsi" w:cstheme="minorBidi"/>
              <w:noProof/>
              <w:kern w:val="2"/>
              <w:sz w:val="22"/>
              <w:szCs w:val="22"/>
              <w:lang w:val="en-GB"/>
              <w14:ligatures w14:val="standardContextual"/>
            </w:rPr>
          </w:pPr>
          <w:ins w:id="8"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"_Toc162458080"</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A munkanélküliségi ráta fogalmának meghatározása</w:t>
            </w:r>
            <w:r>
              <w:rPr>
                <w:noProof/>
                <w:webHidden/>
              </w:rPr>
              <w:tab/>
            </w:r>
            <w:r>
              <w:rPr>
                <w:noProof/>
                <w:webHidden/>
              </w:rPr>
              <w:fldChar w:fldCharType="begin"/>
            </w:r>
            <w:r>
              <w:rPr>
                <w:noProof/>
                <w:webHidden/>
              </w:rPr>
              <w:instrText xml:space="preserve"> PAGEREF _Toc162458080 \h </w:instrText>
            </w:r>
            <w:r>
              <w:rPr>
                <w:noProof/>
                <w:webHidden/>
              </w:rPr>
            </w:r>
          </w:ins>
          <w:r>
            <w:rPr>
              <w:noProof/>
              <w:webHidden/>
            </w:rPr>
            <w:fldChar w:fldCharType="separate"/>
          </w:r>
          <w:ins w:id="9" w:author="Krisztián Károlyi" w:date="2024-03-27T18:54:00Z">
            <w:r>
              <w:rPr>
                <w:noProof/>
                <w:webHidden/>
              </w:rPr>
              <w:t>9</w:t>
            </w:r>
            <w:r>
              <w:rPr>
                <w:noProof/>
                <w:webHidden/>
              </w:rPr>
              <w:fldChar w:fldCharType="end"/>
            </w:r>
            <w:r w:rsidRPr="000E7369">
              <w:rPr>
                <w:rStyle w:val="Hyperlink"/>
                <w:noProof/>
              </w:rPr>
              <w:fldChar w:fldCharType="end"/>
            </w:r>
          </w:ins>
        </w:p>
        <w:p w14:paraId="6F97FD5A" w14:textId="51A56670" w:rsidR="00FC2417" w:rsidRDefault="00FC2417" w:rsidP="00D1529F">
          <w:pPr>
            <w:pStyle w:val="TOC2"/>
            <w:rPr>
              <w:ins w:id="10" w:author="Krisztián Károlyi" w:date="2024-03-27T18:54:00Z"/>
              <w:rFonts w:asciiTheme="minorHAnsi" w:eastAsiaTheme="minorEastAsia" w:hAnsiTheme="minorHAnsi" w:cstheme="minorBidi"/>
              <w:noProof/>
              <w:kern w:val="2"/>
              <w:sz w:val="22"/>
              <w:szCs w:val="22"/>
              <w:lang w:val="en-GB"/>
              <w14:ligatures w14:val="standardContextual"/>
            </w:rPr>
          </w:pPr>
          <w:ins w:id="11"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"_Toc162458081"</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Felhasznált statisztikai mutatók és fogalmak</w:t>
            </w:r>
            <w:r>
              <w:rPr>
                <w:noProof/>
                <w:webHidden/>
              </w:rPr>
              <w:tab/>
            </w:r>
            <w:r>
              <w:rPr>
                <w:noProof/>
                <w:webHidden/>
              </w:rPr>
              <w:fldChar w:fldCharType="begin"/>
            </w:r>
            <w:r>
              <w:rPr>
                <w:noProof/>
                <w:webHidden/>
              </w:rPr>
              <w:instrText xml:space="preserve"> PAGEREF _Toc162458081 \h </w:instrText>
            </w:r>
            <w:r>
              <w:rPr>
                <w:noProof/>
                <w:webHidden/>
              </w:rPr>
            </w:r>
          </w:ins>
          <w:r>
            <w:rPr>
              <w:noProof/>
              <w:webHidden/>
            </w:rPr>
            <w:fldChar w:fldCharType="separate"/>
          </w:r>
          <w:ins w:id="12" w:author="Krisztián Károlyi" w:date="2024-03-27T18:54:00Z">
            <w:r>
              <w:rPr>
                <w:noProof/>
                <w:webHidden/>
              </w:rPr>
              <w:t>10</w:t>
            </w:r>
            <w:r>
              <w:rPr>
                <w:noProof/>
                <w:webHidden/>
              </w:rPr>
              <w:fldChar w:fldCharType="end"/>
            </w:r>
            <w:r w:rsidRPr="000E7369">
              <w:rPr>
                <w:rStyle w:val="Hyperlink"/>
                <w:noProof/>
              </w:rPr>
              <w:fldChar w:fldCharType="end"/>
            </w:r>
          </w:ins>
        </w:p>
        <w:p w14:paraId="34DF4CF3" w14:textId="7A19CC11" w:rsidR="00FC2417" w:rsidRDefault="00FC2417" w:rsidP="00D1529F">
          <w:pPr>
            <w:pStyle w:val="TOC2"/>
            <w:rPr>
              <w:ins w:id="13" w:author="Krisztián Károlyi" w:date="2024-03-27T18:54:00Z"/>
              <w:rFonts w:asciiTheme="minorHAnsi" w:eastAsiaTheme="minorEastAsia" w:hAnsiTheme="minorHAnsi" w:cstheme="minorBidi"/>
              <w:noProof/>
              <w:kern w:val="2"/>
              <w:sz w:val="22"/>
              <w:szCs w:val="22"/>
              <w:lang w:val="en-GB"/>
              <w14:ligatures w14:val="standardContextual"/>
            </w:rPr>
          </w:pPr>
          <w:ins w:id="14"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"_Toc162458082"</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Adatbeolvasás</w:t>
            </w:r>
            <w:r>
              <w:rPr>
                <w:noProof/>
                <w:webHidden/>
              </w:rPr>
              <w:tab/>
            </w:r>
            <w:r>
              <w:rPr>
                <w:noProof/>
                <w:webHidden/>
              </w:rPr>
              <w:fldChar w:fldCharType="begin"/>
            </w:r>
            <w:r>
              <w:rPr>
                <w:noProof/>
                <w:webHidden/>
              </w:rPr>
              <w:instrText xml:space="preserve"> PAGEREF _Toc162458082 \h </w:instrText>
            </w:r>
            <w:r>
              <w:rPr>
                <w:noProof/>
                <w:webHidden/>
              </w:rPr>
            </w:r>
          </w:ins>
          <w:r>
            <w:rPr>
              <w:noProof/>
              <w:webHidden/>
            </w:rPr>
            <w:fldChar w:fldCharType="separate"/>
          </w:r>
          <w:ins w:id="15" w:author="Krisztián Károlyi" w:date="2024-03-27T18:54:00Z">
            <w:r>
              <w:rPr>
                <w:noProof/>
                <w:webHidden/>
              </w:rPr>
              <w:t>11</w:t>
            </w:r>
            <w:r>
              <w:rPr>
                <w:noProof/>
                <w:webHidden/>
              </w:rPr>
              <w:fldChar w:fldCharType="end"/>
            </w:r>
            <w:r w:rsidRPr="000E7369">
              <w:rPr>
                <w:rStyle w:val="Hyperlink"/>
                <w:noProof/>
              </w:rPr>
              <w:fldChar w:fldCharType="end"/>
            </w:r>
          </w:ins>
        </w:p>
        <w:p w14:paraId="7597C570" w14:textId="1DFCCBE0" w:rsidR="00FC2417" w:rsidRDefault="00FC2417">
          <w:pPr>
            <w:pStyle w:val="TOC1"/>
            <w:tabs>
              <w:tab w:val="right" w:leader="dot" w:pos="9061"/>
            </w:tabs>
            <w:rPr>
              <w:ins w:id="16" w:author="Krisztián Károlyi" w:date="2024-03-27T18:54:00Z"/>
              <w:rFonts w:asciiTheme="minorHAnsi" w:eastAsiaTheme="minorEastAsia" w:hAnsiTheme="minorHAnsi" w:cstheme="minorBidi"/>
              <w:noProof/>
              <w:kern w:val="2"/>
              <w:sz w:val="22"/>
              <w:szCs w:val="22"/>
              <w:lang w:val="en-GB"/>
              <w14:ligatures w14:val="standardContextual"/>
            </w:rPr>
          </w:pPr>
          <w:ins w:id="17"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"_Toc162458083"</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Az idősorok elemzése</w:t>
            </w:r>
            <w:r>
              <w:rPr>
                <w:noProof/>
                <w:webHidden/>
              </w:rPr>
              <w:tab/>
            </w:r>
            <w:r>
              <w:rPr>
                <w:noProof/>
                <w:webHidden/>
              </w:rPr>
              <w:fldChar w:fldCharType="begin"/>
            </w:r>
            <w:r>
              <w:rPr>
                <w:noProof/>
                <w:webHidden/>
              </w:rPr>
              <w:instrText xml:space="preserve"> PAGEREF _Toc162458083 \h </w:instrText>
            </w:r>
            <w:r>
              <w:rPr>
                <w:noProof/>
                <w:webHidden/>
              </w:rPr>
            </w:r>
          </w:ins>
          <w:r>
            <w:rPr>
              <w:noProof/>
              <w:webHidden/>
            </w:rPr>
            <w:fldChar w:fldCharType="separate"/>
          </w:r>
          <w:ins w:id="18" w:author="Krisztián Károlyi" w:date="2024-03-27T18:54:00Z">
            <w:r>
              <w:rPr>
                <w:noProof/>
                <w:webHidden/>
              </w:rPr>
              <w:t>14</w:t>
            </w:r>
            <w:r>
              <w:rPr>
                <w:noProof/>
                <w:webHidden/>
              </w:rPr>
              <w:fldChar w:fldCharType="end"/>
            </w:r>
            <w:r w:rsidRPr="000E7369">
              <w:rPr>
                <w:rStyle w:val="Hyperlink"/>
                <w:noProof/>
              </w:rPr>
              <w:fldChar w:fldCharType="end"/>
            </w:r>
          </w:ins>
        </w:p>
        <w:p w14:paraId="5A7E5E9C" w14:textId="2E7B35DC" w:rsidR="00FC2417" w:rsidRDefault="00FC2417">
          <w:pPr>
            <w:pStyle w:val="TOC1"/>
            <w:tabs>
              <w:tab w:val="right" w:leader="dot" w:pos="9061"/>
            </w:tabs>
            <w:rPr>
              <w:ins w:id="19" w:author="Krisztián Károlyi" w:date="2024-03-27T18:54:00Z"/>
              <w:rFonts w:asciiTheme="minorHAnsi" w:eastAsiaTheme="minorEastAsia" w:hAnsiTheme="minorHAnsi" w:cstheme="minorBidi"/>
              <w:noProof/>
              <w:kern w:val="2"/>
              <w:sz w:val="22"/>
              <w:szCs w:val="22"/>
              <w:lang w:val="en-GB"/>
              <w14:ligatures w14:val="standardContextual"/>
            </w:rPr>
          </w:pPr>
          <w:ins w:id="20"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"_Toc162458084"</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Előrejelzés Box-Jenkins módszerrel</w:t>
            </w:r>
            <w:r>
              <w:rPr>
                <w:noProof/>
                <w:webHidden/>
              </w:rPr>
              <w:tab/>
            </w:r>
            <w:r>
              <w:rPr>
                <w:noProof/>
                <w:webHidden/>
              </w:rPr>
              <w:fldChar w:fldCharType="begin"/>
            </w:r>
            <w:r>
              <w:rPr>
                <w:noProof/>
                <w:webHidden/>
              </w:rPr>
              <w:instrText xml:space="preserve"> PAGEREF _Toc162458084 \h </w:instrText>
            </w:r>
            <w:r>
              <w:rPr>
                <w:noProof/>
                <w:webHidden/>
              </w:rPr>
            </w:r>
          </w:ins>
          <w:r>
            <w:rPr>
              <w:noProof/>
              <w:webHidden/>
            </w:rPr>
            <w:fldChar w:fldCharType="separate"/>
          </w:r>
          <w:ins w:id="21" w:author="Krisztián Károlyi" w:date="2024-03-27T18:54:00Z">
            <w:r>
              <w:rPr>
                <w:noProof/>
                <w:webHidden/>
              </w:rPr>
              <w:t>16</w:t>
            </w:r>
            <w:r>
              <w:rPr>
                <w:noProof/>
                <w:webHidden/>
              </w:rPr>
              <w:fldChar w:fldCharType="end"/>
            </w:r>
            <w:r w:rsidRPr="000E7369">
              <w:rPr>
                <w:rStyle w:val="Hyperlink"/>
                <w:noProof/>
              </w:rPr>
              <w:fldChar w:fldCharType="end"/>
            </w:r>
          </w:ins>
        </w:p>
        <w:p w14:paraId="3D006981" w14:textId="54836FE1" w:rsidR="00FC2417" w:rsidRDefault="00FC2417" w:rsidP="00D1529F">
          <w:pPr>
            <w:pStyle w:val="TOC2"/>
            <w:rPr>
              <w:ins w:id="22" w:author="Krisztián Károlyi" w:date="2024-03-27T18:54:00Z"/>
              <w:rFonts w:asciiTheme="minorHAnsi" w:eastAsiaTheme="minorEastAsia" w:hAnsiTheme="minorHAnsi" w:cstheme="minorBidi"/>
              <w:noProof/>
              <w:kern w:val="2"/>
              <w:sz w:val="22"/>
              <w:szCs w:val="22"/>
              <w:lang w:val="en-GB"/>
              <w14:ligatures w14:val="standardContextual"/>
            </w:rPr>
          </w:pPr>
          <w:ins w:id="23"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"_Toc162458085"</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A stacionaritás vizsgálata</w:t>
            </w:r>
            <w:r>
              <w:rPr>
                <w:noProof/>
                <w:webHidden/>
              </w:rPr>
              <w:tab/>
            </w:r>
            <w:r>
              <w:rPr>
                <w:noProof/>
                <w:webHidden/>
              </w:rPr>
              <w:fldChar w:fldCharType="begin"/>
            </w:r>
            <w:r>
              <w:rPr>
                <w:noProof/>
                <w:webHidden/>
              </w:rPr>
              <w:instrText xml:space="preserve"> PAGEREF _Toc162458085 \h </w:instrText>
            </w:r>
            <w:r>
              <w:rPr>
                <w:noProof/>
                <w:webHidden/>
              </w:rPr>
            </w:r>
          </w:ins>
          <w:r>
            <w:rPr>
              <w:noProof/>
              <w:webHidden/>
            </w:rPr>
            <w:fldChar w:fldCharType="separate"/>
          </w:r>
          <w:ins w:id="24" w:author="Krisztián Károlyi" w:date="2024-03-27T18:54:00Z">
            <w:r>
              <w:rPr>
                <w:noProof/>
                <w:webHidden/>
              </w:rPr>
              <w:t>17</w:t>
            </w:r>
            <w:r>
              <w:rPr>
                <w:noProof/>
                <w:webHidden/>
              </w:rPr>
              <w:fldChar w:fldCharType="end"/>
            </w:r>
            <w:r w:rsidRPr="000E7369">
              <w:rPr>
                <w:rStyle w:val="Hyperlink"/>
                <w:noProof/>
              </w:rPr>
              <w:fldChar w:fldCharType="end"/>
            </w:r>
          </w:ins>
        </w:p>
        <w:p w14:paraId="53DC43BE" w14:textId="1151B093" w:rsidR="00FC2417" w:rsidRDefault="00FC2417" w:rsidP="00D1529F">
          <w:pPr>
            <w:pStyle w:val="TOC2"/>
            <w:rPr>
              <w:ins w:id="25" w:author="Krisztián Károlyi" w:date="2024-03-27T18:54:00Z"/>
              <w:rFonts w:asciiTheme="minorHAnsi" w:eastAsiaTheme="minorEastAsia" w:hAnsiTheme="minorHAnsi" w:cstheme="minorBidi"/>
              <w:noProof/>
              <w:kern w:val="2"/>
              <w:sz w:val="22"/>
              <w:szCs w:val="22"/>
              <w:lang w:val="en-GB"/>
              <w14:ligatures w14:val="standardContextual"/>
            </w:rPr>
          </w:pPr>
          <w:ins w:id="26"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"_Toc162458086"</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Autoregresszív és mozgóátlag modellek (AR, MA, ARMA, ARIMA)</w:t>
            </w:r>
            <w:r>
              <w:rPr>
                <w:noProof/>
                <w:webHidden/>
              </w:rPr>
              <w:tab/>
            </w:r>
            <w:r>
              <w:rPr>
                <w:noProof/>
                <w:webHidden/>
              </w:rPr>
              <w:fldChar w:fldCharType="begin"/>
            </w:r>
            <w:r>
              <w:rPr>
                <w:noProof/>
                <w:webHidden/>
              </w:rPr>
              <w:instrText xml:space="preserve"> PAGEREF _Toc162458086 \h </w:instrText>
            </w:r>
            <w:r>
              <w:rPr>
                <w:noProof/>
                <w:webHidden/>
              </w:rPr>
            </w:r>
          </w:ins>
          <w:r>
            <w:rPr>
              <w:noProof/>
              <w:webHidden/>
            </w:rPr>
            <w:fldChar w:fldCharType="separate"/>
          </w:r>
          <w:ins w:id="27" w:author="Krisztián Károlyi" w:date="2024-03-27T18:54:00Z">
            <w:r>
              <w:rPr>
                <w:noProof/>
                <w:webHidden/>
              </w:rPr>
              <w:t>18</w:t>
            </w:r>
            <w:r>
              <w:rPr>
                <w:noProof/>
                <w:webHidden/>
              </w:rPr>
              <w:fldChar w:fldCharType="end"/>
            </w:r>
            <w:r w:rsidRPr="000E7369">
              <w:rPr>
                <w:rStyle w:val="Hyperlink"/>
                <w:noProof/>
              </w:rPr>
              <w:fldChar w:fldCharType="end"/>
            </w:r>
          </w:ins>
        </w:p>
        <w:p w14:paraId="441FAD9C" w14:textId="5E722CEA" w:rsidR="00FC2417" w:rsidRDefault="00FC2417" w:rsidP="00D1529F">
          <w:pPr>
            <w:pStyle w:val="TOC2"/>
            <w:rPr>
              <w:ins w:id="28" w:author="Krisztián Károlyi" w:date="2024-03-27T18:54:00Z"/>
              <w:rFonts w:asciiTheme="minorHAnsi" w:eastAsiaTheme="minorEastAsia" w:hAnsiTheme="minorHAnsi" w:cstheme="minorBidi"/>
              <w:noProof/>
              <w:kern w:val="2"/>
              <w:sz w:val="22"/>
              <w:szCs w:val="22"/>
              <w:lang w:val="en-GB"/>
              <w14:ligatures w14:val="standardContextual"/>
            </w:rPr>
          </w:pPr>
          <w:ins w:id="29"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"_Toc162458087"</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Az autokorrelációs függvény használata mozgóátlag komponens meghatározására</w:t>
            </w:r>
            <w:r>
              <w:rPr>
                <w:noProof/>
                <w:webHidden/>
              </w:rPr>
              <w:tab/>
            </w:r>
            <w:r>
              <w:rPr>
                <w:noProof/>
                <w:webHidden/>
              </w:rPr>
              <w:fldChar w:fldCharType="begin"/>
            </w:r>
            <w:r>
              <w:rPr>
                <w:noProof/>
                <w:webHidden/>
              </w:rPr>
              <w:instrText xml:space="preserve"> PAGEREF _Toc162458087 \h </w:instrText>
            </w:r>
            <w:r>
              <w:rPr>
                <w:noProof/>
                <w:webHidden/>
              </w:rPr>
            </w:r>
          </w:ins>
          <w:r>
            <w:rPr>
              <w:noProof/>
              <w:webHidden/>
            </w:rPr>
            <w:fldChar w:fldCharType="separate"/>
          </w:r>
          <w:ins w:id="30" w:author="Krisztián Károlyi" w:date="2024-03-27T18:54:00Z">
            <w:r>
              <w:rPr>
                <w:noProof/>
                <w:webHidden/>
              </w:rPr>
              <w:t>19</w:t>
            </w:r>
            <w:r>
              <w:rPr>
                <w:noProof/>
                <w:webHidden/>
              </w:rPr>
              <w:fldChar w:fldCharType="end"/>
            </w:r>
            <w:r w:rsidRPr="000E7369">
              <w:rPr>
                <w:rStyle w:val="Hyperlink"/>
                <w:noProof/>
              </w:rPr>
              <w:fldChar w:fldCharType="end"/>
            </w:r>
          </w:ins>
        </w:p>
        <w:p w14:paraId="0E540E7E" w14:textId="39F0D719" w:rsidR="00FC2417" w:rsidRDefault="00FC2417" w:rsidP="00D1529F">
          <w:pPr>
            <w:pStyle w:val="TOC2"/>
            <w:rPr>
              <w:ins w:id="31" w:author="Krisztián Károlyi" w:date="2024-03-27T18:54:00Z"/>
              <w:rFonts w:asciiTheme="minorHAnsi" w:eastAsiaTheme="minorEastAsia" w:hAnsiTheme="minorHAnsi" w:cstheme="minorBidi"/>
              <w:noProof/>
              <w:kern w:val="2"/>
              <w:sz w:val="22"/>
              <w:szCs w:val="22"/>
              <w:lang w:val="en-GB"/>
              <w14:ligatures w14:val="standardContextual"/>
            </w:rPr>
          </w:pPr>
          <w:ins w:id="32"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"_Toc162458088"</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A parciális autokorrelációs függvény használata autoregresszív komponens meghatározására</w:t>
            </w:r>
            <w:r>
              <w:rPr>
                <w:noProof/>
                <w:webHidden/>
              </w:rPr>
              <w:tab/>
            </w:r>
            <w:r>
              <w:rPr>
                <w:noProof/>
                <w:webHidden/>
              </w:rPr>
              <w:fldChar w:fldCharType="begin"/>
            </w:r>
            <w:r>
              <w:rPr>
                <w:noProof/>
                <w:webHidden/>
              </w:rPr>
              <w:instrText xml:space="preserve"> PAGEREF _Toc162458088 \h </w:instrText>
            </w:r>
            <w:r>
              <w:rPr>
                <w:noProof/>
                <w:webHidden/>
              </w:rPr>
            </w:r>
          </w:ins>
          <w:r>
            <w:rPr>
              <w:noProof/>
              <w:webHidden/>
            </w:rPr>
            <w:fldChar w:fldCharType="separate"/>
          </w:r>
          <w:ins w:id="33" w:author="Krisztián Károlyi" w:date="2024-03-27T18:54:00Z">
            <w:r>
              <w:rPr>
                <w:noProof/>
                <w:webHidden/>
              </w:rPr>
              <w:t>20</w:t>
            </w:r>
            <w:r>
              <w:rPr>
                <w:noProof/>
                <w:webHidden/>
              </w:rPr>
              <w:fldChar w:fldCharType="end"/>
            </w:r>
            <w:r w:rsidRPr="000E7369">
              <w:rPr>
                <w:rStyle w:val="Hyperlink"/>
                <w:noProof/>
              </w:rPr>
              <w:fldChar w:fldCharType="end"/>
            </w:r>
          </w:ins>
        </w:p>
        <w:p w14:paraId="49BCC2ED" w14:textId="178DF843" w:rsidR="00FC2417" w:rsidRDefault="00FC2417" w:rsidP="00D1529F">
          <w:pPr>
            <w:pStyle w:val="TOC2"/>
            <w:rPr>
              <w:ins w:id="34" w:author="Krisztián Károlyi" w:date="2024-03-27T18:54:00Z"/>
              <w:rFonts w:asciiTheme="minorHAnsi" w:eastAsiaTheme="minorEastAsia" w:hAnsiTheme="minorHAnsi" w:cstheme="minorBidi"/>
              <w:noProof/>
              <w:kern w:val="2"/>
              <w:sz w:val="22"/>
              <w:szCs w:val="22"/>
              <w:lang w:val="en-GB"/>
              <w14:ligatures w14:val="standardContextual"/>
            </w:rPr>
          </w:pPr>
          <w:ins w:id="35"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"_Toc162458089"</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ARIMA modellek implementálása</w:t>
            </w:r>
            <w:r>
              <w:rPr>
                <w:noProof/>
                <w:webHidden/>
              </w:rPr>
              <w:tab/>
            </w:r>
            <w:r>
              <w:rPr>
                <w:noProof/>
                <w:webHidden/>
              </w:rPr>
              <w:fldChar w:fldCharType="begin"/>
            </w:r>
            <w:r>
              <w:rPr>
                <w:noProof/>
                <w:webHidden/>
              </w:rPr>
              <w:instrText xml:space="preserve"> PAGEREF _Toc162458089 \h </w:instrText>
            </w:r>
            <w:r>
              <w:rPr>
                <w:noProof/>
                <w:webHidden/>
              </w:rPr>
            </w:r>
          </w:ins>
          <w:r>
            <w:rPr>
              <w:noProof/>
              <w:webHidden/>
            </w:rPr>
            <w:fldChar w:fldCharType="separate"/>
          </w:r>
          <w:ins w:id="36" w:author="Krisztián Károlyi" w:date="2024-03-27T18:54:00Z">
            <w:r>
              <w:rPr>
                <w:noProof/>
                <w:webHidden/>
              </w:rPr>
              <w:t>20</w:t>
            </w:r>
            <w:r>
              <w:rPr>
                <w:noProof/>
                <w:webHidden/>
              </w:rPr>
              <w:fldChar w:fldCharType="end"/>
            </w:r>
            <w:r w:rsidRPr="000E7369">
              <w:rPr>
                <w:rStyle w:val="Hyperlink"/>
                <w:noProof/>
              </w:rPr>
              <w:fldChar w:fldCharType="end"/>
            </w:r>
          </w:ins>
        </w:p>
        <w:p w14:paraId="698EDF0D" w14:textId="7B83C566" w:rsidR="00FC2417" w:rsidRDefault="00FC2417">
          <w:pPr>
            <w:pStyle w:val="TOC1"/>
            <w:tabs>
              <w:tab w:val="right" w:leader="dot" w:pos="9061"/>
            </w:tabs>
            <w:rPr>
              <w:ins w:id="37" w:author="Krisztián Károlyi" w:date="2024-03-27T18:54:00Z"/>
              <w:rFonts w:asciiTheme="minorHAnsi" w:eastAsiaTheme="minorEastAsia" w:hAnsiTheme="minorHAnsi" w:cstheme="minorBidi"/>
              <w:noProof/>
              <w:kern w:val="2"/>
              <w:sz w:val="22"/>
              <w:szCs w:val="22"/>
              <w:lang w:val="en-GB"/>
              <w14:ligatures w14:val="standardContextual"/>
            </w:rPr>
          </w:pPr>
          <w:ins w:id="38"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"_Toc162458090"</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Neurális hálózatok</w:t>
            </w:r>
            <w:r>
              <w:rPr>
                <w:noProof/>
                <w:webHidden/>
              </w:rPr>
              <w:tab/>
            </w:r>
            <w:r>
              <w:rPr>
                <w:noProof/>
                <w:webHidden/>
              </w:rPr>
              <w:fldChar w:fldCharType="begin"/>
            </w:r>
            <w:r>
              <w:rPr>
                <w:noProof/>
                <w:webHidden/>
              </w:rPr>
              <w:instrText xml:space="preserve"> PAGEREF _Toc162458090 \h </w:instrText>
            </w:r>
            <w:r>
              <w:rPr>
                <w:noProof/>
                <w:webHidden/>
              </w:rPr>
            </w:r>
          </w:ins>
          <w:r>
            <w:rPr>
              <w:noProof/>
              <w:webHidden/>
            </w:rPr>
            <w:fldChar w:fldCharType="separate"/>
          </w:r>
          <w:ins w:id="39" w:author="Krisztián Károlyi" w:date="2024-03-27T18:54:00Z">
            <w:r>
              <w:rPr>
                <w:noProof/>
                <w:webHidden/>
              </w:rPr>
              <w:t>23</w:t>
            </w:r>
            <w:r>
              <w:rPr>
                <w:noProof/>
                <w:webHidden/>
              </w:rPr>
              <w:fldChar w:fldCharType="end"/>
            </w:r>
            <w:r w:rsidRPr="000E7369">
              <w:rPr>
                <w:rStyle w:val="Hyperlink"/>
                <w:noProof/>
              </w:rPr>
              <w:fldChar w:fldCharType="end"/>
            </w:r>
          </w:ins>
        </w:p>
        <w:p w14:paraId="290FF793" w14:textId="57BE0B9E" w:rsidR="00FC2417" w:rsidRDefault="00FC2417" w:rsidP="00D1529F">
          <w:pPr>
            <w:pStyle w:val="TOC2"/>
            <w:rPr>
              <w:ins w:id="40" w:author="Krisztián Károlyi" w:date="2024-03-27T18:54:00Z"/>
              <w:rFonts w:asciiTheme="minorHAnsi" w:eastAsiaTheme="minorEastAsia" w:hAnsiTheme="minorHAnsi" w:cstheme="minorBidi"/>
              <w:noProof/>
              <w:kern w:val="2"/>
              <w:sz w:val="22"/>
              <w:szCs w:val="22"/>
              <w:lang w:val="en-GB"/>
              <w14:ligatures w14:val="standardContextual"/>
            </w:rPr>
          </w:pPr>
          <w:ins w:id="41"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"_Toc162458091"</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Aktivációs függvények</w:t>
            </w:r>
            <w:r>
              <w:rPr>
                <w:noProof/>
                <w:webHidden/>
              </w:rPr>
              <w:tab/>
            </w:r>
            <w:r>
              <w:rPr>
                <w:noProof/>
                <w:webHidden/>
              </w:rPr>
              <w:fldChar w:fldCharType="begin"/>
            </w:r>
            <w:r>
              <w:rPr>
                <w:noProof/>
                <w:webHidden/>
              </w:rPr>
              <w:instrText xml:space="preserve"> PAGEREF _Toc162458091 \h </w:instrText>
            </w:r>
            <w:r>
              <w:rPr>
                <w:noProof/>
                <w:webHidden/>
              </w:rPr>
            </w:r>
          </w:ins>
          <w:r>
            <w:rPr>
              <w:noProof/>
              <w:webHidden/>
            </w:rPr>
            <w:fldChar w:fldCharType="separate"/>
          </w:r>
          <w:ins w:id="42" w:author="Krisztián Károlyi" w:date="2024-03-27T18:54:00Z">
            <w:r>
              <w:rPr>
                <w:noProof/>
                <w:webHidden/>
              </w:rPr>
              <w:t>24</w:t>
            </w:r>
            <w:r>
              <w:rPr>
                <w:noProof/>
                <w:webHidden/>
              </w:rPr>
              <w:fldChar w:fldCharType="end"/>
            </w:r>
            <w:r w:rsidRPr="000E7369">
              <w:rPr>
                <w:rStyle w:val="Hyperlink"/>
                <w:noProof/>
              </w:rPr>
              <w:fldChar w:fldCharType="end"/>
            </w:r>
          </w:ins>
        </w:p>
        <w:p w14:paraId="649993EC" w14:textId="77511A0B" w:rsidR="00FC2417" w:rsidRDefault="00FC2417" w:rsidP="00D1529F">
          <w:pPr>
            <w:pStyle w:val="TOC2"/>
            <w:rPr>
              <w:ins w:id="43" w:author="Krisztián Károlyi" w:date="2024-03-27T18:54:00Z"/>
              <w:rFonts w:asciiTheme="minorHAnsi" w:eastAsiaTheme="minorEastAsia" w:hAnsiTheme="minorHAnsi" w:cstheme="minorBidi"/>
              <w:noProof/>
              <w:kern w:val="2"/>
              <w:sz w:val="22"/>
              <w:szCs w:val="22"/>
              <w:lang w:val="en-GB"/>
              <w14:ligatures w14:val="standardContextual"/>
            </w:rPr>
          </w:pPr>
          <w:ins w:id="44"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"_Toc162458092"</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Neuron, Perceptron, MLP</w:t>
            </w:r>
            <w:r>
              <w:rPr>
                <w:noProof/>
                <w:webHidden/>
              </w:rPr>
              <w:tab/>
            </w:r>
            <w:r>
              <w:rPr>
                <w:noProof/>
                <w:webHidden/>
              </w:rPr>
              <w:fldChar w:fldCharType="begin"/>
            </w:r>
            <w:r>
              <w:rPr>
                <w:noProof/>
                <w:webHidden/>
              </w:rPr>
              <w:instrText xml:space="preserve"> PAGEREF _Toc162458092 \h </w:instrText>
            </w:r>
            <w:r>
              <w:rPr>
                <w:noProof/>
                <w:webHidden/>
              </w:rPr>
            </w:r>
          </w:ins>
          <w:r>
            <w:rPr>
              <w:noProof/>
              <w:webHidden/>
            </w:rPr>
            <w:fldChar w:fldCharType="separate"/>
          </w:r>
          <w:ins w:id="45" w:author="Krisztián Károlyi" w:date="2024-03-27T18:54:00Z">
            <w:r>
              <w:rPr>
                <w:noProof/>
                <w:webHidden/>
              </w:rPr>
              <w:t>25</w:t>
            </w:r>
            <w:r>
              <w:rPr>
                <w:noProof/>
                <w:webHidden/>
              </w:rPr>
              <w:fldChar w:fldCharType="end"/>
            </w:r>
            <w:r w:rsidRPr="000E7369">
              <w:rPr>
                <w:rStyle w:val="Hyperlink"/>
                <w:noProof/>
              </w:rPr>
              <w:fldChar w:fldCharType="end"/>
            </w:r>
          </w:ins>
        </w:p>
        <w:p w14:paraId="72CCB68C" w14:textId="55EC3616" w:rsidR="00FC2417" w:rsidRDefault="00FC2417" w:rsidP="00D1529F">
          <w:pPr>
            <w:pStyle w:val="TOC2"/>
            <w:rPr>
              <w:ins w:id="46" w:author="Krisztián Károlyi" w:date="2024-03-27T18:54:00Z"/>
              <w:rFonts w:asciiTheme="minorHAnsi" w:eastAsiaTheme="minorEastAsia" w:hAnsiTheme="minorHAnsi" w:cstheme="minorBidi"/>
              <w:noProof/>
              <w:kern w:val="2"/>
              <w:sz w:val="22"/>
              <w:szCs w:val="22"/>
              <w:lang w:val="en-GB"/>
              <w14:ligatures w14:val="standardContextual"/>
            </w:rPr>
          </w:pPr>
          <w:ins w:id="47"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"_Toc162458093"</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LSTM (Long short-term memory)</w:t>
            </w:r>
            <w:r>
              <w:rPr>
                <w:noProof/>
                <w:webHidden/>
              </w:rPr>
              <w:tab/>
            </w:r>
            <w:r>
              <w:rPr>
                <w:noProof/>
                <w:webHidden/>
              </w:rPr>
              <w:fldChar w:fldCharType="begin"/>
            </w:r>
            <w:r>
              <w:rPr>
                <w:noProof/>
                <w:webHidden/>
              </w:rPr>
              <w:instrText xml:space="preserve"> PAGEREF _Toc162458093 \h </w:instrText>
            </w:r>
            <w:r>
              <w:rPr>
                <w:noProof/>
                <w:webHidden/>
              </w:rPr>
            </w:r>
          </w:ins>
          <w:r>
            <w:rPr>
              <w:noProof/>
              <w:webHidden/>
            </w:rPr>
            <w:fldChar w:fldCharType="separate"/>
          </w:r>
          <w:ins w:id="48" w:author="Krisztián Károlyi" w:date="2024-03-27T18:54:00Z">
            <w:r>
              <w:rPr>
                <w:noProof/>
                <w:webHidden/>
              </w:rPr>
              <w:t>26</w:t>
            </w:r>
            <w:r>
              <w:rPr>
                <w:noProof/>
                <w:webHidden/>
              </w:rPr>
              <w:fldChar w:fldCharType="end"/>
            </w:r>
            <w:r w:rsidRPr="000E7369">
              <w:rPr>
                <w:rStyle w:val="Hyperlink"/>
                <w:noProof/>
              </w:rPr>
              <w:fldChar w:fldCharType="end"/>
            </w:r>
          </w:ins>
        </w:p>
        <w:p w14:paraId="328415B1" w14:textId="3F1946BC" w:rsidR="00FC2417" w:rsidRDefault="00FC2417" w:rsidP="00D1529F">
          <w:pPr>
            <w:pStyle w:val="TOC2"/>
            <w:rPr>
              <w:ins w:id="49" w:author="Krisztián Károlyi" w:date="2024-03-27T18:54:00Z"/>
              <w:rFonts w:asciiTheme="minorHAnsi" w:eastAsiaTheme="minorEastAsia" w:hAnsiTheme="minorHAnsi" w:cstheme="minorBidi"/>
              <w:noProof/>
              <w:kern w:val="2"/>
              <w:sz w:val="22"/>
              <w:szCs w:val="22"/>
              <w:lang w:val="en-GB"/>
              <w14:ligatures w14:val="standardContextual"/>
            </w:rPr>
          </w:pPr>
          <w:ins w:id="50"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"_Toc162458094"</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Felhasznált tanítási stratégia</w:t>
            </w:r>
            <w:r>
              <w:rPr>
                <w:noProof/>
                <w:webHidden/>
              </w:rPr>
              <w:tab/>
            </w:r>
            <w:r>
              <w:rPr>
                <w:noProof/>
                <w:webHidden/>
              </w:rPr>
              <w:fldChar w:fldCharType="begin"/>
            </w:r>
            <w:r>
              <w:rPr>
                <w:noProof/>
                <w:webHidden/>
              </w:rPr>
              <w:instrText xml:space="preserve"> PAGEREF _Toc162458094 \h </w:instrText>
            </w:r>
            <w:r>
              <w:rPr>
                <w:noProof/>
                <w:webHidden/>
              </w:rPr>
            </w:r>
          </w:ins>
          <w:r>
            <w:rPr>
              <w:noProof/>
              <w:webHidden/>
            </w:rPr>
            <w:fldChar w:fldCharType="separate"/>
          </w:r>
          <w:ins w:id="51" w:author="Krisztián Károlyi" w:date="2024-03-27T18:54:00Z">
            <w:r>
              <w:rPr>
                <w:noProof/>
                <w:webHidden/>
              </w:rPr>
              <w:t>27</w:t>
            </w:r>
            <w:r>
              <w:rPr>
                <w:noProof/>
                <w:webHidden/>
              </w:rPr>
              <w:fldChar w:fldCharType="end"/>
            </w:r>
            <w:r w:rsidRPr="000E7369">
              <w:rPr>
                <w:rStyle w:val="Hyperlink"/>
                <w:noProof/>
              </w:rPr>
              <w:fldChar w:fldCharType="end"/>
            </w:r>
          </w:ins>
        </w:p>
        <w:p w14:paraId="1040F275" w14:textId="1B73AF59" w:rsidR="00FC2417" w:rsidRDefault="00FC2417">
          <w:pPr>
            <w:pStyle w:val="TOC3"/>
            <w:tabs>
              <w:tab w:val="right" w:leader="dot" w:pos="9061"/>
            </w:tabs>
            <w:rPr>
              <w:ins w:id="52" w:author="Krisztián Károlyi" w:date="2024-03-27T18:54:00Z"/>
              <w:rFonts w:asciiTheme="minorHAnsi" w:eastAsiaTheme="minorEastAsia" w:hAnsiTheme="minorHAnsi" w:cstheme="minorBidi"/>
              <w:noProof/>
              <w:kern w:val="2"/>
              <w:sz w:val="22"/>
              <w:szCs w:val="22"/>
              <w:lang w:val="en-GB"/>
              <w14:ligatures w14:val="standardContextual"/>
            </w:rPr>
          </w:pPr>
          <w:ins w:id="53"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"_Toc162458095"</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Az adatbázis előkészítése a neuronhálók betanítására</w:t>
            </w:r>
            <w:r>
              <w:rPr>
                <w:noProof/>
                <w:webHidden/>
              </w:rPr>
              <w:tab/>
            </w:r>
            <w:r>
              <w:rPr>
                <w:noProof/>
                <w:webHidden/>
              </w:rPr>
              <w:fldChar w:fldCharType="begin"/>
            </w:r>
            <w:r>
              <w:rPr>
                <w:noProof/>
                <w:webHidden/>
              </w:rPr>
              <w:instrText xml:space="preserve"> PAGEREF _Toc162458095 \h </w:instrText>
            </w:r>
            <w:r>
              <w:rPr>
                <w:noProof/>
                <w:webHidden/>
              </w:rPr>
            </w:r>
          </w:ins>
          <w:r>
            <w:rPr>
              <w:noProof/>
              <w:webHidden/>
            </w:rPr>
            <w:fldChar w:fldCharType="separate"/>
          </w:r>
          <w:ins w:id="54" w:author="Krisztián Károlyi" w:date="2024-03-27T18:54:00Z">
            <w:r>
              <w:rPr>
                <w:noProof/>
                <w:webHidden/>
              </w:rPr>
              <w:t>27</w:t>
            </w:r>
            <w:r>
              <w:rPr>
                <w:noProof/>
                <w:webHidden/>
              </w:rPr>
              <w:fldChar w:fldCharType="end"/>
            </w:r>
            <w:r w:rsidRPr="000E7369">
              <w:rPr>
                <w:rStyle w:val="Hyperlink"/>
                <w:noProof/>
              </w:rPr>
              <w:fldChar w:fldCharType="end"/>
            </w:r>
          </w:ins>
        </w:p>
        <w:p w14:paraId="26A22D1A" w14:textId="49FDAF40" w:rsidR="00FC2417" w:rsidRDefault="00FC2417">
          <w:pPr>
            <w:pStyle w:val="TOC3"/>
            <w:tabs>
              <w:tab w:val="right" w:leader="dot" w:pos="9061"/>
            </w:tabs>
            <w:rPr>
              <w:ins w:id="55" w:author="Krisztián Károlyi" w:date="2024-03-27T18:54:00Z"/>
              <w:rFonts w:asciiTheme="minorHAnsi" w:eastAsiaTheme="minorEastAsia" w:hAnsiTheme="minorHAnsi" w:cstheme="minorBidi"/>
              <w:noProof/>
              <w:kern w:val="2"/>
              <w:sz w:val="22"/>
              <w:szCs w:val="22"/>
              <w:lang w:val="en-GB"/>
              <w14:ligatures w14:val="standardContextual"/>
            </w:rPr>
          </w:pPr>
          <w:ins w:id="56"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"_Toc162458096"</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A tanítóadatok normalizálása</w:t>
            </w:r>
            <w:r>
              <w:rPr>
                <w:noProof/>
                <w:webHidden/>
              </w:rPr>
              <w:tab/>
            </w:r>
            <w:r>
              <w:rPr>
                <w:noProof/>
                <w:webHidden/>
              </w:rPr>
              <w:fldChar w:fldCharType="begin"/>
            </w:r>
            <w:r>
              <w:rPr>
                <w:noProof/>
                <w:webHidden/>
              </w:rPr>
              <w:instrText xml:space="preserve"> PAGEREF _Toc162458096 \h </w:instrText>
            </w:r>
            <w:r>
              <w:rPr>
                <w:noProof/>
                <w:webHidden/>
              </w:rPr>
            </w:r>
          </w:ins>
          <w:r>
            <w:rPr>
              <w:noProof/>
              <w:webHidden/>
            </w:rPr>
            <w:fldChar w:fldCharType="separate"/>
          </w:r>
          <w:ins w:id="57" w:author="Krisztián Károlyi" w:date="2024-03-27T18:54:00Z">
            <w:r>
              <w:rPr>
                <w:noProof/>
                <w:webHidden/>
              </w:rPr>
              <w:t>28</w:t>
            </w:r>
            <w:r>
              <w:rPr>
                <w:noProof/>
                <w:webHidden/>
              </w:rPr>
              <w:fldChar w:fldCharType="end"/>
            </w:r>
            <w:r w:rsidRPr="000E7369">
              <w:rPr>
                <w:rStyle w:val="Hyperlink"/>
                <w:noProof/>
              </w:rPr>
              <w:fldChar w:fldCharType="end"/>
            </w:r>
          </w:ins>
        </w:p>
        <w:p w14:paraId="36A8F392" w14:textId="3D97CD19" w:rsidR="00FC2417" w:rsidRDefault="00FC2417" w:rsidP="00D1529F">
          <w:pPr>
            <w:pStyle w:val="TOC2"/>
            <w:rPr>
              <w:ins w:id="58" w:author="Krisztián Károlyi" w:date="2024-03-27T18:54:00Z"/>
              <w:rFonts w:asciiTheme="minorHAnsi" w:eastAsiaTheme="minorEastAsia" w:hAnsiTheme="minorHAnsi" w:cstheme="minorBidi"/>
              <w:noProof/>
              <w:kern w:val="2"/>
              <w:sz w:val="22"/>
              <w:szCs w:val="22"/>
              <w:lang w:val="en-GB"/>
              <w14:ligatures w14:val="standardContextual"/>
            </w:rPr>
          </w:pPr>
          <w:ins w:id="59"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"_Toc162458097"</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5.7 Az MLP modellek implementációja</w:t>
            </w:r>
            <w:r>
              <w:rPr>
                <w:noProof/>
                <w:webHidden/>
              </w:rPr>
              <w:tab/>
            </w:r>
            <w:r>
              <w:rPr>
                <w:noProof/>
                <w:webHidden/>
              </w:rPr>
              <w:fldChar w:fldCharType="begin"/>
            </w:r>
            <w:r>
              <w:rPr>
                <w:noProof/>
                <w:webHidden/>
              </w:rPr>
              <w:instrText xml:space="preserve"> PAGEREF _Toc162458097 \h </w:instrText>
            </w:r>
            <w:r>
              <w:rPr>
                <w:noProof/>
                <w:webHidden/>
              </w:rPr>
            </w:r>
          </w:ins>
          <w:r>
            <w:rPr>
              <w:noProof/>
              <w:webHidden/>
            </w:rPr>
            <w:fldChar w:fldCharType="separate"/>
          </w:r>
          <w:ins w:id="60" w:author="Krisztián Károlyi" w:date="2024-03-27T18:54:00Z">
            <w:r>
              <w:rPr>
                <w:noProof/>
                <w:webHidden/>
              </w:rPr>
              <w:t>30</w:t>
            </w:r>
            <w:r>
              <w:rPr>
                <w:noProof/>
                <w:webHidden/>
              </w:rPr>
              <w:fldChar w:fldCharType="end"/>
            </w:r>
            <w:r w:rsidRPr="000E7369">
              <w:rPr>
                <w:rStyle w:val="Hyperlink"/>
                <w:noProof/>
              </w:rPr>
              <w:fldChar w:fldCharType="end"/>
            </w:r>
          </w:ins>
        </w:p>
        <w:p w14:paraId="0A94F991" w14:textId="7D1099FC" w:rsidR="00FC2417" w:rsidRDefault="00FC2417" w:rsidP="00D1529F">
          <w:pPr>
            <w:pStyle w:val="TOC2"/>
            <w:rPr>
              <w:ins w:id="61" w:author="Krisztián Károlyi" w:date="2024-03-27T18:54:00Z"/>
              <w:rFonts w:asciiTheme="minorHAnsi" w:eastAsiaTheme="minorEastAsia" w:hAnsiTheme="minorHAnsi" w:cstheme="minorBidi"/>
              <w:noProof/>
              <w:kern w:val="2"/>
              <w:sz w:val="22"/>
              <w:szCs w:val="22"/>
              <w:lang w:val="en-GB"/>
              <w14:ligatures w14:val="standardContextual"/>
            </w:rPr>
          </w:pPr>
          <w:ins w:id="62"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"_Toc162458098"</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Az LSTM modellek implementációja</w:t>
            </w:r>
            <w:r>
              <w:rPr>
                <w:noProof/>
                <w:webHidden/>
              </w:rPr>
              <w:tab/>
            </w:r>
            <w:r>
              <w:rPr>
                <w:noProof/>
                <w:webHidden/>
              </w:rPr>
              <w:fldChar w:fldCharType="begin"/>
            </w:r>
            <w:r>
              <w:rPr>
                <w:noProof/>
                <w:webHidden/>
              </w:rPr>
              <w:instrText xml:space="preserve"> PAGEREF _Toc162458098 \h </w:instrText>
            </w:r>
            <w:r>
              <w:rPr>
                <w:noProof/>
                <w:webHidden/>
              </w:rPr>
            </w:r>
          </w:ins>
          <w:r>
            <w:rPr>
              <w:noProof/>
              <w:webHidden/>
            </w:rPr>
            <w:fldChar w:fldCharType="separate"/>
          </w:r>
          <w:ins w:id="63" w:author="Krisztián Károlyi" w:date="2024-03-27T18:54:00Z">
            <w:r>
              <w:rPr>
                <w:noProof/>
                <w:webHidden/>
              </w:rPr>
              <w:t>32</w:t>
            </w:r>
            <w:r>
              <w:rPr>
                <w:noProof/>
                <w:webHidden/>
              </w:rPr>
              <w:fldChar w:fldCharType="end"/>
            </w:r>
            <w:r w:rsidRPr="000E7369">
              <w:rPr>
                <w:rStyle w:val="Hyperlink"/>
                <w:noProof/>
              </w:rPr>
              <w:fldChar w:fldCharType="end"/>
            </w:r>
          </w:ins>
        </w:p>
        <w:p w14:paraId="1036D4C5" w14:textId="155FD0A2" w:rsidR="00FC2417" w:rsidRDefault="00FC2417" w:rsidP="00D1529F">
          <w:pPr>
            <w:pStyle w:val="TOC2"/>
            <w:rPr>
              <w:ins w:id="64" w:author="Krisztián Károlyi" w:date="2024-03-27T18:54:00Z"/>
              <w:rFonts w:asciiTheme="minorHAnsi" w:eastAsiaTheme="minorEastAsia" w:hAnsiTheme="minorHAnsi" w:cstheme="minorBidi"/>
              <w:noProof/>
              <w:kern w:val="2"/>
              <w:sz w:val="22"/>
              <w:szCs w:val="22"/>
              <w:lang w:val="en-GB"/>
              <w14:ligatures w14:val="standardContextual"/>
            </w:rPr>
          </w:pPr>
          <w:ins w:id="65"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"_Toc162458099"</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Eredmények</w:t>
            </w:r>
            <w:r>
              <w:rPr>
                <w:noProof/>
                <w:webHidden/>
              </w:rPr>
              <w:tab/>
            </w:r>
            <w:r>
              <w:rPr>
                <w:noProof/>
                <w:webHidden/>
              </w:rPr>
              <w:fldChar w:fldCharType="begin"/>
            </w:r>
            <w:r>
              <w:rPr>
                <w:noProof/>
                <w:webHidden/>
              </w:rPr>
              <w:instrText xml:space="preserve"> PAGEREF _Toc162458099 \h </w:instrText>
            </w:r>
            <w:r>
              <w:rPr>
                <w:noProof/>
                <w:webHidden/>
              </w:rPr>
            </w:r>
          </w:ins>
          <w:r>
            <w:rPr>
              <w:noProof/>
              <w:webHidden/>
            </w:rPr>
            <w:fldChar w:fldCharType="separate"/>
          </w:r>
          <w:ins w:id="66" w:author="Krisztián Károlyi" w:date="2024-03-27T18:54:00Z">
            <w:r>
              <w:rPr>
                <w:noProof/>
                <w:webHidden/>
              </w:rPr>
              <w:t>33</w:t>
            </w:r>
            <w:r>
              <w:rPr>
                <w:noProof/>
                <w:webHidden/>
              </w:rPr>
              <w:fldChar w:fldCharType="end"/>
            </w:r>
            <w:r w:rsidRPr="000E7369">
              <w:rPr>
                <w:rStyle w:val="Hyperlink"/>
                <w:noProof/>
              </w:rPr>
              <w:fldChar w:fldCharType="end"/>
            </w:r>
          </w:ins>
        </w:p>
        <w:p w14:paraId="228D39AC" w14:textId="14190F15" w:rsidR="00FC2417" w:rsidRDefault="00FC2417">
          <w:pPr>
            <w:pStyle w:val="TOC1"/>
            <w:tabs>
              <w:tab w:val="right" w:leader="dot" w:pos="9061"/>
            </w:tabs>
            <w:rPr>
              <w:ins w:id="67" w:author="Krisztián Károlyi" w:date="2024-03-27T18:54:00Z"/>
              <w:rFonts w:asciiTheme="minorHAnsi" w:eastAsiaTheme="minorEastAsia" w:hAnsiTheme="minorHAnsi" w:cstheme="minorBidi"/>
              <w:noProof/>
              <w:kern w:val="2"/>
              <w:sz w:val="22"/>
              <w:szCs w:val="22"/>
              <w:lang w:val="en-GB"/>
              <w14:ligatures w14:val="standardContextual"/>
            </w:rPr>
          </w:pPr>
          <w:ins w:id="68"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"_Toc162458100"</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A Django webalkalamzás bemutatása</w:t>
            </w:r>
            <w:r>
              <w:rPr>
                <w:noProof/>
                <w:webHidden/>
              </w:rPr>
              <w:tab/>
            </w:r>
            <w:r>
              <w:rPr>
                <w:noProof/>
                <w:webHidden/>
              </w:rPr>
              <w:fldChar w:fldCharType="begin"/>
            </w:r>
            <w:r>
              <w:rPr>
                <w:noProof/>
                <w:webHidden/>
              </w:rPr>
              <w:instrText xml:space="preserve"> PAGEREF _Toc162458100 \h </w:instrText>
            </w:r>
            <w:r>
              <w:rPr>
                <w:noProof/>
                <w:webHidden/>
              </w:rPr>
            </w:r>
          </w:ins>
          <w:r>
            <w:rPr>
              <w:noProof/>
              <w:webHidden/>
            </w:rPr>
            <w:fldChar w:fldCharType="separate"/>
          </w:r>
          <w:ins w:id="69" w:author="Krisztián Károlyi" w:date="2024-03-27T18:54:00Z">
            <w:r>
              <w:rPr>
                <w:noProof/>
                <w:webHidden/>
              </w:rPr>
              <w:t>38</w:t>
            </w:r>
            <w:r>
              <w:rPr>
                <w:noProof/>
                <w:webHidden/>
              </w:rPr>
              <w:fldChar w:fldCharType="end"/>
            </w:r>
            <w:r w:rsidRPr="000E7369">
              <w:rPr>
                <w:rStyle w:val="Hyperlink"/>
                <w:noProof/>
              </w:rPr>
              <w:fldChar w:fldCharType="end"/>
            </w:r>
          </w:ins>
        </w:p>
        <w:p w14:paraId="1EEA467D" w14:textId="1C2B4BF3" w:rsidR="00FC2417" w:rsidRDefault="00FC2417" w:rsidP="00D1529F">
          <w:pPr>
            <w:pStyle w:val="TOC2"/>
            <w:rPr>
              <w:ins w:id="70" w:author="Krisztián Károlyi" w:date="2024-03-27T18:54:00Z"/>
              <w:rFonts w:asciiTheme="minorHAnsi" w:eastAsiaTheme="minorEastAsia" w:hAnsiTheme="minorHAnsi" w:cstheme="minorBidi"/>
              <w:noProof/>
              <w:kern w:val="2"/>
              <w:sz w:val="22"/>
              <w:szCs w:val="22"/>
              <w:lang w:val="en-GB"/>
              <w14:ligatures w14:val="standardContextual"/>
            </w:rPr>
          </w:pPr>
          <w:ins w:id="71"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"_Toc162458101"</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MVC</w:t>
            </w:r>
            <w:r>
              <w:rPr>
                <w:noProof/>
                <w:webHidden/>
              </w:rPr>
              <w:tab/>
            </w:r>
            <w:r w:rsidR="000F7D22">
              <w:rPr>
                <w:noProof/>
                <w:webHidden/>
              </w:rPr>
              <w:tab/>
            </w:r>
            <w:r>
              <w:rPr>
                <w:noProof/>
                <w:webHidden/>
              </w:rPr>
              <w:fldChar w:fldCharType="begin"/>
            </w:r>
            <w:r>
              <w:rPr>
                <w:noProof/>
                <w:webHidden/>
              </w:rPr>
              <w:instrText xml:space="preserve"> PAGEREF _Toc162458101 \h </w:instrText>
            </w:r>
            <w:r>
              <w:rPr>
                <w:noProof/>
                <w:webHidden/>
              </w:rPr>
            </w:r>
          </w:ins>
          <w:r>
            <w:rPr>
              <w:noProof/>
              <w:webHidden/>
            </w:rPr>
            <w:fldChar w:fldCharType="separate"/>
          </w:r>
          <w:ins w:id="72" w:author="Krisztián Károlyi" w:date="2024-03-27T18:54:00Z">
            <w:r>
              <w:rPr>
                <w:noProof/>
                <w:webHidden/>
              </w:rPr>
              <w:t>38</w:t>
            </w:r>
            <w:r>
              <w:rPr>
                <w:noProof/>
                <w:webHidden/>
              </w:rPr>
              <w:fldChar w:fldCharType="end"/>
            </w:r>
            <w:r w:rsidRPr="000E7369">
              <w:rPr>
                <w:rStyle w:val="Hyperlink"/>
                <w:noProof/>
              </w:rPr>
              <w:fldChar w:fldCharType="end"/>
            </w:r>
          </w:ins>
        </w:p>
        <w:p w14:paraId="1C9EFC6F" w14:textId="673C55A6" w:rsidR="00FC2417" w:rsidRDefault="00FC2417" w:rsidP="00D1529F">
          <w:pPr>
            <w:pStyle w:val="TOC2"/>
            <w:rPr>
              <w:ins w:id="73" w:author="Krisztián Károlyi" w:date="2024-03-27T18:54:00Z"/>
              <w:rFonts w:asciiTheme="minorHAnsi" w:eastAsiaTheme="minorEastAsia" w:hAnsiTheme="minorHAnsi" w:cstheme="minorBidi"/>
              <w:noProof/>
              <w:kern w:val="2"/>
              <w:sz w:val="22"/>
              <w:szCs w:val="22"/>
              <w:lang w:val="en-GB"/>
              <w14:ligatures w14:val="standardContextual"/>
            </w:rPr>
          </w:pPr>
          <w:ins w:id="74"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"_Toc162458102"</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Django</w:t>
            </w:r>
            <w:r>
              <w:rPr>
                <w:noProof/>
                <w:webHidden/>
              </w:rPr>
              <w:tab/>
            </w:r>
            <w:r w:rsidR="000F7D22">
              <w:rPr>
                <w:noProof/>
                <w:webHidden/>
              </w:rPr>
              <w:tab/>
            </w:r>
            <w:r>
              <w:rPr>
                <w:noProof/>
                <w:webHidden/>
              </w:rPr>
              <w:fldChar w:fldCharType="begin"/>
            </w:r>
            <w:r>
              <w:rPr>
                <w:noProof/>
                <w:webHidden/>
              </w:rPr>
              <w:instrText xml:space="preserve"> PAGEREF _Toc162458102 \h </w:instrText>
            </w:r>
            <w:r>
              <w:rPr>
                <w:noProof/>
                <w:webHidden/>
              </w:rPr>
            </w:r>
          </w:ins>
          <w:r>
            <w:rPr>
              <w:noProof/>
              <w:webHidden/>
            </w:rPr>
            <w:fldChar w:fldCharType="separate"/>
          </w:r>
          <w:ins w:id="75" w:author="Krisztián Károlyi" w:date="2024-03-27T18:54:00Z">
            <w:r>
              <w:rPr>
                <w:noProof/>
                <w:webHidden/>
              </w:rPr>
              <w:t>39</w:t>
            </w:r>
            <w:r>
              <w:rPr>
                <w:noProof/>
                <w:webHidden/>
              </w:rPr>
              <w:fldChar w:fldCharType="end"/>
            </w:r>
            <w:r w:rsidRPr="000E7369">
              <w:rPr>
                <w:rStyle w:val="Hyperlink"/>
                <w:noProof/>
              </w:rPr>
              <w:fldChar w:fldCharType="end"/>
            </w:r>
          </w:ins>
        </w:p>
        <w:p w14:paraId="1A46EBB1" w14:textId="531C0E6E" w:rsidR="00FC2417" w:rsidRDefault="00FC2417">
          <w:pPr>
            <w:pStyle w:val="TOC1"/>
            <w:tabs>
              <w:tab w:val="right" w:leader="dot" w:pos="9061"/>
            </w:tabs>
            <w:rPr>
              <w:ins w:id="76" w:author="Krisztián Károlyi" w:date="2024-03-27T18:54:00Z"/>
              <w:rFonts w:asciiTheme="minorHAnsi" w:eastAsiaTheme="minorEastAsia" w:hAnsiTheme="minorHAnsi" w:cstheme="minorBidi"/>
              <w:noProof/>
              <w:kern w:val="2"/>
              <w:sz w:val="22"/>
              <w:szCs w:val="22"/>
              <w:lang w:val="en-GB"/>
              <w14:ligatures w14:val="standardContextual"/>
            </w:rPr>
          </w:pPr>
          <w:ins w:id="77" w:author="Krisztián Károlyi" w:date="2024-03-27T18:54:00Z">
            <w:r w:rsidRPr="000E7369">
              <w:rPr>
                <w:rStyle w:val="Hyperlink"/>
                <w:noProof/>
              </w:rPr>
              <w:lastRenderedPageBreak/>
              <w:fldChar w:fldCharType="begin"/>
            </w:r>
            <w:r w:rsidRPr="000E7369">
              <w:rPr>
                <w:rStyle w:val="Hyperlink"/>
                <w:noProof/>
              </w:rPr>
              <w:instrText xml:space="preserve"> </w:instrText>
            </w:r>
            <w:r>
              <w:rPr>
                <w:noProof/>
              </w:rPr>
              <w:instrText>HYPERLINK \l "_Toc162458103"</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Következtetések</w:t>
            </w:r>
            <w:r>
              <w:rPr>
                <w:noProof/>
                <w:webHidden/>
              </w:rPr>
              <w:tab/>
            </w:r>
            <w:r>
              <w:rPr>
                <w:noProof/>
                <w:webHidden/>
              </w:rPr>
              <w:fldChar w:fldCharType="begin"/>
            </w:r>
            <w:r>
              <w:rPr>
                <w:noProof/>
                <w:webHidden/>
              </w:rPr>
              <w:instrText xml:space="preserve"> PAGEREF _Toc162458103 \h </w:instrText>
            </w:r>
            <w:r>
              <w:rPr>
                <w:noProof/>
                <w:webHidden/>
              </w:rPr>
            </w:r>
          </w:ins>
          <w:r>
            <w:rPr>
              <w:noProof/>
              <w:webHidden/>
            </w:rPr>
            <w:fldChar w:fldCharType="separate"/>
          </w:r>
          <w:ins w:id="78" w:author="Krisztián Károlyi" w:date="2024-03-27T18:54:00Z">
            <w:r>
              <w:rPr>
                <w:noProof/>
                <w:webHidden/>
              </w:rPr>
              <w:t>40</w:t>
            </w:r>
            <w:r>
              <w:rPr>
                <w:noProof/>
                <w:webHidden/>
              </w:rPr>
              <w:fldChar w:fldCharType="end"/>
            </w:r>
            <w:r w:rsidRPr="000E7369">
              <w:rPr>
                <w:rStyle w:val="Hyperlink"/>
                <w:noProof/>
              </w:rPr>
              <w:fldChar w:fldCharType="end"/>
            </w:r>
          </w:ins>
        </w:p>
        <w:p w14:paraId="2DCCB613" w14:textId="4BBFD46C" w:rsidR="00FC2417" w:rsidRDefault="00FC2417">
          <w:pPr>
            <w:pStyle w:val="TOC1"/>
            <w:tabs>
              <w:tab w:val="right" w:leader="dot" w:pos="9061"/>
            </w:tabs>
            <w:rPr>
              <w:ins w:id="79" w:author="Krisztián Károlyi" w:date="2024-03-27T18:54:00Z"/>
              <w:rFonts w:asciiTheme="minorHAnsi" w:eastAsiaTheme="minorEastAsia" w:hAnsiTheme="minorHAnsi" w:cstheme="minorBidi"/>
              <w:noProof/>
              <w:kern w:val="2"/>
              <w:sz w:val="22"/>
              <w:szCs w:val="22"/>
              <w:lang w:val="en-GB"/>
              <w14:ligatures w14:val="standardContextual"/>
            </w:rPr>
          </w:pPr>
          <w:ins w:id="80" w:author="Krisztián Károlyi" w:date="2024-03-27T18:54:00Z">
            <w:r w:rsidRPr="000E7369">
              <w:rPr>
                <w:rStyle w:val="Hyperlink"/>
                <w:noProof/>
              </w:rPr>
              <w:fldChar w:fldCharType="begin"/>
            </w:r>
            <w:r w:rsidRPr="000E7369">
              <w:rPr>
                <w:rStyle w:val="Hyperlink"/>
                <w:noProof/>
              </w:rPr>
              <w:instrText xml:space="preserve"> </w:instrText>
            </w:r>
            <w:r>
              <w:rPr>
                <w:noProof/>
              </w:rPr>
              <w:instrText>HYPERLINK \l "_Toc162458104"</w:instrText>
            </w:r>
            <w:r w:rsidRPr="000E7369">
              <w:rPr>
                <w:rStyle w:val="Hyperlink"/>
                <w:noProof/>
              </w:rPr>
              <w:instrText xml:space="preserve"> </w:instrText>
            </w:r>
            <w:r w:rsidRPr="000E7369">
              <w:rPr>
                <w:rStyle w:val="Hyperlink"/>
                <w:noProof/>
              </w:rPr>
            </w:r>
            <w:r w:rsidRPr="000E7369">
              <w:rPr>
                <w:rStyle w:val="Hyperlink"/>
                <w:noProof/>
              </w:rPr>
              <w:fldChar w:fldCharType="separate"/>
            </w:r>
            <w:r w:rsidRPr="000E7369">
              <w:rPr>
                <w:rStyle w:val="Hyperlink"/>
                <w:noProof/>
              </w:rPr>
              <w:t>Irodalomjegyzék</w:t>
            </w:r>
            <w:r>
              <w:rPr>
                <w:noProof/>
                <w:webHidden/>
              </w:rPr>
              <w:tab/>
            </w:r>
            <w:r>
              <w:rPr>
                <w:noProof/>
                <w:webHidden/>
              </w:rPr>
              <w:fldChar w:fldCharType="begin"/>
            </w:r>
            <w:r>
              <w:rPr>
                <w:noProof/>
                <w:webHidden/>
              </w:rPr>
              <w:instrText xml:space="preserve"> PAGEREF _Toc162458104 \h </w:instrText>
            </w:r>
            <w:r>
              <w:rPr>
                <w:noProof/>
                <w:webHidden/>
              </w:rPr>
            </w:r>
          </w:ins>
          <w:r>
            <w:rPr>
              <w:noProof/>
              <w:webHidden/>
            </w:rPr>
            <w:fldChar w:fldCharType="separate"/>
          </w:r>
          <w:ins w:id="81" w:author="Krisztián Károlyi" w:date="2024-03-27T18:54:00Z">
            <w:r>
              <w:rPr>
                <w:noProof/>
                <w:webHidden/>
              </w:rPr>
              <w:t>41</w:t>
            </w:r>
            <w:r>
              <w:rPr>
                <w:noProof/>
                <w:webHidden/>
              </w:rPr>
              <w:fldChar w:fldCharType="end"/>
            </w:r>
            <w:r w:rsidRPr="000E7369">
              <w:rPr>
                <w:rStyle w:val="Hyperlink"/>
                <w:noProof/>
              </w:rPr>
              <w:fldChar w:fldCharType="end"/>
            </w:r>
          </w:ins>
        </w:p>
        <w:p w14:paraId="226CEEB2" w14:textId="2171C967" w:rsidR="00D52E60" w:rsidRPr="00945A48" w:rsidDel="00FC2417" w:rsidRDefault="00D52E60">
          <w:pPr>
            <w:pStyle w:val="TOC1"/>
            <w:tabs>
              <w:tab w:val="right" w:leader="dot" w:pos="9061"/>
            </w:tabs>
            <w:rPr>
              <w:del w:id="82" w:author="Krisztián Károlyi" w:date="2024-03-27T18:54:00Z"/>
              <w:rFonts w:asciiTheme="minorHAnsi" w:eastAsiaTheme="minorEastAsia" w:hAnsiTheme="minorHAnsi" w:cstheme="minorBidi"/>
              <w:noProof/>
              <w:kern w:val="2"/>
              <w:sz w:val="22"/>
              <w:szCs w:val="22"/>
              <w14:ligatures w14:val="standardContextual"/>
            </w:rPr>
          </w:pPr>
          <w:del w:id="83" w:author="Krisztián Károlyi" w:date="2024-03-27T18:54:00Z">
            <w:r w:rsidRPr="00FC2417" w:rsidDel="00FC2417">
              <w:rPr>
                <w:noProof/>
                <w:rPrChange w:id="84" w:author="Krisztián Károlyi" w:date="2024-03-27T18:54:00Z">
                  <w:rPr>
                    <w:rStyle w:val="Hyperlink"/>
                  </w:rPr>
                </w:rPrChange>
              </w:rPr>
              <w:delText>1. Bevezetés</w:delText>
            </w:r>
            <w:r w:rsidRPr="00945A48" w:rsidDel="00FC2417">
              <w:rPr>
                <w:noProof/>
                <w:webHidden/>
              </w:rPr>
              <w:tab/>
            </w:r>
            <w:r w:rsidR="0014492C" w:rsidDel="00FC2417">
              <w:rPr>
                <w:noProof/>
                <w:webHidden/>
              </w:rPr>
              <w:delText>6</w:delText>
            </w:r>
          </w:del>
        </w:p>
        <w:p w14:paraId="480DEB32" w14:textId="161B2603" w:rsidR="00D52E60" w:rsidRPr="00945A48" w:rsidDel="00FC2417" w:rsidRDefault="00D52E60">
          <w:pPr>
            <w:pStyle w:val="TOC1"/>
            <w:tabs>
              <w:tab w:val="right" w:leader="dot" w:pos="9061"/>
            </w:tabs>
            <w:rPr>
              <w:del w:id="85" w:author="Krisztián Károlyi" w:date="2024-03-27T18:54:00Z"/>
              <w:rFonts w:asciiTheme="minorHAnsi" w:eastAsiaTheme="minorEastAsia" w:hAnsiTheme="minorHAnsi" w:cstheme="minorBidi"/>
              <w:noProof/>
              <w:kern w:val="2"/>
              <w:sz w:val="22"/>
              <w:szCs w:val="22"/>
              <w14:ligatures w14:val="standardContextual"/>
            </w:rPr>
          </w:pPr>
          <w:del w:id="86" w:author="Krisztián Károlyi" w:date="2024-03-27T18:54:00Z">
            <w:r w:rsidRPr="00FC2417" w:rsidDel="00FC2417">
              <w:rPr>
                <w:noProof/>
                <w:rPrChange w:id="87" w:author="Krisztián Károlyi" w:date="2024-03-27T18:54:00Z">
                  <w:rPr>
                    <w:rStyle w:val="Hyperlink"/>
                  </w:rPr>
                </w:rPrChange>
              </w:rPr>
              <w:delText>2. Szakirodalmi áttekintés</w:delText>
            </w:r>
            <w:r w:rsidRPr="00945A48" w:rsidDel="00FC2417">
              <w:rPr>
                <w:noProof/>
                <w:webHidden/>
              </w:rPr>
              <w:tab/>
            </w:r>
            <w:r w:rsidR="0014492C" w:rsidDel="00FC2417">
              <w:rPr>
                <w:noProof/>
                <w:webHidden/>
              </w:rPr>
              <w:delText>7</w:delText>
            </w:r>
          </w:del>
        </w:p>
        <w:p w14:paraId="5904B068" w14:textId="542CBE00" w:rsidR="00D52E60" w:rsidRPr="00945A48" w:rsidDel="00FC2417" w:rsidRDefault="00D52E60">
          <w:pPr>
            <w:pStyle w:val="TOC2"/>
            <w:rPr>
              <w:del w:id="88" w:author="Krisztián Károlyi" w:date="2024-03-27T18:54:00Z"/>
              <w:rFonts w:asciiTheme="minorHAnsi" w:eastAsiaTheme="minorEastAsia" w:hAnsiTheme="minorHAnsi" w:cstheme="minorBidi"/>
              <w:noProof/>
              <w:kern w:val="2"/>
              <w:sz w:val="22"/>
              <w:szCs w:val="22"/>
              <w14:ligatures w14:val="standardContextual"/>
            </w:rPr>
          </w:pPr>
          <w:del w:id="89" w:author="Krisztián Károlyi" w:date="2024-03-27T18:54:00Z">
            <w:r w:rsidRPr="00FC2417" w:rsidDel="00FC2417">
              <w:rPr>
                <w:noProof/>
                <w:rPrChange w:id="90" w:author="Krisztián Károlyi" w:date="2024-03-27T18:54:00Z">
                  <w:rPr>
                    <w:rStyle w:val="Hyperlink"/>
                  </w:rPr>
                </w:rPrChange>
              </w:rPr>
              <w:delText>1.1</w:delText>
            </w:r>
            <w:r w:rsidRPr="00945A48" w:rsidDel="00FC2417">
              <w:rPr>
                <w:rFonts w:asciiTheme="minorHAnsi" w:eastAsiaTheme="minorEastAsia" w:hAnsiTheme="minorHAnsi" w:cstheme="minorBidi"/>
                <w:noProof/>
                <w:kern w:val="2"/>
                <w:sz w:val="22"/>
                <w:szCs w:val="22"/>
                <w14:ligatures w14:val="standardContextual"/>
              </w:rPr>
              <w:tab/>
            </w:r>
            <w:r w:rsidRPr="00FC2417" w:rsidDel="00FC2417">
              <w:rPr>
                <w:noProof/>
                <w:rPrChange w:id="91" w:author="Krisztián Károlyi" w:date="2024-03-27T18:54:00Z">
                  <w:rPr>
                    <w:rStyle w:val="Hyperlink"/>
                  </w:rPr>
                </w:rPrChange>
              </w:rPr>
              <w:delText>A munkanélküliségi ráta fogalmának meghatározása</w:delText>
            </w:r>
            <w:r w:rsidRPr="00945A48" w:rsidDel="00FC2417">
              <w:rPr>
                <w:noProof/>
                <w:webHidden/>
              </w:rPr>
              <w:tab/>
            </w:r>
          </w:del>
          <w:del w:id="92" w:author="Krisztián Károlyi" w:date="2024-03-27T15:29:00Z">
            <w:r w:rsidR="00B524A2" w:rsidDel="00232271">
              <w:rPr>
                <w:noProof/>
                <w:webHidden/>
              </w:rPr>
              <w:delText>10</w:delText>
            </w:r>
          </w:del>
        </w:p>
        <w:p w14:paraId="23F07E6B" w14:textId="5381F831" w:rsidR="00D52E60" w:rsidRPr="00945A48" w:rsidDel="00FC2417" w:rsidRDefault="00D52E60">
          <w:pPr>
            <w:pStyle w:val="TOC2"/>
            <w:rPr>
              <w:del w:id="93" w:author="Krisztián Károlyi" w:date="2024-03-27T18:54:00Z"/>
              <w:rFonts w:asciiTheme="minorHAnsi" w:eastAsiaTheme="minorEastAsia" w:hAnsiTheme="minorHAnsi" w:cstheme="minorBidi"/>
              <w:noProof/>
              <w:kern w:val="2"/>
              <w:sz w:val="22"/>
              <w:szCs w:val="22"/>
              <w14:ligatures w14:val="standardContextual"/>
            </w:rPr>
          </w:pPr>
          <w:del w:id="94" w:author="Krisztián Károlyi" w:date="2024-03-27T18:54:00Z">
            <w:r w:rsidRPr="00FC2417" w:rsidDel="00FC2417">
              <w:rPr>
                <w:noProof/>
                <w:rPrChange w:id="95" w:author="Krisztián Károlyi" w:date="2024-03-27T18:54:00Z">
                  <w:rPr>
                    <w:rStyle w:val="Hyperlink"/>
                  </w:rPr>
                </w:rPrChange>
              </w:rPr>
              <w:delText>1.2</w:delText>
            </w:r>
            <w:r w:rsidRPr="00945A48" w:rsidDel="00FC2417">
              <w:rPr>
                <w:rFonts w:asciiTheme="minorHAnsi" w:eastAsiaTheme="minorEastAsia" w:hAnsiTheme="minorHAnsi" w:cstheme="minorBidi"/>
                <w:noProof/>
                <w:kern w:val="2"/>
                <w:sz w:val="22"/>
                <w:szCs w:val="22"/>
                <w14:ligatures w14:val="standardContextual"/>
              </w:rPr>
              <w:tab/>
            </w:r>
            <w:r w:rsidRPr="00FC2417" w:rsidDel="00FC2417">
              <w:rPr>
                <w:noProof/>
                <w:rPrChange w:id="96" w:author="Krisztián Károlyi" w:date="2024-03-27T18:54:00Z">
                  <w:rPr>
                    <w:rStyle w:val="Hyperlink"/>
                  </w:rPr>
                </w:rPrChange>
              </w:rPr>
              <w:delText>Felhasznált statisztikai mutatók és fogalmak</w:delText>
            </w:r>
            <w:r w:rsidRPr="00945A48" w:rsidDel="00FC2417">
              <w:rPr>
                <w:noProof/>
                <w:webHidden/>
              </w:rPr>
              <w:tab/>
            </w:r>
          </w:del>
          <w:del w:id="97" w:author="Krisztián Károlyi" w:date="2024-03-27T15:29:00Z">
            <w:r w:rsidR="00B524A2" w:rsidDel="00232271">
              <w:rPr>
                <w:noProof/>
                <w:webHidden/>
              </w:rPr>
              <w:delText>11</w:delText>
            </w:r>
          </w:del>
        </w:p>
        <w:p w14:paraId="5C2E9347" w14:textId="3C1B42BF" w:rsidR="00D52E60" w:rsidRPr="00945A48" w:rsidDel="00FC2417" w:rsidRDefault="00D52E60">
          <w:pPr>
            <w:pStyle w:val="TOC2"/>
            <w:rPr>
              <w:del w:id="98" w:author="Krisztián Károlyi" w:date="2024-03-27T18:54:00Z"/>
              <w:rFonts w:asciiTheme="minorHAnsi" w:eastAsiaTheme="minorEastAsia" w:hAnsiTheme="minorHAnsi" w:cstheme="minorBidi"/>
              <w:noProof/>
              <w:kern w:val="2"/>
              <w:sz w:val="22"/>
              <w:szCs w:val="22"/>
              <w14:ligatures w14:val="standardContextual"/>
            </w:rPr>
          </w:pPr>
          <w:del w:id="99" w:author="Krisztián Károlyi" w:date="2024-03-27T18:54:00Z">
            <w:r w:rsidRPr="00FC2417" w:rsidDel="00FC2417">
              <w:rPr>
                <w:noProof/>
                <w:rPrChange w:id="100" w:author="Krisztián Károlyi" w:date="2024-03-27T18:54:00Z">
                  <w:rPr>
                    <w:rStyle w:val="Hyperlink"/>
                  </w:rPr>
                </w:rPrChange>
              </w:rPr>
              <w:delText>Adatbeolvasás</w:delText>
            </w:r>
            <w:r w:rsidRPr="00945A48" w:rsidDel="00FC2417">
              <w:rPr>
                <w:noProof/>
                <w:webHidden/>
              </w:rPr>
              <w:tab/>
            </w:r>
          </w:del>
          <w:del w:id="101" w:author="Krisztián Károlyi" w:date="2024-03-27T15:29:00Z">
            <w:r w:rsidR="00B524A2" w:rsidDel="00232271">
              <w:rPr>
                <w:noProof/>
                <w:webHidden/>
              </w:rPr>
              <w:delText>12</w:delText>
            </w:r>
          </w:del>
        </w:p>
        <w:p w14:paraId="01D504C8" w14:textId="7CDC7625" w:rsidR="00D52E60" w:rsidRPr="00945A48" w:rsidDel="00FC2417" w:rsidRDefault="00D52E60">
          <w:pPr>
            <w:pStyle w:val="TOC1"/>
            <w:tabs>
              <w:tab w:val="right" w:leader="dot" w:pos="9061"/>
            </w:tabs>
            <w:rPr>
              <w:del w:id="102" w:author="Krisztián Károlyi" w:date="2024-03-27T18:54:00Z"/>
              <w:rFonts w:asciiTheme="minorHAnsi" w:eastAsiaTheme="minorEastAsia" w:hAnsiTheme="minorHAnsi" w:cstheme="minorBidi"/>
              <w:noProof/>
              <w:kern w:val="2"/>
              <w:sz w:val="22"/>
              <w:szCs w:val="22"/>
              <w14:ligatures w14:val="standardContextual"/>
            </w:rPr>
          </w:pPr>
          <w:del w:id="103" w:author="Krisztián Károlyi" w:date="2024-03-27T18:54:00Z">
            <w:r w:rsidRPr="00FC2417" w:rsidDel="00FC2417">
              <w:rPr>
                <w:noProof/>
                <w:rPrChange w:id="104" w:author="Krisztián Károlyi" w:date="2024-03-27T18:54:00Z">
                  <w:rPr>
                    <w:rStyle w:val="Hyperlink"/>
                  </w:rPr>
                </w:rPrChange>
              </w:rPr>
              <w:delText>3. Az idősorok elemzése</w:delText>
            </w:r>
            <w:r w:rsidRPr="00945A48" w:rsidDel="00FC2417">
              <w:rPr>
                <w:noProof/>
                <w:webHidden/>
              </w:rPr>
              <w:tab/>
            </w:r>
          </w:del>
          <w:del w:id="105" w:author="Krisztián Károlyi" w:date="2024-03-27T15:29:00Z">
            <w:r w:rsidR="00B524A2" w:rsidDel="00232271">
              <w:rPr>
                <w:noProof/>
                <w:webHidden/>
              </w:rPr>
              <w:delText>15</w:delText>
            </w:r>
          </w:del>
        </w:p>
        <w:p w14:paraId="6425150A" w14:textId="30AD64B3" w:rsidR="00D52E60" w:rsidRPr="00945A48" w:rsidDel="00FC2417" w:rsidRDefault="00D52E60">
          <w:pPr>
            <w:pStyle w:val="TOC1"/>
            <w:tabs>
              <w:tab w:val="right" w:leader="dot" w:pos="9061"/>
            </w:tabs>
            <w:rPr>
              <w:del w:id="106" w:author="Krisztián Károlyi" w:date="2024-03-27T18:54:00Z"/>
              <w:rFonts w:asciiTheme="minorHAnsi" w:eastAsiaTheme="minorEastAsia" w:hAnsiTheme="minorHAnsi" w:cstheme="minorBidi"/>
              <w:noProof/>
              <w:kern w:val="2"/>
              <w:sz w:val="22"/>
              <w:szCs w:val="22"/>
              <w14:ligatures w14:val="standardContextual"/>
            </w:rPr>
          </w:pPr>
          <w:del w:id="107" w:author="Krisztián Károlyi" w:date="2024-03-27T18:54:00Z">
            <w:r w:rsidRPr="00FC2417" w:rsidDel="00FC2417">
              <w:rPr>
                <w:noProof/>
                <w:rPrChange w:id="108" w:author="Krisztián Károlyi" w:date="2024-03-27T18:54:00Z">
                  <w:rPr>
                    <w:rStyle w:val="Hyperlink"/>
                  </w:rPr>
                </w:rPrChange>
              </w:rPr>
              <w:delText>4 Előrejelzés Box-Jenkins módszerrel</w:delText>
            </w:r>
            <w:r w:rsidRPr="00945A48" w:rsidDel="00FC2417">
              <w:rPr>
                <w:noProof/>
                <w:webHidden/>
              </w:rPr>
              <w:tab/>
            </w:r>
          </w:del>
          <w:del w:id="109" w:author="Krisztián Károlyi" w:date="2024-03-27T15:29:00Z">
            <w:r w:rsidR="00B524A2" w:rsidDel="00232271">
              <w:rPr>
                <w:noProof/>
                <w:webHidden/>
              </w:rPr>
              <w:delText>17</w:delText>
            </w:r>
          </w:del>
        </w:p>
        <w:p w14:paraId="7DA51D2A" w14:textId="06FCF93A" w:rsidR="00D52E60" w:rsidRPr="00945A48" w:rsidDel="00FC2417" w:rsidRDefault="00D52E60">
          <w:pPr>
            <w:pStyle w:val="TOC2"/>
            <w:rPr>
              <w:del w:id="110" w:author="Krisztián Károlyi" w:date="2024-03-27T18:54:00Z"/>
              <w:rFonts w:asciiTheme="minorHAnsi" w:eastAsiaTheme="minorEastAsia" w:hAnsiTheme="minorHAnsi" w:cstheme="minorBidi"/>
              <w:noProof/>
              <w:kern w:val="2"/>
              <w:sz w:val="22"/>
              <w:szCs w:val="22"/>
              <w14:ligatures w14:val="standardContextual"/>
            </w:rPr>
          </w:pPr>
          <w:del w:id="111" w:author="Krisztián Károlyi" w:date="2024-03-27T18:54:00Z">
            <w:r w:rsidRPr="00FC2417" w:rsidDel="00FC2417">
              <w:rPr>
                <w:noProof/>
                <w:rPrChange w:id="112" w:author="Krisztián Károlyi" w:date="2024-03-27T18:54:00Z">
                  <w:rPr>
                    <w:rStyle w:val="Hyperlink"/>
                  </w:rPr>
                </w:rPrChange>
              </w:rPr>
              <w:delText>4.1 A stacionaritás vizsgálata</w:delText>
            </w:r>
            <w:r w:rsidRPr="00945A48" w:rsidDel="00FC2417">
              <w:rPr>
                <w:noProof/>
                <w:webHidden/>
              </w:rPr>
              <w:tab/>
            </w:r>
          </w:del>
          <w:del w:id="113" w:author="Krisztián Károlyi" w:date="2024-03-27T15:29:00Z">
            <w:r w:rsidR="00B524A2" w:rsidDel="00232271">
              <w:rPr>
                <w:noProof/>
                <w:webHidden/>
              </w:rPr>
              <w:delText>18</w:delText>
            </w:r>
          </w:del>
        </w:p>
        <w:p w14:paraId="425CC0C1" w14:textId="31F1E383" w:rsidR="00D52E60" w:rsidRPr="00945A48" w:rsidDel="00FC2417" w:rsidRDefault="00D52E60">
          <w:pPr>
            <w:pStyle w:val="TOC2"/>
            <w:rPr>
              <w:del w:id="114" w:author="Krisztián Károlyi" w:date="2024-03-27T18:54:00Z"/>
              <w:rFonts w:asciiTheme="minorHAnsi" w:eastAsiaTheme="minorEastAsia" w:hAnsiTheme="minorHAnsi" w:cstheme="minorBidi"/>
              <w:noProof/>
              <w:kern w:val="2"/>
              <w:sz w:val="22"/>
              <w:szCs w:val="22"/>
              <w14:ligatures w14:val="standardContextual"/>
            </w:rPr>
          </w:pPr>
          <w:del w:id="115" w:author="Krisztián Károlyi" w:date="2024-03-27T18:54:00Z">
            <w:r w:rsidRPr="00FC2417" w:rsidDel="00FC2417">
              <w:rPr>
                <w:noProof/>
                <w:rPrChange w:id="116" w:author="Krisztián Károlyi" w:date="2024-03-27T18:54:00Z">
                  <w:rPr>
                    <w:rStyle w:val="Hyperlink"/>
                  </w:rPr>
                </w:rPrChange>
              </w:rPr>
              <w:delText>4.2 Autoregresszív és mozgóátlag modellek (AR, MA, ARMA, ARIMA)</w:delText>
            </w:r>
            <w:r w:rsidRPr="00945A48" w:rsidDel="00FC2417">
              <w:rPr>
                <w:noProof/>
                <w:webHidden/>
              </w:rPr>
              <w:tab/>
            </w:r>
          </w:del>
          <w:del w:id="117" w:author="Krisztián Károlyi" w:date="2024-03-27T15:29:00Z">
            <w:r w:rsidR="00B524A2" w:rsidDel="00232271">
              <w:rPr>
                <w:noProof/>
                <w:webHidden/>
              </w:rPr>
              <w:delText>19</w:delText>
            </w:r>
          </w:del>
        </w:p>
        <w:p w14:paraId="7B5B868C" w14:textId="27B1F055" w:rsidR="00D52E60" w:rsidRPr="00945A48" w:rsidDel="00FC2417" w:rsidRDefault="00D52E60">
          <w:pPr>
            <w:pStyle w:val="TOC2"/>
            <w:rPr>
              <w:del w:id="118" w:author="Krisztián Károlyi" w:date="2024-03-27T18:54:00Z"/>
              <w:rFonts w:asciiTheme="minorHAnsi" w:eastAsiaTheme="minorEastAsia" w:hAnsiTheme="minorHAnsi" w:cstheme="minorBidi"/>
              <w:noProof/>
              <w:kern w:val="2"/>
              <w:sz w:val="22"/>
              <w:szCs w:val="22"/>
              <w14:ligatures w14:val="standardContextual"/>
            </w:rPr>
          </w:pPr>
          <w:del w:id="119" w:author="Krisztián Károlyi" w:date="2024-03-27T18:54:00Z">
            <w:r w:rsidRPr="00FC2417" w:rsidDel="00FC2417">
              <w:rPr>
                <w:noProof/>
                <w:rPrChange w:id="120" w:author="Krisztián Károlyi" w:date="2024-03-27T18:54:00Z">
                  <w:rPr>
                    <w:rStyle w:val="Hyperlink"/>
                  </w:rPr>
                </w:rPrChange>
              </w:rPr>
              <w:delText>4.3 Autokorrelációs függvény használata mozgóátlag komponens meghatározására</w:delText>
            </w:r>
            <w:r w:rsidRPr="00945A48" w:rsidDel="00FC2417">
              <w:rPr>
                <w:noProof/>
                <w:webHidden/>
              </w:rPr>
              <w:tab/>
            </w:r>
          </w:del>
          <w:del w:id="121" w:author="Krisztián Károlyi" w:date="2024-03-27T15:29:00Z">
            <w:r w:rsidR="00B524A2" w:rsidDel="00232271">
              <w:rPr>
                <w:noProof/>
                <w:webHidden/>
              </w:rPr>
              <w:delText>20</w:delText>
            </w:r>
          </w:del>
        </w:p>
        <w:p w14:paraId="0145B248" w14:textId="705DBB40" w:rsidR="00D52E60" w:rsidRPr="00945A48" w:rsidDel="00FC2417" w:rsidRDefault="00D52E60">
          <w:pPr>
            <w:pStyle w:val="TOC2"/>
            <w:rPr>
              <w:del w:id="122" w:author="Krisztián Károlyi" w:date="2024-03-27T18:54:00Z"/>
              <w:rFonts w:asciiTheme="minorHAnsi" w:eastAsiaTheme="minorEastAsia" w:hAnsiTheme="minorHAnsi" w:cstheme="minorBidi"/>
              <w:noProof/>
              <w:kern w:val="2"/>
              <w:sz w:val="22"/>
              <w:szCs w:val="22"/>
              <w14:ligatures w14:val="standardContextual"/>
            </w:rPr>
          </w:pPr>
          <w:del w:id="123" w:author="Krisztián Károlyi" w:date="2024-03-27T18:54:00Z">
            <w:r w:rsidRPr="00FC2417" w:rsidDel="00FC2417">
              <w:rPr>
                <w:noProof/>
                <w:rPrChange w:id="124" w:author="Krisztián Károlyi" w:date="2024-03-27T18:54:00Z">
                  <w:rPr>
                    <w:rStyle w:val="Hyperlink"/>
                  </w:rPr>
                </w:rPrChange>
              </w:rPr>
              <w:delText>4.4 Parciális autokorrelációs függvény használata autoregresszív komponens meghatározására</w:delText>
            </w:r>
            <w:r w:rsidRPr="00945A48" w:rsidDel="00FC2417">
              <w:rPr>
                <w:noProof/>
                <w:webHidden/>
              </w:rPr>
              <w:tab/>
            </w:r>
          </w:del>
          <w:del w:id="125" w:author="Krisztián Károlyi" w:date="2024-03-27T15:29:00Z">
            <w:r w:rsidR="00B524A2" w:rsidDel="00232271">
              <w:rPr>
                <w:noProof/>
                <w:webHidden/>
              </w:rPr>
              <w:delText>21</w:delText>
            </w:r>
          </w:del>
        </w:p>
        <w:p w14:paraId="69D52CBA" w14:textId="56E5864D" w:rsidR="00D52E60" w:rsidRPr="00945A48" w:rsidDel="00FC2417" w:rsidRDefault="00D52E60">
          <w:pPr>
            <w:pStyle w:val="TOC2"/>
            <w:rPr>
              <w:del w:id="126" w:author="Krisztián Károlyi" w:date="2024-03-27T18:54:00Z"/>
              <w:rFonts w:asciiTheme="minorHAnsi" w:eastAsiaTheme="minorEastAsia" w:hAnsiTheme="minorHAnsi" w:cstheme="minorBidi"/>
              <w:noProof/>
              <w:kern w:val="2"/>
              <w:sz w:val="22"/>
              <w:szCs w:val="22"/>
              <w14:ligatures w14:val="standardContextual"/>
            </w:rPr>
          </w:pPr>
          <w:del w:id="127" w:author="Krisztián Károlyi" w:date="2024-03-27T18:54:00Z">
            <w:r w:rsidRPr="00FC2417" w:rsidDel="00FC2417">
              <w:rPr>
                <w:noProof/>
                <w:rPrChange w:id="128" w:author="Krisztián Károlyi" w:date="2024-03-27T18:54:00Z">
                  <w:rPr>
                    <w:rStyle w:val="Hyperlink"/>
                  </w:rPr>
                </w:rPrChange>
              </w:rPr>
              <w:delText>4.5 ARIMA modellek implementálása</w:delText>
            </w:r>
            <w:r w:rsidRPr="00945A48" w:rsidDel="00FC2417">
              <w:rPr>
                <w:noProof/>
                <w:webHidden/>
              </w:rPr>
              <w:tab/>
            </w:r>
          </w:del>
          <w:del w:id="129" w:author="Krisztián Károlyi" w:date="2024-03-27T15:29:00Z">
            <w:r w:rsidR="00B524A2" w:rsidDel="00232271">
              <w:rPr>
                <w:noProof/>
                <w:webHidden/>
              </w:rPr>
              <w:delText>21</w:delText>
            </w:r>
          </w:del>
        </w:p>
        <w:p w14:paraId="3221BABB" w14:textId="3E5E2225" w:rsidR="00D52E60" w:rsidRPr="00945A48" w:rsidDel="00FC2417" w:rsidRDefault="00D52E60">
          <w:pPr>
            <w:pStyle w:val="TOC1"/>
            <w:tabs>
              <w:tab w:val="right" w:leader="dot" w:pos="9061"/>
            </w:tabs>
            <w:rPr>
              <w:del w:id="130" w:author="Krisztián Károlyi" w:date="2024-03-27T18:54:00Z"/>
              <w:rFonts w:asciiTheme="minorHAnsi" w:eastAsiaTheme="minorEastAsia" w:hAnsiTheme="minorHAnsi" w:cstheme="minorBidi"/>
              <w:noProof/>
              <w:kern w:val="2"/>
              <w:sz w:val="22"/>
              <w:szCs w:val="22"/>
              <w14:ligatures w14:val="standardContextual"/>
            </w:rPr>
          </w:pPr>
          <w:del w:id="131" w:author="Krisztián Károlyi" w:date="2024-03-27T18:54:00Z">
            <w:r w:rsidRPr="00FC2417" w:rsidDel="00FC2417">
              <w:rPr>
                <w:noProof/>
                <w:rPrChange w:id="132" w:author="Krisztián Károlyi" w:date="2024-03-27T18:54:00Z">
                  <w:rPr>
                    <w:rStyle w:val="Hyperlink"/>
                  </w:rPr>
                </w:rPrChange>
              </w:rPr>
              <w:delText>5 Neurális hálózatok</w:delText>
            </w:r>
            <w:r w:rsidRPr="00945A48" w:rsidDel="00FC2417">
              <w:rPr>
                <w:noProof/>
                <w:webHidden/>
              </w:rPr>
              <w:tab/>
            </w:r>
          </w:del>
          <w:del w:id="133" w:author="Krisztián Károlyi" w:date="2024-03-27T15:29:00Z">
            <w:r w:rsidR="00B524A2" w:rsidDel="00232271">
              <w:rPr>
                <w:noProof/>
                <w:webHidden/>
              </w:rPr>
              <w:delText>23</w:delText>
            </w:r>
          </w:del>
        </w:p>
        <w:p w14:paraId="53057119" w14:textId="3C50CE0B" w:rsidR="00D52E60" w:rsidRPr="00945A48" w:rsidDel="00FC2417" w:rsidRDefault="00D52E60">
          <w:pPr>
            <w:pStyle w:val="TOC2"/>
            <w:rPr>
              <w:del w:id="134" w:author="Krisztián Károlyi" w:date="2024-03-27T18:54:00Z"/>
              <w:rFonts w:asciiTheme="minorHAnsi" w:eastAsiaTheme="minorEastAsia" w:hAnsiTheme="minorHAnsi" w:cstheme="minorBidi"/>
              <w:noProof/>
              <w:kern w:val="2"/>
              <w:sz w:val="22"/>
              <w:szCs w:val="22"/>
              <w14:ligatures w14:val="standardContextual"/>
            </w:rPr>
          </w:pPr>
          <w:del w:id="135" w:author="Krisztián Károlyi" w:date="2024-03-27T18:54:00Z">
            <w:r w:rsidRPr="00FC2417" w:rsidDel="00FC2417">
              <w:rPr>
                <w:noProof/>
                <w:rPrChange w:id="136" w:author="Krisztián Károlyi" w:date="2024-03-27T18:54:00Z">
                  <w:rPr>
                    <w:rStyle w:val="Hyperlink"/>
                  </w:rPr>
                </w:rPrChange>
              </w:rPr>
              <w:delText>5.1 Neuronok</w:delText>
            </w:r>
            <w:r w:rsidRPr="00945A48" w:rsidDel="00FC2417">
              <w:rPr>
                <w:noProof/>
                <w:webHidden/>
              </w:rPr>
              <w:tab/>
            </w:r>
          </w:del>
          <w:del w:id="137" w:author="Krisztián Károlyi" w:date="2024-03-27T15:29:00Z">
            <w:r w:rsidR="00B524A2" w:rsidDel="00232271">
              <w:rPr>
                <w:noProof/>
                <w:webHidden/>
              </w:rPr>
              <w:delText>24</w:delText>
            </w:r>
          </w:del>
        </w:p>
        <w:p w14:paraId="12D0ABC5" w14:textId="02FD455B" w:rsidR="00D52E60" w:rsidRPr="00945A48" w:rsidDel="00FC2417" w:rsidRDefault="00D52E60">
          <w:pPr>
            <w:pStyle w:val="TOC2"/>
            <w:rPr>
              <w:del w:id="138" w:author="Krisztián Károlyi" w:date="2024-03-27T18:54:00Z"/>
              <w:rFonts w:asciiTheme="minorHAnsi" w:eastAsiaTheme="minorEastAsia" w:hAnsiTheme="minorHAnsi" w:cstheme="minorBidi"/>
              <w:noProof/>
              <w:kern w:val="2"/>
              <w:sz w:val="22"/>
              <w:szCs w:val="22"/>
              <w14:ligatures w14:val="standardContextual"/>
            </w:rPr>
          </w:pPr>
          <w:del w:id="139" w:author="Krisztián Károlyi" w:date="2024-03-27T18:54:00Z">
            <w:r w:rsidRPr="00FC2417" w:rsidDel="00FC2417">
              <w:rPr>
                <w:noProof/>
                <w:rPrChange w:id="140" w:author="Krisztián Károlyi" w:date="2024-03-27T18:54:00Z">
                  <w:rPr>
                    <w:rStyle w:val="Hyperlink"/>
                  </w:rPr>
                </w:rPrChange>
              </w:rPr>
              <w:delText>5.2 Aktivációs függvények</w:delText>
            </w:r>
            <w:r w:rsidRPr="00945A48" w:rsidDel="00FC2417">
              <w:rPr>
                <w:noProof/>
                <w:webHidden/>
              </w:rPr>
              <w:tab/>
            </w:r>
          </w:del>
          <w:del w:id="141" w:author="Krisztián Károlyi" w:date="2024-03-27T15:29:00Z">
            <w:r w:rsidR="00B524A2" w:rsidDel="00232271">
              <w:rPr>
                <w:noProof/>
                <w:webHidden/>
              </w:rPr>
              <w:delText>25</w:delText>
            </w:r>
          </w:del>
        </w:p>
        <w:p w14:paraId="6A5A5651" w14:textId="495A60DE" w:rsidR="00D52E60" w:rsidRPr="00945A48" w:rsidDel="00FC2417" w:rsidRDefault="00D52E60">
          <w:pPr>
            <w:pStyle w:val="TOC2"/>
            <w:rPr>
              <w:del w:id="142" w:author="Krisztián Károlyi" w:date="2024-03-27T18:54:00Z"/>
              <w:rFonts w:asciiTheme="minorHAnsi" w:eastAsiaTheme="minorEastAsia" w:hAnsiTheme="minorHAnsi" w:cstheme="minorBidi"/>
              <w:noProof/>
              <w:kern w:val="2"/>
              <w:sz w:val="22"/>
              <w:szCs w:val="22"/>
              <w14:ligatures w14:val="standardContextual"/>
            </w:rPr>
          </w:pPr>
          <w:del w:id="143" w:author="Krisztián Károlyi" w:date="2024-03-27T18:54:00Z">
            <w:r w:rsidRPr="00FC2417" w:rsidDel="00FC2417">
              <w:rPr>
                <w:noProof/>
                <w:rPrChange w:id="144" w:author="Krisztián Károlyi" w:date="2024-03-27T18:54:00Z">
                  <w:rPr>
                    <w:rStyle w:val="Hyperlink"/>
                  </w:rPr>
                </w:rPrChange>
              </w:rPr>
              <w:delText>5.3 Perceptron, MLP</w:delText>
            </w:r>
            <w:r w:rsidRPr="00945A48" w:rsidDel="00FC2417">
              <w:rPr>
                <w:noProof/>
                <w:webHidden/>
              </w:rPr>
              <w:tab/>
            </w:r>
          </w:del>
          <w:del w:id="145" w:author="Krisztián Károlyi" w:date="2024-03-27T15:29:00Z">
            <w:r w:rsidR="00B524A2" w:rsidDel="00232271">
              <w:rPr>
                <w:noProof/>
                <w:webHidden/>
              </w:rPr>
              <w:delText>26</w:delText>
            </w:r>
          </w:del>
        </w:p>
        <w:p w14:paraId="26AE52A5" w14:textId="2B42EFF5" w:rsidR="00D52E60" w:rsidRPr="00945A48" w:rsidDel="00FC2417" w:rsidRDefault="00D52E60">
          <w:pPr>
            <w:pStyle w:val="TOC2"/>
            <w:rPr>
              <w:del w:id="146" w:author="Krisztián Károlyi" w:date="2024-03-27T18:54:00Z"/>
              <w:rFonts w:asciiTheme="minorHAnsi" w:eastAsiaTheme="minorEastAsia" w:hAnsiTheme="minorHAnsi" w:cstheme="minorBidi"/>
              <w:noProof/>
              <w:kern w:val="2"/>
              <w:sz w:val="22"/>
              <w:szCs w:val="22"/>
              <w14:ligatures w14:val="standardContextual"/>
            </w:rPr>
          </w:pPr>
          <w:del w:id="147" w:author="Krisztián Károlyi" w:date="2024-03-27T18:54:00Z">
            <w:r w:rsidRPr="00FC2417" w:rsidDel="00FC2417">
              <w:rPr>
                <w:noProof/>
                <w:rPrChange w:id="148" w:author="Krisztián Károlyi" w:date="2024-03-27T18:54:00Z">
                  <w:rPr>
                    <w:rStyle w:val="Hyperlink"/>
                  </w:rPr>
                </w:rPrChange>
              </w:rPr>
              <w:delText>5.4 LSTM (Long short-term memory)</w:delText>
            </w:r>
            <w:r w:rsidRPr="00945A48" w:rsidDel="00FC2417">
              <w:rPr>
                <w:noProof/>
                <w:webHidden/>
              </w:rPr>
              <w:tab/>
            </w:r>
          </w:del>
          <w:del w:id="149" w:author="Krisztián Károlyi" w:date="2024-03-27T15:29:00Z">
            <w:r w:rsidR="00B524A2" w:rsidDel="00232271">
              <w:rPr>
                <w:noProof/>
                <w:webHidden/>
              </w:rPr>
              <w:delText>28</w:delText>
            </w:r>
          </w:del>
        </w:p>
        <w:p w14:paraId="08A54907" w14:textId="41FC432D" w:rsidR="00D52E60" w:rsidRPr="00945A48" w:rsidDel="00FC2417" w:rsidRDefault="00D52E60">
          <w:pPr>
            <w:pStyle w:val="TOC2"/>
            <w:rPr>
              <w:del w:id="150" w:author="Krisztián Károlyi" w:date="2024-03-27T18:54:00Z"/>
              <w:rFonts w:asciiTheme="minorHAnsi" w:eastAsiaTheme="minorEastAsia" w:hAnsiTheme="minorHAnsi" w:cstheme="minorBidi"/>
              <w:noProof/>
              <w:kern w:val="2"/>
              <w:sz w:val="22"/>
              <w:szCs w:val="22"/>
              <w14:ligatures w14:val="standardContextual"/>
            </w:rPr>
          </w:pPr>
          <w:del w:id="151" w:author="Krisztián Károlyi" w:date="2024-03-27T18:54:00Z">
            <w:r w:rsidRPr="00FC2417" w:rsidDel="00FC2417">
              <w:rPr>
                <w:noProof/>
                <w:rPrChange w:id="152" w:author="Krisztián Károlyi" w:date="2024-03-27T18:54:00Z">
                  <w:rPr>
                    <w:rStyle w:val="Hyperlink"/>
                  </w:rPr>
                </w:rPrChange>
              </w:rPr>
              <w:delText>5.5 Felhasznált tanítási stratégia</w:delText>
            </w:r>
            <w:r w:rsidRPr="00945A48" w:rsidDel="00FC2417">
              <w:rPr>
                <w:noProof/>
                <w:webHidden/>
              </w:rPr>
              <w:tab/>
            </w:r>
          </w:del>
          <w:del w:id="153" w:author="Krisztián Károlyi" w:date="2024-03-27T15:29:00Z">
            <w:r w:rsidR="00B524A2" w:rsidDel="00232271">
              <w:rPr>
                <w:noProof/>
                <w:webHidden/>
              </w:rPr>
              <w:delText>29</w:delText>
            </w:r>
          </w:del>
        </w:p>
        <w:p w14:paraId="47EF5727" w14:textId="05A9DF88" w:rsidR="00D52E60" w:rsidRPr="00945A48" w:rsidDel="00FC2417" w:rsidRDefault="00D52E60">
          <w:pPr>
            <w:pStyle w:val="TOC3"/>
            <w:tabs>
              <w:tab w:val="right" w:leader="dot" w:pos="9061"/>
            </w:tabs>
            <w:rPr>
              <w:del w:id="154" w:author="Krisztián Károlyi" w:date="2024-03-27T18:54:00Z"/>
              <w:rFonts w:asciiTheme="minorHAnsi" w:eastAsiaTheme="minorEastAsia" w:hAnsiTheme="minorHAnsi" w:cstheme="minorBidi"/>
              <w:noProof/>
              <w:kern w:val="2"/>
              <w:sz w:val="22"/>
              <w:szCs w:val="22"/>
              <w14:ligatures w14:val="standardContextual"/>
            </w:rPr>
          </w:pPr>
          <w:del w:id="155" w:author="Krisztián Károlyi" w:date="2024-03-27T18:54:00Z">
            <w:r w:rsidRPr="00FC2417" w:rsidDel="00FC2417">
              <w:rPr>
                <w:noProof/>
                <w:rPrChange w:id="156" w:author="Krisztián Károlyi" w:date="2024-03-27T18:54:00Z">
                  <w:rPr>
                    <w:rStyle w:val="Hyperlink"/>
                  </w:rPr>
                </w:rPrChange>
              </w:rPr>
              <w:delText>5.5.1 Az adatbázis előkészítése a neuronhálók betanítására</w:delText>
            </w:r>
            <w:r w:rsidRPr="00945A48" w:rsidDel="00FC2417">
              <w:rPr>
                <w:noProof/>
                <w:webHidden/>
              </w:rPr>
              <w:tab/>
            </w:r>
          </w:del>
          <w:del w:id="157" w:author="Krisztián Károlyi" w:date="2024-03-27T15:29:00Z">
            <w:r w:rsidR="00B524A2" w:rsidDel="00232271">
              <w:rPr>
                <w:noProof/>
                <w:webHidden/>
              </w:rPr>
              <w:delText>30</w:delText>
            </w:r>
          </w:del>
        </w:p>
        <w:p w14:paraId="43EF4331" w14:textId="60F11123" w:rsidR="00D52E60" w:rsidRPr="00945A48" w:rsidDel="00FC2417" w:rsidRDefault="00D52E60">
          <w:pPr>
            <w:pStyle w:val="TOC3"/>
            <w:tabs>
              <w:tab w:val="right" w:leader="dot" w:pos="9061"/>
            </w:tabs>
            <w:rPr>
              <w:del w:id="158" w:author="Krisztián Károlyi" w:date="2024-03-27T18:54:00Z"/>
              <w:rFonts w:asciiTheme="minorHAnsi" w:eastAsiaTheme="minorEastAsia" w:hAnsiTheme="minorHAnsi" w:cstheme="minorBidi"/>
              <w:noProof/>
              <w:kern w:val="2"/>
              <w:sz w:val="22"/>
              <w:szCs w:val="22"/>
              <w14:ligatures w14:val="standardContextual"/>
            </w:rPr>
          </w:pPr>
          <w:del w:id="159" w:author="Krisztián Károlyi" w:date="2024-03-27T18:54:00Z">
            <w:r w:rsidRPr="00FC2417" w:rsidDel="00FC2417">
              <w:rPr>
                <w:noProof/>
                <w:rPrChange w:id="160" w:author="Krisztián Károlyi" w:date="2024-03-27T18:54:00Z">
                  <w:rPr>
                    <w:rStyle w:val="Hyperlink"/>
                  </w:rPr>
                </w:rPrChange>
              </w:rPr>
              <w:delText>5.5.2 A tanítóadatok normalizálása</w:delText>
            </w:r>
            <w:r w:rsidRPr="00945A48" w:rsidDel="00FC2417">
              <w:rPr>
                <w:noProof/>
                <w:webHidden/>
              </w:rPr>
              <w:tab/>
            </w:r>
          </w:del>
          <w:del w:id="161" w:author="Krisztián Károlyi" w:date="2024-03-27T15:29:00Z">
            <w:r w:rsidR="00B524A2" w:rsidDel="00232271">
              <w:rPr>
                <w:noProof/>
                <w:webHidden/>
              </w:rPr>
              <w:delText>31</w:delText>
            </w:r>
          </w:del>
        </w:p>
        <w:p w14:paraId="4CF18857" w14:textId="1B2B566A" w:rsidR="00D52E60" w:rsidRPr="00945A48" w:rsidDel="00FC2417" w:rsidRDefault="00D52E60">
          <w:pPr>
            <w:pStyle w:val="TOC2"/>
            <w:rPr>
              <w:del w:id="162" w:author="Krisztián Károlyi" w:date="2024-03-27T18:54:00Z"/>
              <w:rFonts w:asciiTheme="minorHAnsi" w:eastAsiaTheme="minorEastAsia" w:hAnsiTheme="minorHAnsi" w:cstheme="minorBidi"/>
              <w:noProof/>
              <w:kern w:val="2"/>
              <w:sz w:val="22"/>
              <w:szCs w:val="22"/>
              <w14:ligatures w14:val="standardContextual"/>
            </w:rPr>
          </w:pPr>
          <w:del w:id="163" w:author="Krisztián Károlyi" w:date="2024-03-27T18:54:00Z">
            <w:r w:rsidRPr="00FC2417" w:rsidDel="00FC2417">
              <w:rPr>
                <w:noProof/>
                <w:rPrChange w:id="164" w:author="Krisztián Károlyi" w:date="2024-03-27T18:54:00Z">
                  <w:rPr>
                    <w:rStyle w:val="Hyperlink"/>
                  </w:rPr>
                </w:rPrChange>
              </w:rPr>
              <w:delText>5.7 Az MLP modellek implementációja</w:delText>
            </w:r>
            <w:r w:rsidRPr="00945A48" w:rsidDel="00FC2417">
              <w:rPr>
                <w:noProof/>
                <w:webHidden/>
              </w:rPr>
              <w:tab/>
            </w:r>
          </w:del>
          <w:del w:id="165" w:author="Krisztián Károlyi" w:date="2024-03-27T15:29:00Z">
            <w:r w:rsidR="00B524A2" w:rsidDel="00232271">
              <w:rPr>
                <w:noProof/>
                <w:webHidden/>
              </w:rPr>
              <w:delText>32</w:delText>
            </w:r>
          </w:del>
        </w:p>
        <w:p w14:paraId="69084DC4" w14:textId="689EED28" w:rsidR="00D52E60" w:rsidRPr="00945A48" w:rsidDel="00FC2417" w:rsidRDefault="00D52E60">
          <w:pPr>
            <w:pStyle w:val="TOC2"/>
            <w:rPr>
              <w:del w:id="166" w:author="Krisztián Károlyi" w:date="2024-03-27T18:54:00Z"/>
              <w:rFonts w:asciiTheme="minorHAnsi" w:eastAsiaTheme="minorEastAsia" w:hAnsiTheme="minorHAnsi" w:cstheme="minorBidi"/>
              <w:noProof/>
              <w:kern w:val="2"/>
              <w:sz w:val="22"/>
              <w:szCs w:val="22"/>
              <w14:ligatures w14:val="standardContextual"/>
            </w:rPr>
          </w:pPr>
          <w:del w:id="167" w:author="Krisztián Károlyi" w:date="2024-03-27T18:54:00Z">
            <w:r w:rsidRPr="00FC2417" w:rsidDel="00FC2417">
              <w:rPr>
                <w:noProof/>
                <w:rPrChange w:id="168" w:author="Krisztián Károlyi" w:date="2024-03-27T18:54:00Z">
                  <w:rPr>
                    <w:rStyle w:val="Hyperlink"/>
                  </w:rPr>
                </w:rPrChange>
              </w:rPr>
              <w:delText>5.7 Az LSTM modellek implementációja</w:delText>
            </w:r>
            <w:r w:rsidRPr="00945A48" w:rsidDel="00FC2417">
              <w:rPr>
                <w:noProof/>
                <w:webHidden/>
              </w:rPr>
              <w:tab/>
            </w:r>
          </w:del>
          <w:del w:id="169" w:author="Krisztián Károlyi" w:date="2024-03-27T15:29:00Z">
            <w:r w:rsidR="00B524A2" w:rsidDel="00232271">
              <w:rPr>
                <w:noProof/>
                <w:webHidden/>
              </w:rPr>
              <w:delText>34</w:delText>
            </w:r>
          </w:del>
        </w:p>
        <w:p w14:paraId="7E9C4213" w14:textId="33FD10C4" w:rsidR="00D52E60" w:rsidRPr="00945A48" w:rsidDel="00FC2417" w:rsidRDefault="00D52E60">
          <w:pPr>
            <w:pStyle w:val="TOC2"/>
            <w:rPr>
              <w:del w:id="170" w:author="Krisztián Károlyi" w:date="2024-03-27T18:54:00Z"/>
              <w:rFonts w:asciiTheme="minorHAnsi" w:eastAsiaTheme="minorEastAsia" w:hAnsiTheme="minorHAnsi" w:cstheme="minorBidi"/>
              <w:noProof/>
              <w:kern w:val="2"/>
              <w:sz w:val="22"/>
              <w:szCs w:val="22"/>
              <w14:ligatures w14:val="standardContextual"/>
            </w:rPr>
          </w:pPr>
          <w:del w:id="171" w:author="Krisztián Károlyi" w:date="2024-03-27T18:54:00Z">
            <w:r w:rsidRPr="00FC2417" w:rsidDel="00FC2417">
              <w:rPr>
                <w:noProof/>
                <w:rPrChange w:id="172" w:author="Krisztián Károlyi" w:date="2024-03-27T18:54:00Z">
                  <w:rPr>
                    <w:rStyle w:val="Hyperlink"/>
                  </w:rPr>
                </w:rPrChange>
              </w:rPr>
              <w:delText>6 Eredmények</w:delText>
            </w:r>
            <w:r w:rsidRPr="00945A48" w:rsidDel="00FC2417">
              <w:rPr>
                <w:noProof/>
                <w:webHidden/>
              </w:rPr>
              <w:tab/>
            </w:r>
          </w:del>
          <w:del w:id="173" w:author="Krisztián Károlyi" w:date="2024-03-27T15:29:00Z">
            <w:r w:rsidR="00B524A2" w:rsidDel="00232271">
              <w:rPr>
                <w:noProof/>
                <w:webHidden/>
              </w:rPr>
              <w:delText>35</w:delText>
            </w:r>
          </w:del>
        </w:p>
        <w:p w14:paraId="4B9FC5FE" w14:textId="0E790500" w:rsidR="00D52E60" w:rsidRPr="00945A48" w:rsidDel="00FC2417" w:rsidRDefault="00D52E60">
          <w:pPr>
            <w:pStyle w:val="TOC1"/>
            <w:tabs>
              <w:tab w:val="right" w:leader="dot" w:pos="9061"/>
            </w:tabs>
            <w:rPr>
              <w:del w:id="174" w:author="Krisztián Károlyi" w:date="2024-03-27T18:54:00Z"/>
              <w:rFonts w:asciiTheme="minorHAnsi" w:eastAsiaTheme="minorEastAsia" w:hAnsiTheme="minorHAnsi" w:cstheme="minorBidi"/>
              <w:noProof/>
              <w:kern w:val="2"/>
              <w:sz w:val="22"/>
              <w:szCs w:val="22"/>
              <w14:ligatures w14:val="standardContextual"/>
            </w:rPr>
          </w:pPr>
          <w:del w:id="175" w:author="Krisztián Károlyi" w:date="2024-03-27T18:54:00Z">
            <w:r w:rsidRPr="00FC2417" w:rsidDel="00FC2417">
              <w:rPr>
                <w:noProof/>
                <w:rPrChange w:id="176" w:author="Krisztián Károlyi" w:date="2024-03-27T18:54:00Z">
                  <w:rPr>
                    <w:rStyle w:val="Hyperlink"/>
                  </w:rPr>
                </w:rPrChange>
              </w:rPr>
              <w:delText>7 A Django webalkalamzás bemutatása</w:delText>
            </w:r>
            <w:r w:rsidRPr="00945A48" w:rsidDel="00FC2417">
              <w:rPr>
                <w:noProof/>
                <w:webHidden/>
              </w:rPr>
              <w:tab/>
            </w:r>
          </w:del>
          <w:del w:id="177" w:author="Krisztián Károlyi" w:date="2024-03-27T15:29:00Z">
            <w:r w:rsidR="00B524A2" w:rsidDel="00232271">
              <w:rPr>
                <w:noProof/>
                <w:webHidden/>
              </w:rPr>
              <w:delText>40</w:delText>
            </w:r>
          </w:del>
        </w:p>
        <w:p w14:paraId="4B7B7B1D" w14:textId="53C183A7" w:rsidR="00D52E60" w:rsidRPr="00945A48" w:rsidDel="00FC2417" w:rsidRDefault="00D52E60">
          <w:pPr>
            <w:pStyle w:val="TOC2"/>
            <w:rPr>
              <w:del w:id="178" w:author="Krisztián Károlyi" w:date="2024-03-27T18:54:00Z"/>
              <w:rFonts w:asciiTheme="minorHAnsi" w:eastAsiaTheme="minorEastAsia" w:hAnsiTheme="minorHAnsi" w:cstheme="minorBidi"/>
              <w:noProof/>
              <w:kern w:val="2"/>
              <w:sz w:val="22"/>
              <w:szCs w:val="22"/>
              <w14:ligatures w14:val="standardContextual"/>
            </w:rPr>
          </w:pPr>
          <w:del w:id="179" w:author="Krisztián Károlyi" w:date="2024-03-27T18:54:00Z">
            <w:r w:rsidRPr="00FC2417" w:rsidDel="00FC2417">
              <w:rPr>
                <w:noProof/>
                <w:rPrChange w:id="180" w:author="Krisztián Károlyi" w:date="2024-03-27T18:54:00Z">
                  <w:rPr>
                    <w:rStyle w:val="Hyperlink"/>
                  </w:rPr>
                </w:rPrChange>
              </w:rPr>
              <w:delText>7.1 MVC</w:delText>
            </w:r>
            <w:r w:rsidRPr="00945A48" w:rsidDel="00FC2417">
              <w:rPr>
                <w:noProof/>
                <w:webHidden/>
              </w:rPr>
              <w:tab/>
            </w:r>
          </w:del>
          <w:del w:id="181" w:author="Krisztián Károlyi" w:date="2024-03-27T15:29:00Z">
            <w:r w:rsidR="00B524A2" w:rsidDel="00232271">
              <w:rPr>
                <w:noProof/>
                <w:webHidden/>
              </w:rPr>
              <w:delText>40</w:delText>
            </w:r>
          </w:del>
        </w:p>
        <w:p w14:paraId="5B2ED935" w14:textId="41E46F6A" w:rsidR="00D52E60" w:rsidRPr="00945A48" w:rsidDel="00FC2417" w:rsidRDefault="00D52E60">
          <w:pPr>
            <w:pStyle w:val="TOC2"/>
            <w:rPr>
              <w:del w:id="182" w:author="Krisztián Károlyi" w:date="2024-03-27T18:54:00Z"/>
              <w:rFonts w:asciiTheme="minorHAnsi" w:eastAsiaTheme="minorEastAsia" w:hAnsiTheme="minorHAnsi" w:cstheme="minorBidi"/>
              <w:noProof/>
              <w:kern w:val="2"/>
              <w:sz w:val="22"/>
              <w:szCs w:val="22"/>
              <w14:ligatures w14:val="standardContextual"/>
            </w:rPr>
          </w:pPr>
          <w:del w:id="183" w:author="Krisztián Károlyi" w:date="2024-03-27T18:54:00Z">
            <w:r w:rsidRPr="00FC2417" w:rsidDel="00FC2417">
              <w:rPr>
                <w:noProof/>
                <w:rPrChange w:id="184" w:author="Krisztián Károlyi" w:date="2024-03-27T18:54:00Z">
                  <w:rPr>
                    <w:rStyle w:val="Hyperlink"/>
                  </w:rPr>
                </w:rPrChange>
              </w:rPr>
              <w:delText>7.2 Django</w:delText>
            </w:r>
            <w:r w:rsidRPr="00945A48" w:rsidDel="00FC2417">
              <w:rPr>
                <w:noProof/>
                <w:webHidden/>
              </w:rPr>
              <w:tab/>
            </w:r>
          </w:del>
          <w:del w:id="185" w:author="Krisztián Károlyi" w:date="2024-03-27T15:29:00Z">
            <w:r w:rsidR="00B524A2" w:rsidDel="00232271">
              <w:rPr>
                <w:noProof/>
                <w:webHidden/>
              </w:rPr>
              <w:delText>41</w:delText>
            </w:r>
          </w:del>
        </w:p>
        <w:p w14:paraId="2F4F9FA5" w14:textId="739315DD" w:rsidR="00D52E60" w:rsidRPr="00945A48" w:rsidDel="00FC2417" w:rsidRDefault="00D52E60">
          <w:pPr>
            <w:pStyle w:val="TOC1"/>
            <w:tabs>
              <w:tab w:val="right" w:leader="dot" w:pos="9061"/>
            </w:tabs>
            <w:rPr>
              <w:del w:id="186" w:author="Krisztián Károlyi" w:date="2024-03-27T18:54:00Z"/>
              <w:rFonts w:asciiTheme="minorHAnsi" w:eastAsiaTheme="minorEastAsia" w:hAnsiTheme="minorHAnsi" w:cstheme="minorBidi"/>
              <w:noProof/>
              <w:kern w:val="2"/>
              <w:sz w:val="22"/>
              <w:szCs w:val="22"/>
              <w14:ligatures w14:val="standardContextual"/>
            </w:rPr>
          </w:pPr>
          <w:del w:id="187" w:author="Krisztián Károlyi" w:date="2024-03-27T18:54:00Z">
            <w:r w:rsidRPr="00FC2417" w:rsidDel="00FC2417">
              <w:rPr>
                <w:noProof/>
                <w:rPrChange w:id="188" w:author="Krisztián Károlyi" w:date="2024-03-27T18:54:00Z">
                  <w:rPr>
                    <w:rStyle w:val="Hyperlink"/>
                  </w:rPr>
                </w:rPrChange>
              </w:rPr>
              <w:delText>8 Következtetések</w:delText>
            </w:r>
            <w:r w:rsidRPr="00945A48" w:rsidDel="00FC2417">
              <w:rPr>
                <w:noProof/>
                <w:webHidden/>
              </w:rPr>
              <w:tab/>
            </w:r>
          </w:del>
          <w:del w:id="189" w:author="Krisztián Károlyi" w:date="2024-03-27T15:29:00Z">
            <w:r w:rsidR="00B524A2" w:rsidDel="00232271">
              <w:rPr>
                <w:noProof/>
                <w:webHidden/>
              </w:rPr>
              <w:delText>42</w:delText>
            </w:r>
          </w:del>
        </w:p>
        <w:p w14:paraId="1CAC4B2B" w14:textId="6CBAAFC0" w:rsidR="00D52E60" w:rsidRPr="00945A48" w:rsidDel="00FC2417" w:rsidRDefault="00D52E60">
          <w:pPr>
            <w:pStyle w:val="TOC1"/>
            <w:tabs>
              <w:tab w:val="right" w:leader="dot" w:pos="9061"/>
            </w:tabs>
            <w:rPr>
              <w:del w:id="190" w:author="Krisztián Károlyi" w:date="2024-03-27T18:54:00Z"/>
              <w:rFonts w:asciiTheme="minorHAnsi" w:eastAsiaTheme="minorEastAsia" w:hAnsiTheme="minorHAnsi" w:cstheme="minorBidi"/>
              <w:noProof/>
              <w:kern w:val="2"/>
              <w:sz w:val="22"/>
              <w:szCs w:val="22"/>
              <w14:ligatures w14:val="standardContextual"/>
            </w:rPr>
          </w:pPr>
          <w:del w:id="191" w:author="Krisztián Károlyi" w:date="2024-03-27T18:54:00Z">
            <w:r w:rsidRPr="00FC2417" w:rsidDel="00FC2417">
              <w:rPr>
                <w:noProof/>
                <w:rPrChange w:id="192" w:author="Krisztián Károlyi" w:date="2024-03-27T18:54:00Z">
                  <w:rPr>
                    <w:rStyle w:val="Hyperlink"/>
                  </w:rPr>
                </w:rPrChange>
              </w:rPr>
              <w:delText>5. Irodalomjegyzék</w:delText>
            </w:r>
            <w:r w:rsidRPr="00945A48" w:rsidDel="00FC2417">
              <w:rPr>
                <w:noProof/>
                <w:webHidden/>
              </w:rPr>
              <w:tab/>
            </w:r>
          </w:del>
          <w:del w:id="193" w:author="Krisztián Károlyi" w:date="2024-03-27T15:29:00Z">
            <w:r w:rsidR="00B524A2" w:rsidDel="00232271">
              <w:rPr>
                <w:noProof/>
                <w:webHidden/>
              </w:rPr>
              <w:delText>43</w:delText>
            </w:r>
          </w:del>
        </w:p>
        <w:p w14:paraId="39FD86A7" w14:textId="18CC7C60" w:rsidR="006A2D4C" w:rsidRPr="00945A48" w:rsidDel="00CF5AFD" w:rsidRDefault="006A2D4C">
          <w:pPr>
            <w:rPr>
              <w:del w:id="194" w:author="Krisztián Károlyi" w:date="2024-03-27T18:55:00Z"/>
              <w:b/>
              <w:bCs/>
            </w:rPr>
          </w:pPr>
          <w:r w:rsidRPr="00945A48">
            <w:rPr>
              <w:b/>
              <w:bCs/>
            </w:rPr>
            <w:fldChar w:fldCharType="end"/>
          </w:r>
        </w:p>
      </w:sdtContent>
    </w:sdt>
    <w:p w14:paraId="75E71D33" w14:textId="77777777" w:rsidR="00A13E57" w:rsidRPr="00945A48" w:rsidRDefault="00A13E57">
      <w:pPr>
        <w:rPr>
          <w:rFonts w:eastAsiaTheme="majorEastAsia"/>
          <w:b/>
          <w:sz w:val="32"/>
          <w:szCs w:val="32"/>
          <w:highlight w:val="lightGray"/>
        </w:rPr>
      </w:pPr>
      <w:bookmarkStart w:id="195" w:name="_Toc159784265"/>
      <w:del w:id="196" w:author="Krisztián Károlyi" w:date="2024-03-27T18:54:00Z">
        <w:r w:rsidRPr="00945A48" w:rsidDel="00D1529F">
          <w:rPr>
            <w:highlight w:val="lightGray"/>
          </w:rPr>
          <w:br w:type="page"/>
        </w:r>
      </w:del>
    </w:p>
    <w:p w14:paraId="2A670A07" w14:textId="339501C5" w:rsidR="006A5EB3" w:rsidRPr="00945A48" w:rsidRDefault="00A13E57" w:rsidP="00552ED4">
      <w:pPr>
        <w:pStyle w:val="Heading1"/>
        <w:rPr>
          <w:rFonts w:cs="Times New Roman"/>
        </w:rPr>
      </w:pPr>
      <w:del w:id="197" w:author="Krisztián Károlyi" w:date="2024-03-27T16:28:00Z">
        <w:r w:rsidRPr="00945A48" w:rsidDel="00E82D1B">
          <w:rPr>
            <w:rFonts w:cs="Times New Roman"/>
          </w:rPr>
          <w:delText xml:space="preserve">1. </w:delText>
        </w:r>
      </w:del>
      <w:bookmarkStart w:id="198" w:name="_Toc162458078"/>
      <w:r w:rsidRPr="00945A48">
        <w:rPr>
          <w:rFonts w:cs="Times New Roman"/>
        </w:rPr>
        <w:t>Bevezetés</w:t>
      </w:r>
      <w:bookmarkEnd w:id="195"/>
      <w:bookmarkEnd w:id="198"/>
    </w:p>
    <w:p w14:paraId="1E94064A" w14:textId="13E792C5" w:rsidR="00590958" w:rsidRPr="00945A48" w:rsidRDefault="00000000">
      <w:pPr>
        <w:jc w:val="both"/>
      </w:pPr>
      <w:r w:rsidRPr="00945A48">
        <w:t xml:space="preserve">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w:t>
      </w:r>
    </w:p>
    <w:p w14:paraId="5641B401" w14:textId="2A060F96" w:rsidR="00155784" w:rsidRPr="00945A48" w:rsidRDefault="00155784">
      <w:pPr>
        <w:jc w:val="both"/>
      </w:pPr>
      <w:r w:rsidRPr="00945A48">
        <w:t xml:space="preserve">A COVID-19 pandémia súlyos gazdasági hatásokkal járt számos országban, beleértve Romániát is. A járvány okozta korlátozások és gazdasági visszaesés jelentős mértékben befolyásolta a munkaerőpiacot és az álláskeresési helyzetet. </w:t>
      </w:r>
      <w:r w:rsidR="00BE0AC0" w:rsidRPr="00945A48">
        <w:t xml:space="preserve">Kis- és </w:t>
      </w:r>
      <w:r w:rsidR="00072467">
        <w:t>n</w:t>
      </w:r>
      <w:r w:rsidR="00955193" w:rsidRPr="00945A48">
        <w:t>agyvállalkozások egyaránt bezártak</w:t>
      </w:r>
      <w:r w:rsidR="00BE0AC0" w:rsidRPr="00945A48">
        <w:t xml:space="preserve">, </w:t>
      </w:r>
      <w:r w:rsidR="003F7277" w:rsidRPr="00945A48">
        <w:t>bocsátottak el dolgozókat vagy</w:t>
      </w:r>
      <w:r w:rsidR="0066148D" w:rsidRPr="00945A48">
        <w:t xml:space="preserve"> </w:t>
      </w:r>
      <w:r w:rsidR="00FA210C" w:rsidRPr="00945A48">
        <w:t>küldt</w:t>
      </w:r>
      <w:r w:rsidR="001E3971" w:rsidRPr="00945A48">
        <w:t xml:space="preserve">ék őket </w:t>
      </w:r>
      <w:r w:rsidR="00FA210C" w:rsidRPr="00945A48">
        <w:t>kényszerszabadságra.</w:t>
      </w:r>
      <w:r w:rsidR="009D3668" w:rsidRPr="00945A48">
        <w:t xml:space="preserve">  </w:t>
      </w:r>
      <w:r w:rsidR="000A4F80" w:rsidRPr="00945A48">
        <w:br/>
        <w:t xml:space="preserve">Az idősorok elemzése és a megbízható előrejelzések készítése kulcsfontosságú eszköz lehet az adott régió gazdaságának és munkanélküliségi helyzetének változásainak megértésében, valamint az ehhez igazított gazdasági intézkedések megalapozásában. </w:t>
      </w:r>
      <w:r w:rsidR="00901CB1" w:rsidRPr="00945A48">
        <w:t xml:space="preserve"> </w:t>
      </w:r>
      <w:sdt>
        <w:sdtPr>
          <w:id w:val="-1223297307"/>
          <w:citation/>
        </w:sdtPr>
        <w:sdtContent>
          <w:r w:rsidR="009D3668" w:rsidRPr="00945A48">
            <w:fldChar w:fldCharType="begin"/>
          </w:r>
          <w:r w:rsidR="009D3668" w:rsidRPr="00945A48">
            <w:instrText xml:space="preserve"> CITATION Dav21 \l 2057 </w:instrText>
          </w:r>
          <w:r w:rsidR="009D3668" w:rsidRPr="00945A48">
            <w:fldChar w:fldCharType="separate"/>
          </w:r>
          <w:r w:rsidR="00683CFD">
            <w:rPr>
              <w:noProof/>
            </w:rPr>
            <w:t>(Davidescu, Apostu, &amp; Paul, 2021)</w:t>
          </w:r>
          <w:r w:rsidR="009D3668" w:rsidRPr="00945A48">
            <w:fldChar w:fldCharType="end"/>
          </w:r>
        </w:sdtContent>
      </w:sdt>
    </w:p>
    <w:p w14:paraId="5A12F3C9" w14:textId="2A7B661D" w:rsidR="006A5EB3" w:rsidRPr="00945A48" w:rsidRDefault="00000000" w:rsidP="00EB58D6">
      <w:pPr>
        <w:jc w:val="both"/>
      </w:pPr>
      <w:r w:rsidRPr="00945A48">
        <w:t>Ebben a</w:t>
      </w:r>
      <w:r w:rsidR="00465419">
        <w:t xml:space="preserve"> </w:t>
      </w:r>
      <w:r w:rsidRPr="00945A48">
        <w:t>dolgozatban Hargita, Kovászna és Maros megye havi munkanélküliségi rátáit vizsgálom 2010 január és 202</w:t>
      </w:r>
      <w:r w:rsidR="00522E73" w:rsidRPr="00945A48">
        <w:t>2</w:t>
      </w:r>
      <w:r w:rsidR="006A2D02" w:rsidRPr="00945A48">
        <w:t xml:space="preserve"> júli</w:t>
      </w:r>
      <w:r w:rsidR="004A6DEB" w:rsidRPr="00945A48">
        <w:t>u</w:t>
      </w:r>
      <w:r w:rsidR="006A2D02" w:rsidRPr="00945A48">
        <w:t>s</w:t>
      </w:r>
      <w:r w:rsidRPr="00945A48">
        <w:t xml:space="preserve"> között. Az adatokat Románia országos statisztikai hivatalának (</w:t>
      </w:r>
      <w:proofErr w:type="spellStart"/>
      <w:r w:rsidRPr="00945A48">
        <w:t>Institutul</w:t>
      </w:r>
      <w:proofErr w:type="spellEnd"/>
      <w:r w:rsidRPr="00945A48">
        <w:t xml:space="preserve"> </w:t>
      </w:r>
      <w:proofErr w:type="spellStart"/>
      <w:r w:rsidRPr="00945A48">
        <w:t>Național</w:t>
      </w:r>
      <w:proofErr w:type="spellEnd"/>
      <w:r w:rsidRPr="00945A48">
        <w:t xml:space="preserve"> de </w:t>
      </w:r>
      <w:proofErr w:type="spellStart"/>
      <w:r w:rsidRPr="00945A48">
        <w:t>Statistică</w:t>
      </w:r>
      <w:proofErr w:type="spellEnd"/>
      <w:r w:rsidRPr="00945A48">
        <w:t xml:space="preserve">) hivatalos oldaláról töltöttem le. </w:t>
      </w:r>
      <w:r w:rsidR="00AD46A0" w:rsidRPr="00945A48">
        <w:br/>
      </w:r>
      <w:r w:rsidRPr="00945A48">
        <w:t xml:space="preserve">Célom, hogy statisztikai elemzést készítsek ezekről az idősorokról, valamint megvizsgáljam, hogy ezen idősorok esetében, </w:t>
      </w:r>
      <w:r w:rsidR="00E60100" w:rsidRPr="00945A48">
        <w:t>1</w:t>
      </w:r>
      <w:r w:rsidRPr="00945A48">
        <w:t xml:space="preserve"> </w:t>
      </w:r>
      <w:r w:rsidR="00E60100" w:rsidRPr="00945A48">
        <w:t>év</w:t>
      </w:r>
      <w:r w:rsidRPr="00945A48">
        <w:t xml:space="preserve"> távlatában </w:t>
      </w:r>
      <w:r w:rsidR="006A5073" w:rsidRPr="00945A48">
        <w:t xml:space="preserve">(2022 </w:t>
      </w:r>
      <w:r w:rsidR="00E60100" w:rsidRPr="00945A48">
        <w:t>augusztus</w:t>
      </w:r>
      <w:r w:rsidR="006A5073" w:rsidRPr="00945A48">
        <w:t xml:space="preserve"> – 2023 július) </w:t>
      </w:r>
      <w:r w:rsidRPr="00945A48">
        <w:t>a</w:t>
      </w:r>
      <w:r w:rsidR="00DF596B" w:rsidRPr="00945A48">
        <w:t xml:space="preserve"> </w:t>
      </w:r>
      <w:r w:rsidR="00BD27F6" w:rsidRPr="00945A48">
        <w:t>Box-Jenkins eljárással készült ARIMA</w:t>
      </w:r>
      <w:r w:rsidR="003B55B7">
        <w:t xml:space="preserve"> (autoregresszív integrált mozgóátlag)</w:t>
      </w:r>
      <w:r w:rsidR="002133AA" w:rsidRPr="00945A48">
        <w:t xml:space="preserve"> modellek</w:t>
      </w:r>
      <w:r w:rsidRPr="00945A48">
        <w:t xml:space="preserve">, vagy a </w:t>
      </w:r>
      <w:r w:rsidR="00DF596B" w:rsidRPr="00945A48">
        <w:t>gépi tanulás</w:t>
      </w:r>
      <w:r w:rsidR="004E4AA8" w:rsidRPr="00945A48">
        <w:t>on</w:t>
      </w:r>
      <w:r w:rsidRPr="00945A48">
        <w:t xml:space="preserve"> alapuló MLP (</w:t>
      </w:r>
      <w:r w:rsidR="00EB58D6" w:rsidRPr="00945A48">
        <w:t>többrétegű</w:t>
      </w:r>
      <w:r w:rsidR="00B73C13" w:rsidRPr="00945A48">
        <w:t xml:space="preserve"> perceptron</w:t>
      </w:r>
      <w:r w:rsidRPr="00945A48">
        <w:t>)</w:t>
      </w:r>
      <w:r w:rsidR="004B1FA1" w:rsidRPr="00945A48">
        <w:t>, vagy az LSTM (long short-term memory)</w:t>
      </w:r>
      <w:r w:rsidRPr="00945A48">
        <w:t xml:space="preserve"> </w:t>
      </w:r>
      <w:r w:rsidR="008066C1" w:rsidRPr="00945A48">
        <w:t xml:space="preserve">mesterséges </w:t>
      </w:r>
      <w:r w:rsidR="004E4AA8" w:rsidRPr="00945A48">
        <w:t>neuronhál</w:t>
      </w:r>
      <w:r w:rsidR="00420B3F">
        <w:t>ó</w:t>
      </w:r>
      <w:r w:rsidR="004E4AA8" w:rsidRPr="00945A48">
        <w:t xml:space="preserve"> modelle</w:t>
      </w:r>
      <w:r w:rsidR="00641BB8" w:rsidRPr="00945A48">
        <w:t xml:space="preserve">k </w:t>
      </w:r>
      <w:r w:rsidRPr="00945A48">
        <w:t xml:space="preserve">nyújtanak pontosabb előrejelzéseket. </w:t>
      </w:r>
      <w:r w:rsidR="005773CB" w:rsidRPr="00945A48">
        <w:t>A legjobban</w:t>
      </w:r>
      <w:r w:rsidR="00C07C38" w:rsidRPr="00945A48">
        <w:t xml:space="preserve"> illeszkedő és</w:t>
      </w:r>
      <w:r w:rsidR="005773CB" w:rsidRPr="00945A48">
        <w:t xml:space="preserve"> </w:t>
      </w:r>
      <w:r w:rsidR="004D20A7" w:rsidRPr="00945A48">
        <w:t>általánosító</w:t>
      </w:r>
      <w:r w:rsidR="005773CB" w:rsidRPr="00945A48">
        <w:t xml:space="preserve"> modellekkel pedig a 2023 augusztus – 2024 január közötti időszak</w:t>
      </w:r>
      <w:r w:rsidR="003E3EA2" w:rsidRPr="00945A48">
        <w:t xml:space="preserve">ra </w:t>
      </w:r>
      <w:r w:rsidR="005773CB" w:rsidRPr="00945A48">
        <w:t>készítek előrejelzéseket.</w:t>
      </w:r>
    </w:p>
    <w:p w14:paraId="6A54CC4F" w14:textId="5EE14239" w:rsidR="0002579E" w:rsidRPr="00945A48" w:rsidRDefault="00000000" w:rsidP="00140698">
      <w:pPr>
        <w:jc w:val="both"/>
      </w:pPr>
      <w:r w:rsidRPr="00945A48">
        <w:t>A kutatás során</w:t>
      </w:r>
      <w:r w:rsidR="0002579E" w:rsidRPr="00945A48">
        <w:t xml:space="preserve"> </w:t>
      </w:r>
      <w:r w:rsidRPr="00945A48">
        <w:t>az adatok beolvasásához, feldolgozásához és az eredmények megjelenítéséhez</w:t>
      </w:r>
      <w:r w:rsidR="00EA5FA9" w:rsidRPr="00945A48">
        <w:t xml:space="preserve"> </w:t>
      </w:r>
      <w:r w:rsidRPr="00945A48">
        <w:t>egy</w:t>
      </w:r>
      <w:r w:rsidR="0078253A" w:rsidRPr="00945A48">
        <w:t xml:space="preserve"> felhasználóbarát</w:t>
      </w:r>
      <w:r w:rsidRPr="00945A48">
        <w:t xml:space="preserve"> Django webalkalmazás segítségével biztosítok felhasználói felületet, ezzel szemléletesebbé és egyszerűbbé téve a különböző statisztikai számításokat.</w:t>
      </w:r>
      <w:r w:rsidR="007564C0" w:rsidRPr="00945A48">
        <w:t xml:space="preserve"> Az volt a célom, hogy a nehezen elérhető Python modulokat felhasználóbarát módon elérhetővé tegyem</w:t>
      </w:r>
      <w:r w:rsidR="00C90F08" w:rsidRPr="00945A48">
        <w:t xml:space="preserve"> és egy egységes felületbe szervezzem</w:t>
      </w:r>
      <w:r w:rsidR="000E7B2B" w:rsidRPr="00945A48">
        <w:t>. A</w:t>
      </w:r>
      <w:r w:rsidR="007564C0" w:rsidRPr="00945A48">
        <w:t xml:space="preserve"> főbb funkciók a következők: statisztikai elemzés, ARIMA </w:t>
      </w:r>
      <w:r w:rsidR="007564C0" w:rsidRPr="00945A48">
        <w:lastRenderedPageBreak/>
        <w:t>modell kiválasztásához szükséges tesztek, a neuronhálók specifikációja az előrejelzések számára</w:t>
      </w:r>
      <w:r w:rsidR="00865AB4" w:rsidRPr="00945A48">
        <w:t>, e</w:t>
      </w:r>
      <w:r w:rsidR="00C17709" w:rsidRPr="00945A48">
        <w:t xml:space="preserve">zenkívül adatvizualizáció táblázatok és grafikonok segítségével. </w:t>
      </w:r>
      <w:r w:rsidRPr="00945A48">
        <w:t>A webalkalmazás lényegében bármennyi és bármilyen</w:t>
      </w:r>
      <w:r w:rsidR="00EC43AC">
        <w:t xml:space="preserve"> </w:t>
      </w:r>
      <w:r w:rsidRPr="00945A48">
        <w:t xml:space="preserve">idősort képes elemezni a megfelelően előkészített adatforrásokból, tehát a jövőben még fel lehet használni más </w:t>
      </w:r>
      <w:r w:rsidR="00F56EE0" w:rsidRPr="00945A48">
        <w:t>idősorral végzett kutatásra is.</w:t>
      </w:r>
    </w:p>
    <w:p w14:paraId="5F3A9D13" w14:textId="62D1284E" w:rsidR="006A5EB3" w:rsidRPr="00945A48" w:rsidRDefault="00390E37" w:rsidP="00390E37">
      <w:pPr>
        <w:pStyle w:val="Heading1"/>
        <w:rPr>
          <w:rFonts w:cs="Times New Roman"/>
          <w:sz w:val="28"/>
          <w:szCs w:val="28"/>
        </w:rPr>
      </w:pPr>
      <w:del w:id="199" w:author="Krisztián Károlyi" w:date="2024-03-27T16:28:00Z">
        <w:r w:rsidRPr="00945A48" w:rsidDel="003464B6">
          <w:rPr>
            <w:rFonts w:cs="Times New Roman"/>
            <w:sz w:val="28"/>
            <w:szCs w:val="28"/>
          </w:rPr>
          <w:delText xml:space="preserve">2. </w:delText>
        </w:r>
      </w:del>
      <w:bookmarkStart w:id="200" w:name="_Toc159784266"/>
      <w:bookmarkStart w:id="201" w:name="_Toc162458079"/>
      <w:r w:rsidRPr="00945A48">
        <w:rPr>
          <w:rFonts w:cs="Times New Roman"/>
          <w:sz w:val="28"/>
          <w:szCs w:val="28"/>
        </w:rPr>
        <w:t>Szakirodalmi áttekintés</w:t>
      </w:r>
      <w:bookmarkEnd w:id="200"/>
      <w:bookmarkEnd w:id="201"/>
    </w:p>
    <w:p w14:paraId="74E84F4E" w14:textId="4BBD2136" w:rsidR="005C75BD" w:rsidRPr="00945A48" w:rsidRDefault="006E1B7A" w:rsidP="0024688D">
      <w:pPr>
        <w:jc w:val="both"/>
      </w:pPr>
      <w:r w:rsidRPr="00945A48">
        <w:t>A COVID-19 világjárványt követő   gazdasági körülmények kapcsán kiemelt szerepet kapott a munkanélküliség vizsgálata</w:t>
      </w:r>
      <w:r w:rsidR="00D223ED" w:rsidRPr="00945A48">
        <w:t xml:space="preserve">, ezen belül a különböző munkanélküliségi előrejelző </w:t>
      </w:r>
      <w:r w:rsidR="00F94984" w:rsidRPr="00945A48">
        <w:t xml:space="preserve">módszertanok. </w:t>
      </w:r>
      <w:r w:rsidR="007C52F6" w:rsidRPr="00945A48">
        <w:t xml:space="preserve"> </w:t>
      </w:r>
      <w:r w:rsidR="009142B8" w:rsidRPr="00945A48">
        <w:t>A</w:t>
      </w:r>
      <w:r w:rsidR="00276806" w:rsidRPr="00945A48">
        <w:t xml:space="preserve"> szak</w:t>
      </w:r>
      <w:r w:rsidR="009142B8" w:rsidRPr="00945A48">
        <w:t xml:space="preserve">irodalomból ismert konvencionális előrejelzési modellek a Box-Jenkins módszertanon alapulnak. </w:t>
      </w:r>
      <w:r w:rsidR="00E5079C" w:rsidRPr="00945A48">
        <w:t xml:space="preserve">Az </w:t>
      </w:r>
      <w:r w:rsidR="00B87341" w:rsidRPr="00945A48">
        <w:t xml:space="preserve">Box-Jenkins </w:t>
      </w:r>
      <w:r w:rsidR="00E5079C" w:rsidRPr="00945A48">
        <w:t xml:space="preserve">módszertant használták a következő idősorok előrejelzésére: </w:t>
      </w:r>
    </w:p>
    <w:p w14:paraId="68162465" w14:textId="63C5C4E3" w:rsidR="00B147D8" w:rsidRPr="00945A48" w:rsidRDefault="006973F3" w:rsidP="00B147D8">
      <w:pPr>
        <w:jc w:val="both"/>
      </w:pPr>
      <w:r>
        <w:t>Madaras</w:t>
      </w:r>
      <w:r w:rsidR="00B2161A">
        <w:t xml:space="preserve"> </w:t>
      </w:r>
      <w:sdt>
        <w:sdtPr>
          <w:id w:val="-1620677308"/>
          <w:citation/>
        </w:sdtPr>
        <w:sdtContent>
          <w:r w:rsidR="00B147D8" w:rsidRPr="00945A48">
            <w:fldChar w:fldCharType="begin"/>
          </w:r>
          <w:r>
            <w:instrText xml:space="preserve">CITATION Mad14 \n  \t  \l 2057 </w:instrText>
          </w:r>
          <w:r w:rsidR="00B147D8" w:rsidRPr="00945A48">
            <w:fldChar w:fldCharType="separate"/>
          </w:r>
          <w:r w:rsidR="00683CFD">
            <w:rPr>
              <w:noProof/>
            </w:rPr>
            <w:t>(2014)</w:t>
          </w:r>
          <w:r w:rsidR="00B147D8" w:rsidRPr="00945A48">
            <w:fldChar w:fldCharType="end"/>
          </w:r>
        </w:sdtContent>
      </w:sdt>
      <w:r w:rsidR="00B147D8" w:rsidRPr="00945A48">
        <w:t xml:space="preserve"> Románia országos havi munkanélküliségi rátáit vizsgálta 2005 január – 2013 június között és 1 éves távlatban készített előrejelzést ARIMA (1, 1, 4) modellel</w:t>
      </w:r>
      <w:r w:rsidR="004F71B4">
        <w:t>.</w:t>
      </w:r>
      <w:r w:rsidR="00B147D8" w:rsidRPr="00945A48">
        <w:t xml:space="preserve"> </w:t>
      </w:r>
    </w:p>
    <w:p w14:paraId="5EF0AD97" w14:textId="0312D9C6" w:rsidR="009217A4" w:rsidRPr="00945A48" w:rsidRDefault="009571BE" w:rsidP="009217A4">
      <w:pPr>
        <w:jc w:val="both"/>
      </w:pPr>
      <w:proofErr w:type="spellStart"/>
      <w:r w:rsidRPr="009571BE">
        <w:t>Adenomon</w:t>
      </w:r>
      <w:proofErr w:type="spellEnd"/>
      <w:r>
        <w:t xml:space="preserve"> </w:t>
      </w:r>
      <w:sdt>
        <w:sdtPr>
          <w:id w:val="-1390415083"/>
          <w:citation/>
        </w:sdtPr>
        <w:sdtContent>
          <w:r w:rsidR="009217A4" w:rsidRPr="00945A48">
            <w:fldChar w:fldCharType="begin"/>
          </w:r>
          <w:r>
            <w:instrText xml:space="preserve">CITATION Ade17 \n  \t  \l 2057 </w:instrText>
          </w:r>
          <w:r w:rsidR="009217A4" w:rsidRPr="00945A48">
            <w:fldChar w:fldCharType="separate"/>
          </w:r>
          <w:r w:rsidR="00683CFD">
            <w:rPr>
              <w:noProof/>
            </w:rPr>
            <w:t>(2017)</w:t>
          </w:r>
          <w:r w:rsidR="009217A4" w:rsidRPr="00945A48">
            <w:fldChar w:fldCharType="end"/>
          </w:r>
        </w:sdtContent>
      </w:sdt>
      <w:r w:rsidR="009217A4" w:rsidRPr="00945A48">
        <w:t xml:space="preserve"> Nigéria munkanélküliségi rátáit jelezte előre 4 év távlatában, </w:t>
      </w:r>
      <w:r w:rsidR="00567298">
        <w:br/>
      </w:r>
      <w:r w:rsidR="009217A4" w:rsidRPr="00945A48">
        <w:t>ARIMA (2, 1, 2) modellel, 1972 és 2014 közötti éves adatok felhasználásával.</w:t>
      </w:r>
    </w:p>
    <w:p w14:paraId="49D0BE02" w14:textId="1AFD95B4" w:rsidR="00B147D8" w:rsidRPr="00945A48" w:rsidRDefault="00736290" w:rsidP="0024688D">
      <w:pPr>
        <w:jc w:val="both"/>
      </w:pPr>
      <w:proofErr w:type="spellStart"/>
      <w:r>
        <w:t>Ramli</w:t>
      </w:r>
      <w:proofErr w:type="spellEnd"/>
      <w:r>
        <w:t xml:space="preserve"> és társai</w:t>
      </w:r>
      <w:r w:rsidR="003811EF">
        <w:t xml:space="preserve"> </w:t>
      </w:r>
      <w:sdt>
        <w:sdtPr>
          <w:id w:val="-1047368240"/>
          <w:citation/>
        </w:sdtPr>
        <w:sdtContent>
          <w:r w:rsidR="00477348" w:rsidRPr="00945A48">
            <w:fldChar w:fldCharType="begin"/>
          </w:r>
          <w:r w:rsidR="00C51C0B">
            <w:instrText xml:space="preserve">CITATION Ram18 \n  \t  \l 2057 </w:instrText>
          </w:r>
          <w:r w:rsidR="00477348" w:rsidRPr="00945A48">
            <w:fldChar w:fldCharType="separate"/>
          </w:r>
          <w:r w:rsidR="00683CFD">
            <w:rPr>
              <w:noProof/>
            </w:rPr>
            <w:t>(2018)</w:t>
          </w:r>
          <w:r w:rsidR="00477348" w:rsidRPr="00945A48">
            <w:fldChar w:fldCharType="end"/>
          </w:r>
        </w:sdtContent>
      </w:sdt>
      <w:r w:rsidR="00477348" w:rsidRPr="00945A48">
        <w:t xml:space="preserve"> Malajzi</w:t>
      </w:r>
      <w:r w:rsidR="00872B7F">
        <w:t>ában</w:t>
      </w:r>
      <w:r w:rsidR="0011355A">
        <w:t>,</w:t>
      </w:r>
      <w:r w:rsidR="00351C1E">
        <w:t xml:space="preserve"> 1960 és 2016 közötti adatok segítségével</w:t>
      </w:r>
      <w:r w:rsidR="000217FD">
        <w:t xml:space="preserve"> </w:t>
      </w:r>
      <w:r w:rsidR="00477348" w:rsidRPr="00945A48">
        <w:t>jelezték</w:t>
      </w:r>
      <w:r w:rsidR="00E52E7A">
        <w:t xml:space="preserve"> előre a munkanélküliségi rátákat</w:t>
      </w:r>
      <w:r w:rsidR="00477348" w:rsidRPr="00945A48">
        <w:t xml:space="preserve"> </w:t>
      </w:r>
      <w:r w:rsidR="007E3F75">
        <w:t xml:space="preserve">10 éves távlatban, </w:t>
      </w:r>
      <w:r w:rsidR="00477348" w:rsidRPr="00945A48">
        <w:t>ARIMA (2, 1, 2) modellel</w:t>
      </w:r>
      <w:r w:rsidR="007E3F75">
        <w:t>.</w:t>
      </w:r>
      <w:r w:rsidR="00A55469">
        <w:t xml:space="preserve"> </w:t>
      </w:r>
      <w:r w:rsidR="00DE2659">
        <w:t>MA</w:t>
      </w:r>
      <w:r w:rsidR="00732099">
        <w:t>E</w:t>
      </w:r>
      <w:r w:rsidR="00DE2659">
        <w:t xml:space="preserve">, RMSE, </w:t>
      </w:r>
      <w:r w:rsidR="00732099">
        <w:t xml:space="preserve">MAPE mutatókkal </w:t>
      </w:r>
      <w:r w:rsidR="005216C5">
        <w:t>hasonlították</w:t>
      </w:r>
      <w:r w:rsidR="00F23646">
        <w:t xml:space="preserve"> össze</w:t>
      </w:r>
      <w:r w:rsidR="00732099">
        <w:t xml:space="preserve"> a</w:t>
      </w:r>
      <w:r w:rsidR="00846F89">
        <w:t>z ARIMA és Holt-</w:t>
      </w:r>
      <w:proofErr w:type="spellStart"/>
      <w:r w:rsidR="00846F89">
        <w:t>Winters</w:t>
      </w:r>
      <w:proofErr w:type="spellEnd"/>
      <w:r w:rsidR="00732099">
        <w:t xml:space="preserve"> modell</w:t>
      </w:r>
      <w:r w:rsidR="0093495F">
        <w:t xml:space="preserve">ek </w:t>
      </w:r>
      <w:r w:rsidR="00732099">
        <w:t>általánosító képességé</w:t>
      </w:r>
      <w:r w:rsidR="00E577E7">
        <w:t>t.</w:t>
      </w:r>
    </w:p>
    <w:p w14:paraId="271AB4A6" w14:textId="1A9DCC5C" w:rsidR="008D018C" w:rsidRPr="00945A48" w:rsidRDefault="009F53FB" w:rsidP="0024688D">
      <w:pPr>
        <w:jc w:val="both"/>
      </w:pPr>
      <w:proofErr w:type="spellStart"/>
      <w:r w:rsidRPr="009F53FB">
        <w:t>Didiharyono</w:t>
      </w:r>
      <w:proofErr w:type="spellEnd"/>
      <w:r>
        <w:t xml:space="preserve"> és </w:t>
      </w:r>
      <w:r w:rsidRPr="009F53FB">
        <w:t xml:space="preserve">Muhammad </w:t>
      </w:r>
      <w:sdt>
        <w:sdtPr>
          <w:id w:val="632225854"/>
          <w:citation/>
        </w:sdtPr>
        <w:sdtContent>
          <w:r w:rsidR="00EB0DBD" w:rsidRPr="00945A48">
            <w:fldChar w:fldCharType="begin"/>
          </w:r>
          <w:r w:rsidR="00E745DF">
            <w:instrText xml:space="preserve">CITATION Did20 \n  \t  \l 2057 </w:instrText>
          </w:r>
          <w:r w:rsidR="00EB0DBD" w:rsidRPr="00945A48">
            <w:fldChar w:fldCharType="separate"/>
          </w:r>
          <w:r w:rsidR="00683CFD">
            <w:rPr>
              <w:noProof/>
            </w:rPr>
            <w:t>(2020)</w:t>
          </w:r>
          <w:r w:rsidR="00EB0DBD" w:rsidRPr="00945A48">
            <w:fldChar w:fldCharType="end"/>
          </w:r>
        </w:sdtContent>
      </w:sdt>
      <w:r w:rsidR="00EB0DBD" w:rsidRPr="00945A48">
        <w:t xml:space="preserve"> Indiában </w:t>
      </w:r>
      <w:r w:rsidR="004949C1" w:rsidRPr="00945A48">
        <w:t xml:space="preserve">jelezték előre </w:t>
      </w:r>
      <w:r w:rsidR="00575CC3" w:rsidRPr="00945A48">
        <w:t xml:space="preserve">egy évre </w:t>
      </w:r>
      <w:r w:rsidR="004949C1" w:rsidRPr="00945A48">
        <w:t>a regionális munkanélküliségi rátákat</w:t>
      </w:r>
      <w:r w:rsidR="007652F6" w:rsidRPr="00945A48">
        <w:t xml:space="preserve"> Dél-Celebesz tartományban</w:t>
      </w:r>
      <w:r w:rsidR="00830BEF" w:rsidRPr="00945A48">
        <w:t>, ARIMA (1, 2, 1) modellel</w:t>
      </w:r>
      <w:r w:rsidR="009E43DD" w:rsidRPr="00945A48">
        <w:t xml:space="preserve">, 1968 és </w:t>
      </w:r>
      <w:r w:rsidR="00496612" w:rsidRPr="00945A48">
        <w:t xml:space="preserve">2018 közötti </w:t>
      </w:r>
      <w:ins w:id="202" w:author="madaras.szilard@gmail.com" w:date="2024-03-26T13:38:00Z">
        <w:r w:rsidR="00DD20EA" w:rsidRPr="00945A48">
          <w:t>negyedéves</w:t>
        </w:r>
      </w:ins>
      <w:r w:rsidR="00C11EC3">
        <w:t xml:space="preserve"> munkanélküliségi ráták</w:t>
      </w:r>
      <w:r w:rsidR="00496612" w:rsidRPr="00945A48">
        <w:t xml:space="preserve"> felhasználásával.</w:t>
      </w:r>
    </w:p>
    <w:p w14:paraId="3B47DD2F" w14:textId="7470EF31" w:rsidR="00892E8F" w:rsidRPr="00945A48" w:rsidRDefault="0056161E" w:rsidP="0024688D">
      <w:pPr>
        <w:jc w:val="both"/>
      </w:pPr>
      <w:r w:rsidRPr="00945A48">
        <w:t>A</w:t>
      </w:r>
      <w:r w:rsidR="00AD5632" w:rsidRPr="00945A48">
        <w:t xml:space="preserve"> Box-Jenkins eljárás</w:t>
      </w:r>
      <w:r w:rsidR="00F64944" w:rsidRPr="00945A48">
        <w:t>sal való előrejelzésre</w:t>
      </w:r>
      <w:r w:rsidRPr="00945A48">
        <w:t xml:space="preserve"> a</w:t>
      </w:r>
      <w:r w:rsidR="00AD5632" w:rsidRPr="00945A48">
        <w:t xml:space="preserve"> különböző mesterséges neuronháló</w:t>
      </w:r>
      <w:r w:rsidR="00845635" w:rsidRPr="00945A48">
        <w:t xml:space="preserve"> (ANN)</w:t>
      </w:r>
      <w:r w:rsidR="00AD5632" w:rsidRPr="00945A48">
        <w:t xml:space="preserve"> modellek</w:t>
      </w:r>
      <w:r w:rsidR="004E08FF" w:rsidRPr="00945A48">
        <w:t xml:space="preserve"> reális alternatívát jelentenek</w:t>
      </w:r>
      <w:r w:rsidR="001A28ED" w:rsidRPr="00945A48">
        <w:t>,</w:t>
      </w:r>
      <w:r w:rsidR="0081113E" w:rsidRPr="00945A48">
        <w:t xml:space="preserve"> </w:t>
      </w:r>
      <w:r w:rsidR="001A28ED" w:rsidRPr="00945A48">
        <w:t>számos kutatás foglalkozott már azzal, hogy a két megközelítés</w:t>
      </w:r>
      <w:r w:rsidR="006C75AE" w:rsidRPr="00945A48">
        <w:t xml:space="preserve">t </w:t>
      </w:r>
      <w:r w:rsidR="001A28ED" w:rsidRPr="00945A48">
        <w:t>összehasonlítsák különböző idősorok esetében</w:t>
      </w:r>
      <w:r w:rsidR="00312AFF">
        <w:t>, és számos alkalommal a gépi tanulás</w:t>
      </w:r>
      <w:r w:rsidR="00B74991">
        <w:t xml:space="preserve"> (</w:t>
      </w:r>
      <w:proofErr w:type="spellStart"/>
      <w:r w:rsidR="00B74991" w:rsidRPr="009C4B59">
        <w:rPr>
          <w:i/>
          <w:iCs/>
        </w:rPr>
        <w:t>Machine</w:t>
      </w:r>
      <w:proofErr w:type="spellEnd"/>
      <w:r w:rsidR="00B74991" w:rsidRPr="009C4B59">
        <w:rPr>
          <w:i/>
          <w:iCs/>
        </w:rPr>
        <w:t xml:space="preserve"> </w:t>
      </w:r>
      <w:proofErr w:type="spellStart"/>
      <w:r w:rsidR="00B74991" w:rsidRPr="009C4B59">
        <w:rPr>
          <w:i/>
          <w:iCs/>
        </w:rPr>
        <w:t>Learning</w:t>
      </w:r>
      <w:proofErr w:type="spellEnd"/>
      <w:r w:rsidR="00B74991">
        <w:t>)</w:t>
      </w:r>
      <w:r w:rsidR="00312AFF">
        <w:t xml:space="preserve"> jobban teljesített.</w:t>
      </w:r>
      <w:ins w:id="203" w:author="Krisztián Károlyi" w:date="2024-03-27T15:43:00Z">
        <w:r w:rsidR="00AF0B26" w:rsidRPr="00AF0B26">
          <w:t xml:space="preserve"> </w:t>
        </w:r>
      </w:ins>
    </w:p>
    <w:p w14:paraId="1FB5B79E" w14:textId="053F6BDA" w:rsidR="008F4636" w:rsidRPr="002E5F76" w:rsidRDefault="008F4636" w:rsidP="001F7046">
      <w:pPr>
        <w:jc w:val="both"/>
        <w:rPr>
          <w:shd w:val="clear" w:color="auto" w:fill="FFFFFF"/>
        </w:rPr>
      </w:pPr>
      <w:proofErr w:type="spellStart"/>
      <w:ins w:id="204" w:author="madaras.szilard@gmail.com" w:date="2024-03-26T13:43:00Z">
        <w:r w:rsidRPr="00D36579">
          <w:t>Davidescu</w:t>
        </w:r>
        <w:proofErr w:type="spellEnd"/>
        <w:r w:rsidRPr="00D36579">
          <w:t xml:space="preserve"> és társai </w:t>
        </w:r>
      </w:ins>
      <w:sdt>
        <w:sdtPr>
          <w:id w:val="-1653360592"/>
          <w:citation/>
        </w:sdtPr>
        <w:sdtContent>
          <w:r w:rsidR="007E412D">
            <w:fldChar w:fldCharType="begin"/>
          </w:r>
          <w:r w:rsidR="007E412D">
            <w:rPr>
              <w:lang w:val="en-GB"/>
            </w:rPr>
            <w:instrText xml:space="preserve">CITATION Dav21 \n  \t  \l 2057 </w:instrText>
          </w:r>
          <w:r w:rsidR="007E412D">
            <w:fldChar w:fldCharType="separate"/>
          </w:r>
          <w:r w:rsidR="00683CFD" w:rsidRPr="00683CFD">
            <w:rPr>
              <w:noProof/>
              <w:lang w:val="en-GB"/>
            </w:rPr>
            <w:t>(2021)</w:t>
          </w:r>
          <w:r w:rsidR="007E412D">
            <w:fldChar w:fldCharType="end"/>
          </w:r>
        </w:sdtContent>
      </w:sdt>
      <w:ins w:id="205" w:author="madaras.szilard@gmail.com" w:date="2024-03-26T13:43:00Z">
        <w:r w:rsidRPr="00D36579">
          <w:t xml:space="preserve"> eredményei alapján a </w:t>
        </w:r>
        <w:r w:rsidRPr="00D36579">
          <w:rPr>
            <w:shd w:val="clear" w:color="auto" w:fill="FFFFFF"/>
          </w:rPr>
          <w:t>NNAR (</w:t>
        </w:r>
        <w:proofErr w:type="spellStart"/>
        <w:r w:rsidRPr="00D36579">
          <w:rPr>
            <w:shd w:val="clear" w:color="auto" w:fill="FFFFFF"/>
          </w:rPr>
          <w:t>neural</w:t>
        </w:r>
        <w:proofErr w:type="spellEnd"/>
        <w:r w:rsidRPr="00D36579">
          <w:rPr>
            <w:shd w:val="clear" w:color="auto" w:fill="FFFFFF"/>
          </w:rPr>
          <w:t xml:space="preserve"> </w:t>
        </w:r>
        <w:proofErr w:type="spellStart"/>
        <w:r w:rsidRPr="00D36579">
          <w:rPr>
            <w:shd w:val="clear" w:color="auto" w:fill="FFFFFF"/>
          </w:rPr>
          <w:t>network</w:t>
        </w:r>
        <w:proofErr w:type="spellEnd"/>
        <w:r w:rsidRPr="00D36579">
          <w:rPr>
            <w:shd w:val="clear" w:color="auto" w:fill="FFFFFF"/>
          </w:rPr>
          <w:t xml:space="preserve"> </w:t>
        </w:r>
        <w:proofErr w:type="spellStart"/>
        <w:r w:rsidRPr="00D36579">
          <w:rPr>
            <w:shd w:val="clear" w:color="auto" w:fill="FFFFFF"/>
          </w:rPr>
          <w:t>autoregression</w:t>
        </w:r>
        <w:proofErr w:type="spellEnd"/>
        <w:r w:rsidRPr="00D36579">
          <w:rPr>
            <w:shd w:val="clear" w:color="auto" w:fill="FFFFFF"/>
          </w:rPr>
          <w:t>) típusú neuronháló modell jobban jel</w:t>
        </w:r>
      </w:ins>
      <w:r w:rsidR="00477CDC">
        <w:rPr>
          <w:shd w:val="clear" w:color="auto" w:fill="FFFFFF"/>
        </w:rPr>
        <w:t>ezte előre a romániai munkanélküliségi rátákat</w:t>
      </w:r>
      <w:r w:rsidR="0098773A">
        <w:rPr>
          <w:shd w:val="clear" w:color="auto" w:fill="FFFFFF"/>
        </w:rPr>
        <w:t xml:space="preserve"> 2018 és 2020 között</w:t>
      </w:r>
      <w:r w:rsidR="00477CDC">
        <w:rPr>
          <w:shd w:val="clear" w:color="auto" w:fill="FFFFFF"/>
        </w:rPr>
        <w:t xml:space="preserve">, </w:t>
      </w:r>
      <w:ins w:id="206" w:author="madaras.szilard@gmail.com" w:date="2024-03-26T13:43:00Z">
        <w:r w:rsidRPr="00D36579">
          <w:rPr>
            <w:shd w:val="clear" w:color="auto" w:fill="FFFFFF"/>
          </w:rPr>
          <w:t xml:space="preserve">mint a </w:t>
        </w:r>
      </w:ins>
      <w:r w:rsidR="0036726E">
        <w:rPr>
          <w:shd w:val="clear" w:color="auto" w:fill="FFFFFF"/>
        </w:rPr>
        <w:t>S</w:t>
      </w:r>
      <w:ins w:id="207" w:author="madaras.szilard@gmail.com" w:date="2024-03-26T13:43:00Z">
        <w:r w:rsidRPr="00D36579">
          <w:rPr>
            <w:shd w:val="clear" w:color="auto" w:fill="FFFFFF"/>
          </w:rPr>
          <w:t>ARIM</w:t>
        </w:r>
      </w:ins>
      <w:r w:rsidR="0098773A">
        <w:rPr>
          <w:shd w:val="clear" w:color="auto" w:fill="FFFFFF"/>
        </w:rPr>
        <w:t>A</w:t>
      </w:r>
      <w:r w:rsidR="0036726E">
        <w:rPr>
          <w:shd w:val="clear" w:color="auto" w:fill="FFFFFF"/>
        </w:rPr>
        <w:t>, amely a szezonalitást is képes kezelni</w:t>
      </w:r>
      <w:r w:rsidR="00082CCB">
        <w:rPr>
          <w:shd w:val="clear" w:color="auto" w:fill="FFFFFF"/>
        </w:rPr>
        <w:t>.</w:t>
      </w:r>
    </w:p>
    <w:p w14:paraId="6BC12CBD" w14:textId="1E9AEF1B" w:rsidR="0051186E" w:rsidRDefault="00290CFB" w:rsidP="0024688D">
      <w:pPr>
        <w:jc w:val="both"/>
      </w:pPr>
      <w:r>
        <w:rPr>
          <w:noProof/>
        </w:rPr>
        <w:t xml:space="preserve">Ajoodha és Mulaudzi </w:t>
      </w:r>
      <w:sdt>
        <w:sdtPr>
          <w:id w:val="201525351"/>
          <w:citation/>
        </w:sdtPr>
        <w:sdtContent>
          <w:r w:rsidR="0051186E" w:rsidRPr="00945A48">
            <w:fldChar w:fldCharType="begin"/>
          </w:r>
          <w:r>
            <w:instrText xml:space="preserve">CITATION Ajo20 \n  \t  \l 2057 </w:instrText>
          </w:r>
          <w:r w:rsidR="0051186E" w:rsidRPr="00945A48">
            <w:fldChar w:fldCharType="separate"/>
          </w:r>
          <w:r w:rsidR="00683CFD">
            <w:rPr>
              <w:noProof/>
            </w:rPr>
            <w:t>(2020)</w:t>
          </w:r>
          <w:r w:rsidR="0051186E" w:rsidRPr="00945A48">
            <w:fldChar w:fldCharType="end"/>
          </w:r>
        </w:sdtContent>
      </w:sdt>
      <w:r w:rsidR="0051186E" w:rsidRPr="00945A48">
        <w:t xml:space="preserve"> </w:t>
      </w:r>
      <w:r w:rsidR="00CB2762" w:rsidRPr="00945A48">
        <w:t>Dél-Afrika éves munkanélküliségi rátái</w:t>
      </w:r>
      <w:r w:rsidR="0066250D" w:rsidRPr="00945A48">
        <w:t>nak előrejelzésé</w:t>
      </w:r>
      <w:ins w:id="208" w:author="Krisztián Károlyi" w:date="2024-03-27T15:30:00Z">
        <w:r w:rsidR="00127A78">
          <w:t xml:space="preserve">hez </w:t>
        </w:r>
      </w:ins>
      <w:del w:id="209" w:author="Krisztián Károlyi" w:date="2024-03-27T15:30:00Z">
        <w:r w:rsidR="0066250D" w:rsidRPr="00945A48" w:rsidDel="00127A78">
          <w:delText>re</w:delText>
        </w:r>
        <w:r w:rsidR="00CB2762" w:rsidRPr="00945A48" w:rsidDel="00127A78">
          <w:delText xml:space="preserve"> </w:delText>
        </w:r>
      </w:del>
      <w:r w:rsidR="00CB2762" w:rsidRPr="00945A48">
        <w:t>készítettek összehasonlító elemzést</w:t>
      </w:r>
      <w:r w:rsidR="008D262B" w:rsidRPr="00945A48">
        <w:t xml:space="preserve">, ahol háromféle hagyományos – köztük az ARIMA </w:t>
      </w:r>
      <w:r w:rsidR="00C56D74" w:rsidRPr="00945A48">
        <w:t xml:space="preserve">– és hétféle gépi tanulást használó modell – köztük az MLP és LSTM – általánosító képességét </w:t>
      </w:r>
      <w:r w:rsidR="00C56D74" w:rsidRPr="00945A48">
        <w:lastRenderedPageBreak/>
        <w:t>vizsgálták</w:t>
      </w:r>
      <w:r w:rsidR="000B7CD6" w:rsidRPr="00945A48">
        <w:t xml:space="preserve">, </w:t>
      </w:r>
      <w:r w:rsidR="000B7CD6" w:rsidRPr="00B524A2">
        <w:t>a MAPE (átlagos abszolút százalékos hiba)</w:t>
      </w:r>
      <w:r w:rsidR="00F116CF" w:rsidRPr="00B524A2">
        <w:t xml:space="preserve"> mutató</w:t>
      </w:r>
      <w:r w:rsidR="00356432" w:rsidRPr="00B524A2">
        <w:t xml:space="preserve"> és R</w:t>
      </w:r>
      <w:r w:rsidR="00356432" w:rsidRPr="00B524A2">
        <w:rPr>
          <w:vertAlign w:val="superscript"/>
        </w:rPr>
        <w:t>2</w:t>
      </w:r>
      <w:r w:rsidR="00F5035A" w:rsidRPr="00B524A2">
        <w:rPr>
          <w:vertAlign w:val="superscript"/>
        </w:rPr>
        <w:t xml:space="preserve"> </w:t>
      </w:r>
      <w:r w:rsidR="00F5035A" w:rsidRPr="00B524A2">
        <w:t>alapján</w:t>
      </w:r>
      <w:r w:rsidR="00C56D74" w:rsidRPr="00B524A2">
        <w:t>. A legjobbnak az MLP, majd az ARIMA</w:t>
      </w:r>
      <w:r w:rsidR="00D259DA" w:rsidRPr="00B524A2">
        <w:t>, végül</w:t>
      </w:r>
      <w:r w:rsidR="002E67F4" w:rsidRPr="00B524A2">
        <w:t xml:space="preserve"> az LSTM mutatk</w:t>
      </w:r>
      <w:r w:rsidR="00B504DA" w:rsidRPr="00E65491">
        <w:t>ozott</w:t>
      </w:r>
      <w:r w:rsidR="002E67F4" w:rsidRPr="00B524A2">
        <w:t>.</w:t>
      </w:r>
    </w:p>
    <w:p w14:paraId="248C114C" w14:textId="43A591E7" w:rsidR="00FD4ABB" w:rsidRDefault="00FD4ABB" w:rsidP="0024688D">
      <w:pPr>
        <w:jc w:val="both"/>
      </w:pPr>
      <w:r>
        <w:t xml:space="preserve">Madaras </w:t>
      </w:r>
      <w:sdt>
        <w:sdtPr>
          <w:id w:val="-483849919"/>
          <w:citation/>
        </w:sdtPr>
        <w:sdtContent>
          <w:r w:rsidRPr="00945A48">
            <w:fldChar w:fldCharType="begin"/>
          </w:r>
          <w:r>
            <w:instrText xml:space="preserve">CITATION Mad18 \n  \t  \l 2057 </w:instrText>
          </w:r>
          <w:r w:rsidRPr="00945A48">
            <w:fldChar w:fldCharType="separate"/>
          </w:r>
          <w:r w:rsidR="00683CFD">
            <w:rPr>
              <w:noProof/>
            </w:rPr>
            <w:t>(2018)</w:t>
          </w:r>
          <w:r w:rsidRPr="00945A48">
            <w:fldChar w:fldCharType="end"/>
          </w:r>
        </w:sdtContent>
      </w:sdt>
      <w:r w:rsidRPr="00945A48">
        <w:t xml:space="preserve"> Hargita és Brassó megye esetében megállapította, hogy rövidtávon a mesterséges neuronháló-alapú NAR (nemlineáris autoregresszív) modell, középtávon a Box-Jenkins eljárással készített ARMA (1, 1) modellek nyújtottak pontosabb becséleseket.</w:t>
      </w:r>
    </w:p>
    <w:p w14:paraId="66BD63CC" w14:textId="098F5C9F" w:rsidR="00602C89" w:rsidRDefault="00602C89" w:rsidP="0024688D">
      <w:pPr>
        <w:jc w:val="both"/>
      </w:pPr>
      <w:proofErr w:type="spellStart"/>
      <w:r>
        <w:t>Tufaner</w:t>
      </w:r>
      <w:proofErr w:type="spellEnd"/>
      <w:r>
        <w:t xml:space="preserve"> és </w:t>
      </w:r>
      <w:proofErr w:type="spellStart"/>
      <w:r>
        <w:t>Sözen</w:t>
      </w:r>
      <w:proofErr w:type="spellEnd"/>
      <w:r>
        <w:t xml:space="preserve"> </w:t>
      </w:r>
      <w:sdt>
        <w:sdtPr>
          <w:id w:val="-1122922848"/>
          <w:citation/>
        </w:sdtPr>
        <w:sdtContent>
          <w:r w:rsidR="007443A8">
            <w:fldChar w:fldCharType="begin"/>
          </w:r>
          <w:r w:rsidR="007443A8">
            <w:rPr>
              <w:lang w:val="en-GB"/>
            </w:rPr>
            <w:instrText xml:space="preserve">CITATION Tuf21 \n  \t  \l 2057 </w:instrText>
          </w:r>
          <w:r w:rsidR="007443A8">
            <w:fldChar w:fldCharType="separate"/>
          </w:r>
          <w:r w:rsidR="00683CFD" w:rsidRPr="00683CFD">
            <w:rPr>
              <w:noProof/>
              <w:lang w:val="en-GB"/>
            </w:rPr>
            <w:t>(2021)</w:t>
          </w:r>
          <w:r w:rsidR="007443A8">
            <w:fldChar w:fldCharType="end"/>
          </w:r>
        </w:sdtContent>
      </w:sdt>
      <w:r w:rsidR="0073711E">
        <w:t xml:space="preserve"> </w:t>
      </w:r>
      <w:r w:rsidR="003839D4">
        <w:t xml:space="preserve">Törökországban végeztek hasonló kutatást, </w:t>
      </w:r>
      <w:r w:rsidR="00C71596">
        <w:t xml:space="preserve">MSE </w:t>
      </w:r>
      <w:r w:rsidR="002420D1">
        <w:t xml:space="preserve">alapján hasonlították össze az ARIMA (3, 1, 2) modell előrejelző pontosságát </w:t>
      </w:r>
      <w:r w:rsidR="006221B6">
        <w:t>egy két rejtett réteggel rendelkező</w:t>
      </w:r>
      <w:r w:rsidR="000E7D3F">
        <w:t>, logisztikus (</w:t>
      </w:r>
      <w:proofErr w:type="spellStart"/>
      <w:r w:rsidR="000E7D3F">
        <w:t>szigmoid</w:t>
      </w:r>
      <w:proofErr w:type="spellEnd"/>
      <w:r w:rsidR="000E7D3F">
        <w:t>) aktivációs függvényt használó</w:t>
      </w:r>
      <w:r w:rsidR="006221B6">
        <w:t xml:space="preserve"> MLP </w:t>
      </w:r>
      <w:r w:rsidR="00884571">
        <w:t>neuronhálós modellel</w:t>
      </w:r>
      <w:r w:rsidR="00576966">
        <w:t xml:space="preserve">. </w:t>
      </w:r>
      <w:r w:rsidR="003B1804">
        <w:t xml:space="preserve">Az </w:t>
      </w:r>
      <w:r w:rsidR="00364D99">
        <w:t xml:space="preserve">MLP modell </w:t>
      </w:r>
      <w:r w:rsidR="00572B72">
        <w:t>sokkal jobban teljesítet</w:t>
      </w:r>
      <w:r w:rsidR="00F13CD3">
        <w:t>t</w:t>
      </w:r>
      <w:r w:rsidR="008F7618">
        <w:t>.</w:t>
      </w:r>
    </w:p>
    <w:p w14:paraId="551E3B7D" w14:textId="5CA59E78" w:rsidR="00163FF6" w:rsidRPr="00945A48" w:rsidDel="003445C7" w:rsidRDefault="00EB3514" w:rsidP="0024688D">
      <w:pPr>
        <w:jc w:val="both"/>
        <w:rPr>
          <w:del w:id="210" w:author="Krisztián Károlyi" w:date="2024-03-27T15:38:00Z"/>
        </w:rPr>
      </w:pPr>
      <w:r>
        <w:rPr>
          <w:noProof/>
          <w:lang w:val="en-GB"/>
        </w:rPr>
        <w:t xml:space="preserve">D. S. </w:t>
      </w:r>
      <w:r w:rsidR="000C2E48" w:rsidRPr="000C2E48">
        <w:rPr>
          <w:noProof/>
          <w:lang w:val="en-GB"/>
        </w:rPr>
        <w:t>Yamacli</w:t>
      </w:r>
      <w:r>
        <w:rPr>
          <w:noProof/>
          <w:lang w:val="en-GB"/>
        </w:rPr>
        <w:t xml:space="preserve"> </w:t>
      </w:r>
      <w:r w:rsidR="000C2E48" w:rsidRPr="000C2E48">
        <w:rPr>
          <w:noProof/>
          <w:lang w:val="en-GB"/>
        </w:rPr>
        <w:t xml:space="preserve"> </w:t>
      </w:r>
      <w:r w:rsidR="000C2E48">
        <w:rPr>
          <w:noProof/>
          <w:lang w:val="en-GB"/>
        </w:rPr>
        <w:t>és</w:t>
      </w:r>
      <w:r>
        <w:rPr>
          <w:noProof/>
          <w:lang w:val="en-GB"/>
        </w:rPr>
        <w:t xml:space="preserve"> S. </w:t>
      </w:r>
      <w:r w:rsidRPr="000C2E48">
        <w:rPr>
          <w:noProof/>
          <w:lang w:val="en-GB"/>
        </w:rPr>
        <w:t>Yamacli</w:t>
      </w:r>
      <w:r>
        <w:rPr>
          <w:noProof/>
          <w:lang w:val="en-GB"/>
        </w:rPr>
        <w:t xml:space="preserve"> </w:t>
      </w:r>
      <w:sdt>
        <w:sdtPr>
          <w:id w:val="-1504887477"/>
          <w:citation/>
        </w:sdtPr>
        <w:sdtContent>
          <w:r w:rsidR="00415615">
            <w:fldChar w:fldCharType="begin"/>
          </w:r>
          <w:r w:rsidR="000C2E48">
            <w:rPr>
              <w:lang w:val="en-GB"/>
            </w:rPr>
            <w:instrText xml:space="preserve">CITATION Sur23 \n  \t  \l 2057 </w:instrText>
          </w:r>
          <w:r w:rsidR="00415615">
            <w:fldChar w:fldCharType="separate"/>
          </w:r>
          <w:r w:rsidR="00683CFD" w:rsidRPr="00683CFD">
            <w:rPr>
              <w:noProof/>
              <w:lang w:val="en-GB"/>
            </w:rPr>
            <w:t>(2023)</w:t>
          </w:r>
          <w:r w:rsidR="00415615">
            <w:fldChar w:fldCharType="end"/>
          </w:r>
        </w:sdtContent>
      </w:sdt>
      <w:r w:rsidR="006C2C31">
        <w:t xml:space="preserve"> Szintén Törökországban kutatták ezt a területet, főleg arra voltak kíváncsiak, hogy hogyan </w:t>
      </w:r>
      <w:r w:rsidR="007E05CF">
        <w:t>teljesítenek</w:t>
      </w:r>
      <w:r w:rsidR="006C2C31">
        <w:t xml:space="preserve"> az ARIMA és az ANN modellek a COVID-19 világjárvány által érintett időszak </w:t>
      </w:r>
      <w:r w:rsidR="00165003">
        <w:t xml:space="preserve">alatti megfigyelések felhasználása mellett és anélkül. </w:t>
      </w:r>
      <w:r w:rsidR="002C73C5">
        <w:t xml:space="preserve">Az derült ki, hogy az ARMA (2, 1) modell a járvány időszakán kívül jobban teljesített, azonban </w:t>
      </w:r>
      <w:r w:rsidR="004551D1">
        <w:t>a bizonytalan időszakban a</w:t>
      </w:r>
      <w:r w:rsidR="000105B2">
        <w:t xml:space="preserve"> két rejtett rétegű,</w:t>
      </w:r>
      <w:r w:rsidR="004551D1">
        <w:t xml:space="preserve"> </w:t>
      </w:r>
      <w:proofErr w:type="spellStart"/>
      <w:r w:rsidR="004551D1">
        <w:t>előreterjesztő</w:t>
      </w:r>
      <w:proofErr w:type="spellEnd"/>
      <w:r w:rsidR="00806C3A">
        <w:t xml:space="preserve"> (</w:t>
      </w:r>
      <w:proofErr w:type="spellStart"/>
      <w:r w:rsidR="00806C3A">
        <w:t>feed-forward</w:t>
      </w:r>
      <w:proofErr w:type="spellEnd"/>
      <w:r w:rsidR="00806C3A">
        <w:t>)</w:t>
      </w:r>
      <w:r w:rsidR="007C63C2">
        <w:t xml:space="preserve"> típusú</w:t>
      </w:r>
      <w:r w:rsidR="004551D1">
        <w:t xml:space="preserve"> </w:t>
      </w:r>
      <w:r w:rsidR="00B86C37">
        <w:t>neuronháló</w:t>
      </w:r>
      <w:r w:rsidR="00B30B7A">
        <w:t xml:space="preserve"> modell </w:t>
      </w:r>
      <w:r w:rsidR="00A62EF8">
        <w:t>lényegesen kevesebbet hibázott</w:t>
      </w:r>
      <w:r w:rsidR="007C520E">
        <w:t>, mint az autoregresszív mozgóátlag modell.</w:t>
      </w:r>
    </w:p>
    <w:p w14:paraId="75B8C6D5" w14:textId="77777777" w:rsidR="00557F53" w:rsidRDefault="00557F53" w:rsidP="00557F53">
      <w:pPr>
        <w:jc w:val="both"/>
        <w:rPr>
          <w:ins w:id="211" w:author="Krisztián Károlyi" w:date="2024-03-27T15:38:00Z"/>
        </w:rPr>
      </w:pPr>
    </w:p>
    <w:p w14:paraId="3D2EE7C9" w14:textId="1F3DE27C" w:rsidR="001E470C" w:rsidRDefault="006F1D81" w:rsidP="00557F53">
      <w:pPr>
        <w:jc w:val="both"/>
        <w:rPr>
          <w:ins w:id="212" w:author="Krisztián Károlyi" w:date="2024-03-27T16:24:00Z"/>
        </w:rPr>
      </w:pPr>
      <w:del w:id="213" w:author="Krisztián Károlyi" w:date="2024-03-27T15:38:00Z">
        <w:r w:rsidRPr="00366110" w:rsidDel="00557F53">
          <w:delText>Az MLP (</w:delText>
        </w:r>
        <w:r w:rsidR="00D00C0A" w:rsidDel="00557F53">
          <w:rPr>
            <w:i/>
            <w:iCs/>
          </w:rPr>
          <w:delText>M</w:delText>
        </w:r>
        <w:r w:rsidRPr="005E336C" w:rsidDel="00557F53">
          <w:rPr>
            <w:i/>
            <w:iCs/>
          </w:rPr>
          <w:delText xml:space="preserve">ultilayer </w:delText>
        </w:r>
        <w:r w:rsidR="005E336C" w:rsidDel="00557F53">
          <w:rPr>
            <w:i/>
            <w:iCs/>
          </w:rPr>
          <w:delText>P</w:delText>
        </w:r>
        <w:r w:rsidRPr="005E336C" w:rsidDel="00557F53">
          <w:rPr>
            <w:i/>
            <w:iCs/>
          </w:rPr>
          <w:delText>erceptron</w:delText>
        </w:r>
        <w:r w:rsidRPr="00366110" w:rsidDel="00557F53">
          <w:delText>)</w:delText>
        </w:r>
        <w:r w:rsidR="000E7D3F" w:rsidRPr="00366110" w:rsidDel="00557F53">
          <w:delText xml:space="preserve"> egy </w:delText>
        </w:r>
      </w:del>
      <w:del w:id="214" w:author="Krisztián Károlyi" w:date="2024-03-27T15:36:00Z">
        <w:r w:rsidR="000E7D3F" w:rsidRPr="00366110" w:rsidDel="00961F3A">
          <w:delText>előrete</w:delText>
        </w:r>
        <w:r w:rsidR="00EF52BA" w:rsidRPr="00366110" w:rsidDel="00961F3A">
          <w:delText xml:space="preserve">rjesztő </w:delText>
        </w:r>
      </w:del>
      <w:del w:id="215" w:author="Krisztián Károlyi" w:date="2024-03-27T15:38:00Z">
        <w:r w:rsidR="00EF52BA" w:rsidRPr="00366110" w:rsidDel="00557F53">
          <w:delText xml:space="preserve">mesterséges neurális hálózat, ahol </w:delText>
        </w:r>
        <w:r w:rsidR="00F54C50" w:rsidRPr="00366110" w:rsidDel="00557F53">
          <w:delText xml:space="preserve">neuronokat </w:delText>
        </w:r>
        <w:r w:rsidR="00EE7CFE" w:rsidRPr="00366110" w:rsidDel="00557F53">
          <w:delText>szervezünk</w:delText>
        </w:r>
        <w:r w:rsidR="0093486E" w:rsidDel="00557F53">
          <w:delText xml:space="preserve"> (rejtett)</w:delText>
        </w:r>
        <w:r w:rsidR="00EE7CFE" w:rsidRPr="00366110" w:rsidDel="00557F53">
          <w:delText xml:space="preserve"> </w:delText>
        </w:r>
        <w:r w:rsidR="00E970FF" w:rsidRPr="00366110" w:rsidDel="00557F53">
          <w:delText>rétegekbe, valamilyen aktivációs függvényt használva</w:delText>
        </w:r>
      </w:del>
      <w:del w:id="216" w:author="Krisztián Károlyi" w:date="2024-03-27T15:31:00Z">
        <w:r w:rsidR="00856084" w:rsidDel="00DB3F97">
          <w:delText xml:space="preserve">, </w:delText>
        </w:r>
      </w:del>
      <w:del w:id="217" w:author="Krisztián Károlyi" w:date="2024-03-27T15:32:00Z">
        <w:r w:rsidR="00856084" w:rsidDel="00DB3F97">
          <w:delText>ami</w:delText>
        </w:r>
        <w:r w:rsidR="00E05DB2" w:rsidDel="00DB3F97">
          <w:delText xml:space="preserve"> </w:delText>
        </w:r>
        <w:r w:rsidR="00362217" w:rsidDel="00DB3F97">
          <w:delText xml:space="preserve">az </w:delText>
        </w:r>
        <w:r w:rsidR="00313EE3" w:rsidRPr="00366110" w:rsidDel="00DB3F97">
          <w:delText xml:space="preserve">adott </w:delText>
        </w:r>
        <w:r w:rsidR="00313EE3" w:rsidRPr="00366110" w:rsidDel="00A81141">
          <w:delText>bemenetekre</w:delText>
        </w:r>
        <w:r w:rsidR="0026530F" w:rsidRPr="00366110" w:rsidDel="002B788B">
          <w:delText xml:space="preserve"> valamilyen</w:delText>
        </w:r>
        <w:r w:rsidR="00DA0E79" w:rsidRPr="00366110" w:rsidDel="002B788B">
          <w:delText xml:space="preserve"> kimeneteket számít</w:delText>
        </w:r>
        <w:r w:rsidR="001D27F4" w:rsidRPr="00366110" w:rsidDel="00A81141">
          <w:delText>, a</w:delText>
        </w:r>
      </w:del>
      <w:del w:id="218" w:author="Krisztián Károlyi" w:date="2024-03-27T15:33:00Z">
        <w:r w:rsidR="001D27F4" w:rsidRPr="00366110" w:rsidDel="00EF6DFC">
          <w:delText xml:space="preserve"> neuronok közötti kapcsolatok aktuális súlyai alapján</w:delText>
        </w:r>
      </w:del>
      <w:del w:id="219" w:author="Krisztián Károlyi" w:date="2024-03-27T15:38:00Z">
        <w:r w:rsidR="000056C5" w:rsidRPr="00366110" w:rsidDel="00557F53">
          <w:delText>.</w:delText>
        </w:r>
        <w:r w:rsidR="00035649" w:rsidRPr="00366110" w:rsidDel="00557F53">
          <w:delText xml:space="preserve"> </w:delText>
        </w:r>
      </w:del>
      <w:del w:id="220" w:author="Krisztián Károlyi" w:date="2024-03-27T16:24:00Z">
        <w:r w:rsidR="00AF4F82" w:rsidRPr="00366110" w:rsidDel="00D566F8">
          <w:delText xml:space="preserve">A munkanélküliségi rátákon kívül számos tudományos cikkben vizsgálták </w:delText>
        </w:r>
      </w:del>
      <w:del w:id="221" w:author="Krisztián Károlyi" w:date="2024-03-27T15:43:00Z">
        <w:r w:rsidR="006F2B39" w:rsidDel="009617D4">
          <w:delText xml:space="preserve">ennek </w:delText>
        </w:r>
      </w:del>
      <w:del w:id="222" w:author="Krisztián Károlyi" w:date="2024-03-27T16:24:00Z">
        <w:r w:rsidR="006F2B39" w:rsidDel="00D566F8">
          <w:delText xml:space="preserve">előrejelzési teljesítményét a </w:delText>
        </w:r>
        <w:r w:rsidR="00AF4F82" w:rsidRPr="00366110" w:rsidDel="00D566F8">
          <w:delText xml:space="preserve">gazdasági és pénzügyi </w:delText>
        </w:r>
        <w:r w:rsidR="00244117" w:rsidDel="00D566F8">
          <w:delText>idősorok</w:delText>
        </w:r>
        <w:r w:rsidR="00E42193" w:rsidDel="00D566F8">
          <w:delText xml:space="preserve"> terén</w:delText>
        </w:r>
        <w:r w:rsidR="00AF4F82" w:rsidRPr="00366110" w:rsidDel="00D566F8">
          <w:delText>.</w:delText>
        </w:r>
      </w:del>
      <w:ins w:id="223" w:author="Krisztián Károlyi" w:date="2024-03-27T15:47:00Z">
        <w:r w:rsidR="00413B1B" w:rsidRPr="00AF0B26">
          <w:t>Az MLP (</w:t>
        </w:r>
        <w:proofErr w:type="spellStart"/>
        <w:r w:rsidR="00413B1B" w:rsidRPr="00AF0B26">
          <w:t>Multilayer</w:t>
        </w:r>
        <w:proofErr w:type="spellEnd"/>
        <w:r w:rsidR="00413B1B" w:rsidRPr="00AF0B26">
          <w:t xml:space="preserve"> Perceptron) egy </w:t>
        </w:r>
        <w:proofErr w:type="spellStart"/>
        <w:r w:rsidR="00413B1B" w:rsidRPr="00AF0B26">
          <w:t>előrecsatolt</w:t>
        </w:r>
        <w:proofErr w:type="spellEnd"/>
        <w:r w:rsidR="00413B1B" w:rsidRPr="00AF0B26">
          <w:t xml:space="preserve"> (</w:t>
        </w:r>
        <w:proofErr w:type="spellStart"/>
        <w:r w:rsidR="00413B1B" w:rsidRPr="00AF0B26">
          <w:t>feed-forward</w:t>
        </w:r>
        <w:proofErr w:type="spellEnd"/>
        <w:r w:rsidR="00413B1B" w:rsidRPr="00AF0B26">
          <w:t>) neurális hálózat, amely több rejtett réteggel rendelkezik. A bemenetek súlyozott összegét rétegenként kiértékeli egy aktivációs függvénnyel, és továbbítja a következő rétegbe. Az MLP-t gyakran alkalmazzák különböző feladatokban, például osztályozásban és regresszióban.</w:t>
        </w:r>
        <w:r w:rsidR="00413B1B">
          <w:t xml:space="preserve"> </w:t>
        </w:r>
      </w:ins>
      <w:customXmlInsRangeStart w:id="224" w:author="Krisztián Károlyi" w:date="2024-03-27T15:47:00Z"/>
      <w:sdt>
        <w:sdtPr>
          <w:id w:val="-56787771"/>
          <w:citation/>
        </w:sdtPr>
        <w:sdtContent>
          <w:customXmlInsRangeEnd w:id="224"/>
          <w:ins w:id="225" w:author="Krisztián Károlyi" w:date="2024-03-27T15:47:00Z">
            <w:r w:rsidR="00413B1B">
              <w:fldChar w:fldCharType="begin"/>
            </w:r>
            <w:r w:rsidR="00413B1B">
              <w:rPr>
                <w:lang w:val="en-GB"/>
              </w:rPr>
              <w:instrText xml:space="preserve"> CITATION Bra19 \l 2057 </w:instrText>
            </w:r>
            <w:r w:rsidR="00413B1B">
              <w:fldChar w:fldCharType="separate"/>
            </w:r>
          </w:ins>
          <w:r w:rsidR="00683CFD" w:rsidRPr="00683CFD">
            <w:rPr>
              <w:noProof/>
              <w:lang w:val="en-GB"/>
            </w:rPr>
            <w:t>(Brassai, 2019)</w:t>
          </w:r>
          <w:ins w:id="226" w:author="Krisztián Károlyi" w:date="2024-03-27T15:47:00Z">
            <w:r w:rsidR="00413B1B">
              <w:fldChar w:fldCharType="end"/>
            </w:r>
          </w:ins>
          <w:customXmlInsRangeStart w:id="227" w:author="Krisztián Károlyi" w:date="2024-03-27T15:47:00Z"/>
        </w:sdtContent>
      </w:sdt>
      <w:customXmlInsRangeEnd w:id="227"/>
    </w:p>
    <w:p w14:paraId="4A291A8A" w14:textId="1F127483" w:rsidR="00D566F8" w:rsidRDefault="00D566F8" w:rsidP="00557F53">
      <w:pPr>
        <w:jc w:val="both"/>
      </w:pPr>
      <w:ins w:id="228" w:author="Krisztián Károlyi" w:date="2024-03-27T16:24:00Z">
        <w:r w:rsidRPr="00366110">
          <w:t xml:space="preserve">A munkanélküliségi rátákon kívül számos tudományos cikkben vizsgálták </w:t>
        </w:r>
        <w:r>
          <w:t>az MLP és az LSTM</w:t>
        </w:r>
        <w:r>
          <w:t xml:space="preserve"> </w:t>
        </w:r>
        <w:r>
          <w:t xml:space="preserve">előrejelzési teljesítményét a </w:t>
        </w:r>
        <w:r w:rsidRPr="00366110">
          <w:t xml:space="preserve">gazdasági és pénzügyi </w:t>
        </w:r>
        <w:r>
          <w:t>idősorok terén</w:t>
        </w:r>
        <w:r w:rsidRPr="00366110">
          <w:t>.</w:t>
        </w:r>
      </w:ins>
    </w:p>
    <w:p w14:paraId="06C850A9" w14:textId="4C3F45A0" w:rsidR="00F7136B" w:rsidRDefault="00BA0EF4" w:rsidP="0024688D">
      <w:pPr>
        <w:jc w:val="both"/>
        <w:rPr>
          <w:ins w:id="229" w:author="Krisztián Károlyi" w:date="2024-03-27T15:48:00Z"/>
        </w:rPr>
      </w:pPr>
      <w:proofErr w:type="spellStart"/>
      <w:r>
        <w:t>Derbentsev</w:t>
      </w:r>
      <w:proofErr w:type="spellEnd"/>
      <w:r>
        <w:t xml:space="preserve"> és társai</w:t>
      </w:r>
      <w:r w:rsidR="00F7136B">
        <w:t xml:space="preserve"> </w:t>
      </w:r>
      <w:sdt>
        <w:sdtPr>
          <w:id w:val="1516968228"/>
          <w:citation/>
        </w:sdtPr>
        <w:sdtContent>
          <w:r>
            <w:fldChar w:fldCharType="begin"/>
          </w:r>
          <w:r w:rsidR="00CA7181">
            <w:rPr>
              <w:lang w:val="en-GB"/>
            </w:rPr>
            <w:instrText xml:space="preserve">CITATION Der20 \n  \t  \l 2057 </w:instrText>
          </w:r>
          <w:r>
            <w:fldChar w:fldCharType="separate"/>
          </w:r>
          <w:r w:rsidR="00683CFD" w:rsidRPr="00683CFD">
            <w:rPr>
              <w:noProof/>
              <w:lang w:val="en-GB"/>
            </w:rPr>
            <w:t>(2020)</w:t>
          </w:r>
          <w:r>
            <w:fldChar w:fldCharType="end"/>
          </w:r>
        </w:sdtContent>
      </w:sdt>
      <w:r w:rsidR="00FC6ADC">
        <w:t xml:space="preserve"> </w:t>
      </w:r>
      <w:r w:rsidR="00071BB3">
        <w:t>négyféle ANN modell, köztük az MLP</w:t>
      </w:r>
      <w:r w:rsidR="00CF5917">
        <w:t xml:space="preserve"> előrejelző képességét vizsgálták a </w:t>
      </w:r>
      <w:proofErr w:type="spellStart"/>
      <w:r w:rsidR="00974900">
        <w:t>Bitcoin</w:t>
      </w:r>
      <w:proofErr w:type="spellEnd"/>
      <w:r w:rsidR="00CF5917">
        <w:t xml:space="preserve">, </w:t>
      </w:r>
      <w:proofErr w:type="spellStart"/>
      <w:proofErr w:type="gramStart"/>
      <w:r w:rsidR="00974900" w:rsidRPr="00974900">
        <w:t>Ethereum</w:t>
      </w:r>
      <w:r w:rsidR="00974900">
        <w:t>,és</w:t>
      </w:r>
      <w:proofErr w:type="spellEnd"/>
      <w:proofErr w:type="gramEnd"/>
      <w:r w:rsidR="00974900">
        <w:t xml:space="preserve"> az EUR-USD árfolyamok</w:t>
      </w:r>
      <w:r w:rsidR="000B564B">
        <w:t>on.</w:t>
      </w:r>
      <w:r w:rsidR="00740E0D">
        <w:t xml:space="preserve"> Az MLP </w:t>
      </w:r>
      <w:r w:rsidR="00712F1C">
        <w:t>és SGBM modellek 0.46-</w:t>
      </w:r>
      <w:r w:rsidR="009C24A7">
        <w:t>3.71%-os MAPE</w:t>
      </w:r>
      <w:r w:rsidR="009E0A00">
        <w:t xml:space="preserve"> </w:t>
      </w:r>
      <w:r w:rsidR="00721BF5">
        <w:t xml:space="preserve">hibamutatóval </w:t>
      </w:r>
      <w:r w:rsidR="00C404DE">
        <w:t>jeleztek előre a teszt</w:t>
      </w:r>
      <w:ins w:id="230" w:author="Krisztián Károlyi" w:date="2024-03-27T15:39:00Z">
        <w:r w:rsidR="001F71CA">
          <w:t xml:space="preserve"> </w:t>
        </w:r>
      </w:ins>
      <w:r w:rsidR="00C404DE">
        <w:t xml:space="preserve">időszakra, </w:t>
      </w:r>
      <w:r w:rsidR="005F2519">
        <w:t xml:space="preserve">így megállapították, hogy a </w:t>
      </w:r>
      <w:r w:rsidR="00A10618">
        <w:t>gépi tanulás</w:t>
      </w:r>
      <w:r w:rsidR="00FA6F72">
        <w:t>sal való megközelítés</w:t>
      </w:r>
      <w:r w:rsidR="002E0778">
        <w:t xml:space="preserve"> valóban</w:t>
      </w:r>
      <w:r w:rsidR="00A10618">
        <w:t xml:space="preserve"> alkalmas a pénzügyi </w:t>
      </w:r>
      <w:r w:rsidR="00024E91">
        <w:t>előrejelzések készítésére.</w:t>
      </w:r>
    </w:p>
    <w:p w14:paraId="3095B549" w14:textId="045CA425" w:rsidR="00B674D3" w:rsidRPr="00366110" w:rsidRDefault="00A312A3" w:rsidP="0024688D">
      <w:pPr>
        <w:jc w:val="both"/>
        <w:rPr>
          <w:ins w:id="231" w:author="madaras.szilard@gmail.com" w:date="2024-03-26T13:50:00Z"/>
        </w:rPr>
      </w:pPr>
      <w:proofErr w:type="spellStart"/>
      <w:ins w:id="232" w:author="Krisztián Károlyi" w:date="2024-03-27T16:18:00Z">
        <w:r w:rsidRPr="00A312A3">
          <w:t>Oukhouy</w:t>
        </w:r>
        <w:proofErr w:type="spellEnd"/>
        <w:r>
          <w:t xml:space="preserve"> és </w:t>
        </w:r>
        <w:proofErr w:type="spellStart"/>
        <w:r w:rsidRPr="00A312A3">
          <w:t>Himdi</w:t>
        </w:r>
        <w:proofErr w:type="spellEnd"/>
        <w:r>
          <w:t xml:space="preserve"> </w:t>
        </w:r>
      </w:ins>
      <w:customXmlInsRangeStart w:id="233" w:author="Krisztián Károlyi" w:date="2024-03-27T16:17:00Z"/>
      <w:sdt>
        <w:sdtPr>
          <w:id w:val="1060834314"/>
          <w:citation/>
        </w:sdtPr>
        <w:sdtContent>
          <w:customXmlInsRangeEnd w:id="233"/>
          <w:ins w:id="234" w:author="Krisztián Károlyi" w:date="2024-03-27T16:17:00Z">
            <w:r>
              <w:fldChar w:fldCharType="begin"/>
            </w:r>
          </w:ins>
          <w:ins w:id="235" w:author="Krisztián Károlyi" w:date="2024-03-27T16:18:00Z">
            <w:r>
              <w:rPr>
                <w:lang w:val="en-GB"/>
              </w:rPr>
              <w:instrText xml:space="preserve">CITATION Ouk23 \n  \t  \l 2057 </w:instrText>
            </w:r>
          </w:ins>
          <w:r>
            <w:fldChar w:fldCharType="separate"/>
          </w:r>
          <w:r w:rsidR="00683CFD" w:rsidRPr="00683CFD">
            <w:rPr>
              <w:noProof/>
              <w:lang w:val="en-GB"/>
            </w:rPr>
            <w:t>(2023)</w:t>
          </w:r>
          <w:ins w:id="236" w:author="Krisztián Károlyi" w:date="2024-03-27T16:17:00Z">
            <w:r>
              <w:fldChar w:fldCharType="end"/>
            </w:r>
          </w:ins>
          <w:customXmlInsRangeStart w:id="237" w:author="Krisztián Károlyi" w:date="2024-03-27T16:17:00Z"/>
        </w:sdtContent>
      </w:sdt>
      <w:customXmlInsRangeEnd w:id="237"/>
      <w:ins w:id="238" w:author="Krisztián Károlyi" w:date="2024-03-27T16:18:00Z">
        <w:r>
          <w:t xml:space="preserve"> </w:t>
        </w:r>
      </w:ins>
      <w:ins w:id="239" w:author="Krisztián Károlyi" w:date="2024-03-27T16:20:00Z">
        <w:r w:rsidR="00E550D6">
          <w:t xml:space="preserve">a </w:t>
        </w:r>
      </w:ins>
      <w:proofErr w:type="spellStart"/>
      <w:ins w:id="240" w:author="Krisztián Károlyi" w:date="2024-03-27T16:19:00Z">
        <w:r w:rsidR="005F1CCE">
          <w:t>Markokkó</w:t>
        </w:r>
      </w:ins>
      <w:ins w:id="241" w:author="Krisztián Károlyi" w:date="2024-03-27T16:20:00Z">
        <w:r w:rsidR="00E550D6">
          <w:t>i</w:t>
        </w:r>
        <w:proofErr w:type="spellEnd"/>
        <w:r w:rsidR="00E550D6">
          <w:t xml:space="preserve"> </w:t>
        </w:r>
      </w:ins>
      <w:ins w:id="242" w:author="Krisztián Károlyi" w:date="2024-03-27T16:19:00Z">
        <w:r w:rsidR="00E550D6" w:rsidRPr="00E550D6">
          <w:t xml:space="preserve">Tőzsdeindex 20 (MSI 20) napi </w:t>
        </w:r>
        <w:proofErr w:type="spellStart"/>
        <w:r w:rsidR="00E550D6" w:rsidRPr="00E550D6">
          <w:t>árai</w:t>
        </w:r>
      </w:ins>
      <w:ins w:id="243" w:author="Krisztián Károlyi" w:date="2024-03-27T16:20:00Z">
        <w:r w:rsidR="0083644D">
          <w:t>anak</w:t>
        </w:r>
        <w:proofErr w:type="spellEnd"/>
        <w:r w:rsidR="0083644D">
          <w:t xml:space="preserve"> előrejelzésén tesztelt</w:t>
        </w:r>
        <w:r w:rsidR="000B1CB0">
          <w:t xml:space="preserve">ék az </w:t>
        </w:r>
        <w:proofErr w:type="spellStart"/>
        <w:r w:rsidR="00CA383B">
          <w:t>XGBoost</w:t>
        </w:r>
        <w:proofErr w:type="spellEnd"/>
        <w:r w:rsidR="00CA383B">
          <w:t>, SV</w:t>
        </w:r>
      </w:ins>
      <w:ins w:id="244" w:author="Krisztián Károlyi" w:date="2024-03-27T16:21:00Z">
        <w:r w:rsidR="00E34289">
          <w:t xml:space="preserve">R, </w:t>
        </w:r>
        <w:r w:rsidR="00A127A5">
          <w:t>LSTM, MLP</w:t>
        </w:r>
        <w:r w:rsidR="00197D7C">
          <w:t xml:space="preserve"> </w:t>
        </w:r>
        <w:r w:rsidR="002F4D2D">
          <w:t xml:space="preserve">neuronhálós </w:t>
        </w:r>
        <w:r w:rsidR="00197D7C">
          <w:t>modelleket</w:t>
        </w:r>
        <w:r w:rsidR="001B1775">
          <w:t xml:space="preserve">. Megállapították, hogy </w:t>
        </w:r>
        <w:r w:rsidR="00DC023A">
          <w:t xml:space="preserve">a </w:t>
        </w:r>
      </w:ins>
      <w:ins w:id="245" w:author="Krisztián Károlyi" w:date="2024-03-27T16:22:00Z">
        <w:r w:rsidR="00DC023A">
          <w:t xml:space="preserve">rácskereséses optimalizációs </w:t>
        </w:r>
        <w:proofErr w:type="spellStart"/>
        <w:r w:rsidR="00DC023A">
          <w:t>algirutmus</w:t>
        </w:r>
        <w:proofErr w:type="spellEnd"/>
        <w:r w:rsidR="00DC023A">
          <w:t xml:space="preserve"> (</w:t>
        </w:r>
        <w:proofErr w:type="spellStart"/>
        <w:r w:rsidR="00DC023A">
          <w:t>Grid</w:t>
        </w:r>
        <w:proofErr w:type="spellEnd"/>
        <w:r w:rsidR="00DC023A">
          <w:t xml:space="preserve"> </w:t>
        </w:r>
        <w:proofErr w:type="spellStart"/>
        <w:r w:rsidR="00DC023A">
          <w:t>Search</w:t>
        </w:r>
        <w:proofErr w:type="spellEnd"/>
        <w:r w:rsidR="00DC023A">
          <w:t>)</w:t>
        </w:r>
        <w:r w:rsidR="00A86A19">
          <w:t xml:space="preserve"> mellett az MLP és az SVG teljesítettek a legjobban</w:t>
        </w:r>
        <w:r w:rsidR="0066278B">
          <w:t>.</w:t>
        </w:r>
      </w:ins>
    </w:p>
    <w:p w14:paraId="7A50D368" w14:textId="4558F378" w:rsidR="003339B8" w:rsidRPr="00945A48" w:rsidDel="006905A2" w:rsidRDefault="00654A33" w:rsidP="0024688D">
      <w:pPr>
        <w:jc w:val="both"/>
        <w:rPr>
          <w:ins w:id="246" w:author="madaras.szilard@gmail.com" w:date="2024-03-26T13:50:00Z"/>
          <w:del w:id="247" w:author="Krisztián Károlyi" w:date="2024-03-27T15:50:00Z"/>
        </w:rPr>
      </w:pPr>
      <w:ins w:id="248" w:author="Krisztián Károlyi" w:date="2024-03-27T18:48:00Z">
        <w:r>
          <w:t xml:space="preserve">S. </w:t>
        </w:r>
        <w:proofErr w:type="spellStart"/>
        <w:r w:rsidRPr="00654A33">
          <w:t>Siami-Namini</w:t>
        </w:r>
        <w:proofErr w:type="spellEnd"/>
        <w:r>
          <w:t xml:space="preserve"> és </w:t>
        </w:r>
        <w:r w:rsidRPr="00654A33">
          <w:t>A</w:t>
        </w:r>
        <w:r>
          <w:t xml:space="preserve">. S. </w:t>
        </w:r>
        <w:proofErr w:type="spellStart"/>
        <w:r w:rsidRPr="00654A33">
          <w:t>Namin</w:t>
        </w:r>
        <w:proofErr w:type="spellEnd"/>
        <w:r>
          <w:t xml:space="preserve"> </w:t>
        </w:r>
      </w:ins>
      <w:customXmlInsRangeStart w:id="249" w:author="Krisztián Károlyi" w:date="2024-03-27T18:48:00Z"/>
      <w:sdt>
        <w:sdtPr>
          <w:id w:val="1754848876"/>
          <w:citation/>
        </w:sdtPr>
        <w:sdtContent>
          <w:customXmlInsRangeEnd w:id="249"/>
          <w:ins w:id="250" w:author="Krisztián Károlyi" w:date="2024-03-27T18:48:00Z">
            <w:r>
              <w:fldChar w:fldCharType="begin"/>
            </w:r>
            <w:r>
              <w:rPr>
                <w:lang w:val="en-GB"/>
              </w:rPr>
              <w:instrText xml:space="preserve">CITATION Sia18 \n  \t  \l 2057 </w:instrText>
            </w:r>
          </w:ins>
          <w:r>
            <w:fldChar w:fldCharType="separate"/>
          </w:r>
          <w:r w:rsidR="00683CFD" w:rsidRPr="00683CFD">
            <w:rPr>
              <w:noProof/>
              <w:lang w:val="en-GB"/>
            </w:rPr>
            <w:t>(2018)</w:t>
          </w:r>
          <w:ins w:id="251" w:author="Krisztián Károlyi" w:date="2024-03-27T18:48:00Z">
            <w:r>
              <w:fldChar w:fldCharType="end"/>
            </w:r>
          </w:ins>
          <w:customXmlInsRangeStart w:id="252" w:author="Krisztián Károlyi" w:date="2024-03-27T18:48:00Z"/>
        </w:sdtContent>
      </w:sdt>
      <w:customXmlInsRangeEnd w:id="252"/>
      <w:ins w:id="253" w:author="Krisztián Károlyi" w:date="2024-03-27T18:48:00Z">
        <w:r>
          <w:t xml:space="preserve"> az LSTM és </w:t>
        </w:r>
      </w:ins>
      <w:ins w:id="254" w:author="Krisztián Károlyi" w:date="2024-03-27T18:49:00Z">
        <w:r w:rsidR="0065517E">
          <w:t xml:space="preserve">az ARIMA modelleket </w:t>
        </w:r>
      </w:ins>
      <w:ins w:id="255" w:author="Krisztián Károlyi" w:date="2024-03-27T18:54:00Z">
        <w:r w:rsidR="003F613A">
          <w:t>előrejelző pontoss</w:t>
        </w:r>
      </w:ins>
      <w:ins w:id="256" w:author="Krisztián Károlyi" w:date="2024-03-27T18:55:00Z">
        <w:r w:rsidR="003F613A">
          <w:t xml:space="preserve">ágát </w:t>
        </w:r>
      </w:ins>
      <w:ins w:id="257" w:author="Krisztián Károlyi" w:date="2024-03-27T18:49:00Z">
        <w:r w:rsidR="0065517E">
          <w:t xml:space="preserve">hasonlították össze </w:t>
        </w:r>
      </w:ins>
      <w:ins w:id="258" w:author="Krisztián Károlyi" w:date="2024-03-27T18:55:00Z">
        <w:r w:rsidR="005024F0">
          <w:t>RMSE mutató felhasználásával</w:t>
        </w:r>
        <w:r w:rsidR="00B32F9D">
          <w:t xml:space="preserve">, </w:t>
        </w:r>
      </w:ins>
      <w:ins w:id="259" w:author="Krisztián Károlyi" w:date="2024-03-27T18:49:00Z">
        <w:r w:rsidR="0065517E">
          <w:t xml:space="preserve">különböző gazdasági és </w:t>
        </w:r>
        <w:r w:rsidR="0065517E">
          <w:lastRenderedPageBreak/>
          <w:t xml:space="preserve">pénzügyi idősorok </w:t>
        </w:r>
        <w:r w:rsidR="008751E7">
          <w:t>esetében</w:t>
        </w:r>
      </w:ins>
      <w:ins w:id="260" w:author="Krisztián Károlyi" w:date="2024-03-27T18:55:00Z">
        <w:r w:rsidR="0035171A">
          <w:t>.</w:t>
        </w:r>
      </w:ins>
      <w:ins w:id="261" w:author="Krisztián Károlyi" w:date="2024-03-27T18:49:00Z">
        <w:r w:rsidR="008751E7">
          <w:t xml:space="preserve"> </w:t>
        </w:r>
      </w:ins>
      <w:ins w:id="262" w:author="Krisztián Károlyi" w:date="2024-03-27T18:55:00Z">
        <w:r w:rsidR="0035171A">
          <w:t>A</w:t>
        </w:r>
      </w:ins>
      <w:ins w:id="263" w:author="Krisztián Károlyi" w:date="2024-03-27T18:49:00Z">
        <w:r w:rsidR="007547BE">
          <w:t>z eredményeik szerint az LSTM modellek sokkal jobban te</w:t>
        </w:r>
      </w:ins>
      <w:ins w:id="264" w:author="Krisztián Károlyi" w:date="2024-03-27T18:50:00Z">
        <w:r w:rsidR="007547BE">
          <w:t>ljesítettek.</w:t>
        </w:r>
      </w:ins>
      <w:del w:id="265" w:author="Krisztián Károlyi" w:date="2024-03-27T15:50:00Z">
        <w:r w:rsidR="006F2B39" w:rsidDel="006905A2">
          <w:fldChar w:fldCharType="begin"/>
        </w:r>
        <w:r w:rsidR="006F2B39" w:rsidDel="006905A2">
          <w:delInstrText>HYPERLINK "</w:delInstrText>
        </w:r>
      </w:del>
      <w:ins w:id="266" w:author="madaras.szilard@gmail.com" w:date="2024-03-26T13:50:00Z">
        <w:del w:id="267" w:author="Krisztián Károlyi" w:date="2024-03-27T15:50:00Z">
          <w:r w:rsidR="006F2B39" w:rsidRPr="006F2B39" w:rsidDel="006905A2">
            <w:delInstrText>https://scholar.google.com/scholar?q=MLP+economic+time+series+forecasting&amp;hl=en&amp;as_sdt=0%2C5&amp;as_ylo=2010&amp;as_yhi=</w:delInstrText>
          </w:r>
        </w:del>
      </w:ins>
      <w:del w:id="268" w:author="Krisztián Károlyi" w:date="2024-03-27T15:50:00Z">
        <w:r w:rsidR="006F2B39" w:rsidDel="006905A2">
          <w:delInstrText>"</w:delInstrText>
        </w:r>
        <w:r w:rsidR="006F2B39" w:rsidDel="006905A2">
          <w:fldChar w:fldCharType="separate"/>
        </w:r>
      </w:del>
      <w:ins w:id="269" w:author="madaras.szilard@gmail.com" w:date="2024-03-26T13:50:00Z">
        <w:del w:id="270" w:author="Krisztián Károlyi" w:date="2024-03-27T15:50:00Z">
          <w:r w:rsidR="006F2B39" w:rsidRPr="007627BC" w:rsidDel="006905A2">
            <w:rPr>
              <w:rStyle w:val="Hyperlink"/>
            </w:rPr>
            <w:delText>https://scholar.google.com/scholar?q=MLP+economic+time+series+forecasting&amp;hl=en&amp;as_sdt=0%2C5&amp;as_ylo=2010&amp;as_yhi=</w:delText>
          </w:r>
        </w:del>
      </w:ins>
      <w:del w:id="271" w:author="Krisztián Károlyi" w:date="2024-03-27T15:50:00Z">
        <w:r w:rsidR="006F2B39" w:rsidDel="006905A2">
          <w:fldChar w:fldCharType="end"/>
        </w:r>
      </w:del>
    </w:p>
    <w:p w14:paraId="70FA76C1" w14:textId="5DF48E5B" w:rsidR="003339B8" w:rsidRPr="00945A48" w:rsidDel="006905A2" w:rsidRDefault="000376A2" w:rsidP="0024688D">
      <w:pPr>
        <w:jc w:val="both"/>
        <w:rPr>
          <w:ins w:id="272" w:author="madaras.szilard@gmail.com" w:date="2024-03-26T13:50:00Z"/>
          <w:del w:id="273" w:author="Krisztián Károlyi" w:date="2024-03-27T15:50:00Z"/>
          <w:highlight w:val="yellow"/>
        </w:rPr>
      </w:pPr>
      <w:ins w:id="274" w:author="madaras.szilard@gmail.com" w:date="2024-03-26T13:52:00Z">
        <w:del w:id="275" w:author="Krisztián Károlyi" w:date="2024-03-27T15:50:00Z">
          <w:r w:rsidRPr="00945A48" w:rsidDel="006905A2">
            <w:delText>https://scholar.google.com/scholar?hl=en&amp;as_sdt=0%2C5&amp;as_ylo=2010&amp;q=MLP+financial+time+series+forecasting&amp;btnG=</w:delText>
          </w:r>
        </w:del>
      </w:ins>
    </w:p>
    <w:p w14:paraId="08BED47A" w14:textId="7120D9CC" w:rsidR="003339B8" w:rsidRPr="00945A48" w:rsidDel="006905A2" w:rsidRDefault="003339B8" w:rsidP="0024688D">
      <w:pPr>
        <w:jc w:val="both"/>
        <w:rPr>
          <w:ins w:id="276" w:author="madaras.szilard@gmail.com" w:date="2024-03-26T13:50:00Z"/>
          <w:del w:id="277" w:author="Krisztián Károlyi" w:date="2024-03-27T15:50:00Z"/>
        </w:rPr>
      </w:pPr>
      <w:ins w:id="278" w:author="madaras.szilard@gmail.com" w:date="2024-03-26T13:50:00Z">
        <w:del w:id="279" w:author="Krisztián Károlyi" w:date="2024-03-27T15:50:00Z">
          <w:r w:rsidRPr="00945A48" w:rsidDel="006905A2">
            <w:fldChar w:fldCharType="begin"/>
          </w:r>
          <w:r w:rsidRPr="00945A48" w:rsidDel="006905A2">
            <w:delInstrText>HYPERLINK "https://www.sciencedirect.com/science/article/pii/S0169207010000920"</w:delInstrText>
          </w:r>
          <w:r w:rsidRPr="00945A48" w:rsidDel="006905A2">
            <w:fldChar w:fldCharType="separate"/>
          </w:r>
          <w:r w:rsidRPr="00945A48" w:rsidDel="006905A2">
            <w:rPr>
              <w:rStyle w:val="Hyperlink"/>
            </w:rPr>
            <w:delText>https://www.sciencedirect.com/science/article/pii/S0169207010000920</w:delText>
          </w:r>
          <w:r w:rsidRPr="00945A48" w:rsidDel="006905A2">
            <w:fldChar w:fldCharType="end"/>
          </w:r>
        </w:del>
      </w:ins>
    </w:p>
    <w:p w14:paraId="31254667" w14:textId="0A06252F" w:rsidR="003339B8" w:rsidRPr="00945A48" w:rsidDel="006905A2" w:rsidRDefault="003339B8" w:rsidP="0024688D">
      <w:pPr>
        <w:jc w:val="both"/>
        <w:rPr>
          <w:ins w:id="280" w:author="madaras.szilard@gmail.com" w:date="2024-03-26T13:48:00Z"/>
          <w:del w:id="281" w:author="Krisztián Károlyi" w:date="2024-03-27T15:50:00Z"/>
          <w:highlight w:val="yellow"/>
        </w:rPr>
      </w:pPr>
    </w:p>
    <w:p w14:paraId="68DA2448" w14:textId="62230E91" w:rsidR="003424B8" w:rsidRPr="00945A48" w:rsidDel="00AF4EEB" w:rsidRDefault="00BD321B" w:rsidP="0024688D">
      <w:pPr>
        <w:jc w:val="both"/>
        <w:rPr>
          <w:ins w:id="282" w:author="madaras.szilard@gmail.com" w:date="2024-03-26T13:53:00Z"/>
          <w:del w:id="283" w:author="Krisztián Károlyi" w:date="2024-03-27T16:28:00Z"/>
        </w:rPr>
      </w:pPr>
      <w:del w:id="284" w:author="Krisztián Károlyi" w:date="2024-03-27T18:42:00Z">
        <w:r w:rsidRPr="00945A48" w:rsidDel="001256E2">
          <w:rPr>
            <w:highlight w:val="yellow"/>
          </w:rPr>
          <w:br/>
        </w:r>
      </w:del>
      <w:del w:id="285" w:author="Krisztián Károlyi" w:date="2024-03-27T16:24:00Z">
        <w:r w:rsidRPr="00945A48" w:rsidDel="00367191">
          <w:rPr>
            <w:highlight w:val="yellow"/>
          </w:rPr>
          <w:delText>Az LSTM (Long short-term memory)</w:delText>
        </w:r>
        <w:r w:rsidR="00402271" w:rsidRPr="00945A48" w:rsidDel="00367191">
          <w:rPr>
            <w:highlight w:val="yellow"/>
          </w:rPr>
          <w:delText>…</w:delText>
        </w:r>
      </w:del>
      <w:r w:rsidR="006E1B7A" w:rsidRPr="00945A48">
        <w:rPr>
          <w:highlight w:val="yellow"/>
        </w:rPr>
        <w:br/>
      </w:r>
      <w:del w:id="286" w:author="Krisztián Károlyi" w:date="2024-03-27T16:24:00Z">
        <w:r w:rsidR="003325C2" w:rsidRPr="00945A48" w:rsidDel="00367191">
          <w:delText>Különböző szerzők vizsgálták az előrejelző modellek teljesítményét</w:delText>
        </w:r>
        <w:r w:rsidR="00561928" w:rsidRPr="00945A48" w:rsidDel="00367191">
          <w:delText>.</w:delText>
        </w:r>
        <w:r w:rsidR="00CA0E48" w:rsidRPr="00945A48" w:rsidDel="00367191">
          <w:delText xml:space="preserve"> </w:delText>
        </w:r>
      </w:del>
      <w:del w:id="287" w:author="Krisztián Károlyi" w:date="2024-03-27T18:42:00Z">
        <w:r w:rsidR="00CA0E48" w:rsidRPr="00945A48" w:rsidDel="001256E2">
          <w:delText xml:space="preserve">[A hibaváltozók tesztelésére </w:delText>
        </w:r>
        <w:r w:rsidR="00FA103C" w:rsidRPr="00945A48" w:rsidDel="001256E2">
          <w:delText xml:space="preserve">leggyakrabban </w:delText>
        </w:r>
        <w:r w:rsidR="00CA0E48" w:rsidRPr="00945A48" w:rsidDel="001256E2">
          <w:delText xml:space="preserve">használt </w:delText>
        </w:r>
        <w:r w:rsidR="00C90A00" w:rsidRPr="00945A48" w:rsidDel="001256E2">
          <w:delText>statisztikai mutatók</w:delText>
        </w:r>
        <w:r w:rsidR="005A66B2" w:rsidRPr="00945A48" w:rsidDel="001256E2">
          <w:delText xml:space="preserve">: </w:delText>
        </w:r>
        <w:r w:rsidR="00C33F55" w:rsidRPr="00945A48" w:rsidDel="001256E2">
          <w:delText>MAPE (mi az)</w:delText>
        </w:r>
        <w:r w:rsidR="00FA103C" w:rsidRPr="00945A48" w:rsidDel="001256E2">
          <w:delText xml:space="preserve">, </w:delText>
        </w:r>
      </w:del>
      <w:del w:id="288" w:author="Krisztián Károlyi" w:date="2024-03-27T16:06:00Z">
        <w:r w:rsidR="000E6DFB" w:rsidRPr="00945A48" w:rsidDel="00613CA0">
          <w:delText xml:space="preserve"> </w:delText>
        </w:r>
      </w:del>
      <w:del w:id="289" w:author="Krisztián Károlyi" w:date="2024-03-27T18:42:00Z">
        <w:r w:rsidR="000E6DFB" w:rsidRPr="00945A48" w:rsidDel="001256E2">
          <w:delText>ki használta melyik cikkben</w:delText>
        </w:r>
        <w:r w:rsidR="00CA0E48" w:rsidRPr="00945A48" w:rsidDel="001256E2">
          <w:delText>]</w:delText>
        </w:r>
      </w:del>
    </w:p>
    <w:p w14:paraId="67E19CDC" w14:textId="08D1B703" w:rsidR="003424B8" w:rsidRPr="00945A48" w:rsidDel="00AF4EEB" w:rsidRDefault="003424B8" w:rsidP="0024688D">
      <w:pPr>
        <w:jc w:val="both"/>
        <w:rPr>
          <w:ins w:id="290" w:author="madaras.szilard@gmail.com" w:date="2024-03-26T13:53:00Z"/>
          <w:del w:id="291" w:author="Krisztián Károlyi" w:date="2024-03-27T16:26:00Z"/>
        </w:rPr>
      </w:pPr>
      <w:ins w:id="292" w:author="madaras.szilard@gmail.com" w:date="2024-03-26T13:53:00Z">
        <w:del w:id="293" w:author="Krisztián Károlyi" w:date="2024-03-27T16:28:00Z">
          <w:r w:rsidRPr="00945A48" w:rsidDel="00AF4EEB">
            <w:fldChar w:fldCharType="begin"/>
          </w:r>
          <w:r w:rsidRPr="00945A48" w:rsidDel="00AF4EEB">
            <w:delInstrText>HYPERLINK "https://arxiv.org/ftp/arxiv/papers/1803/1803.06386.pdf"</w:delInstrText>
          </w:r>
          <w:r w:rsidRPr="00945A48" w:rsidDel="00AF4EEB">
            <w:fldChar w:fldCharType="separate"/>
          </w:r>
          <w:r w:rsidRPr="00945A48" w:rsidDel="00AF4EEB">
            <w:rPr>
              <w:rStyle w:val="Hyperlink"/>
            </w:rPr>
            <w:delText>https://arxiv.org/ftp/arxiv/pape</w:delText>
          </w:r>
          <w:r w:rsidRPr="00945A48" w:rsidDel="00AF4EEB">
            <w:rPr>
              <w:rStyle w:val="Hyperlink"/>
            </w:rPr>
            <w:delText>r</w:delText>
          </w:r>
          <w:r w:rsidRPr="00945A48" w:rsidDel="00AF4EEB">
            <w:rPr>
              <w:rStyle w:val="Hyperlink"/>
            </w:rPr>
            <w:delText>s/1803/1803.06386.pdf</w:delText>
          </w:r>
          <w:r w:rsidRPr="00945A48" w:rsidDel="00AF4EEB">
            <w:fldChar w:fldCharType="end"/>
          </w:r>
        </w:del>
      </w:ins>
    </w:p>
    <w:p w14:paraId="2A50949E" w14:textId="34D6EFBA" w:rsidR="001E46D8" w:rsidRPr="00945A48" w:rsidDel="00BB32DA" w:rsidRDefault="003C7748" w:rsidP="0024688D">
      <w:pPr>
        <w:jc w:val="both"/>
        <w:rPr>
          <w:ins w:id="294" w:author="madaras.szilard@gmail.com" w:date="2024-03-26T13:39:00Z"/>
          <w:del w:id="295" w:author="Krisztián Károlyi" w:date="2024-03-27T16:07:00Z"/>
        </w:rPr>
      </w:pPr>
      <w:del w:id="296" w:author="Krisztián Károlyi" w:date="2024-03-27T16:26:00Z">
        <w:r w:rsidRPr="00945A48" w:rsidDel="00AF4EEB">
          <w:br/>
        </w:r>
        <w:r w:rsidR="00160CA8" w:rsidRPr="00945A48" w:rsidDel="00AF4EEB">
          <w:delText>[XY evszam arra a következtetésre jutott, hogy az MLP sokkal jobban teljesít a</w:delText>
        </w:r>
        <w:r w:rsidR="008A676D" w:rsidRPr="00945A48" w:rsidDel="00AF4EEB">
          <w:delText xml:space="preserve">z LSTM-hez képest </w:delText>
        </w:r>
        <w:r w:rsidR="00972E62" w:rsidRPr="00945A48" w:rsidDel="00AF4EEB">
          <w:delText>a tőzsde index előrejelzés területén. 3-4 cikk</w:delText>
        </w:r>
        <w:r w:rsidR="00160CA8" w:rsidRPr="00945A48" w:rsidDel="00AF4EEB">
          <w:delText>]</w:delText>
        </w:r>
        <w:r w:rsidR="00CA0E48" w:rsidRPr="00945A48" w:rsidDel="00AF4EEB">
          <w:delText xml:space="preserve"> </w:delText>
        </w:r>
      </w:del>
    </w:p>
    <w:p w14:paraId="41083E55" w14:textId="76240B02" w:rsidR="008F4636" w:rsidRPr="00945A48" w:rsidDel="00BB32DA" w:rsidRDefault="008F4636" w:rsidP="0024688D">
      <w:pPr>
        <w:jc w:val="both"/>
        <w:rPr>
          <w:ins w:id="297" w:author="madaras.szilard@gmail.com" w:date="2024-03-26T13:43:00Z"/>
          <w:del w:id="298" w:author="Krisztián Károlyi" w:date="2024-03-27T16:07:00Z"/>
          <w:rFonts w:ascii="Helvetica" w:hAnsi="Helvetica"/>
          <w:color w:val="222222"/>
          <w:sz w:val="18"/>
          <w:szCs w:val="18"/>
          <w:shd w:val="clear" w:color="auto" w:fill="FFFFFF"/>
        </w:rPr>
      </w:pPr>
      <w:ins w:id="299" w:author="madaras.szilard@gmail.com" w:date="2024-03-26T13:41:00Z">
        <w:del w:id="300" w:author="Krisztián Károlyi" w:date="2024-03-27T16:07:00Z">
          <w:r w:rsidRPr="00945A48" w:rsidDel="00BB32DA">
            <w:rPr>
              <w:rFonts w:ascii="Helvetica" w:hAnsi="Helvetica"/>
              <w:color w:val="222222"/>
              <w:sz w:val="18"/>
              <w:szCs w:val="18"/>
              <w:shd w:val="clear" w:color="auto" w:fill="FFFFFF"/>
            </w:rPr>
            <w:delText>Davidescu AA, Apostu S-A, Paul A. Comparative Analysis of Different Univariate Forecasting Methods in Modelling and Predicting the Romanian Unemployment Rate for the Period 2021–2022. </w:delText>
          </w:r>
          <w:r w:rsidRPr="00945A48" w:rsidDel="00BB32DA">
            <w:rPr>
              <w:rStyle w:val="Emphasis"/>
              <w:rFonts w:ascii="Helvetica" w:hAnsi="Helvetica"/>
              <w:color w:val="222222"/>
              <w:sz w:val="18"/>
              <w:szCs w:val="18"/>
              <w:shd w:val="clear" w:color="auto" w:fill="FFFFFF"/>
            </w:rPr>
            <w:delText>Entropy</w:delText>
          </w:r>
          <w:r w:rsidRPr="00945A48" w:rsidDel="00BB32DA">
            <w:rPr>
              <w:rFonts w:ascii="Helvetica" w:hAnsi="Helvetica"/>
              <w:color w:val="222222"/>
              <w:sz w:val="18"/>
              <w:szCs w:val="18"/>
              <w:shd w:val="clear" w:color="auto" w:fill="FFFFFF"/>
            </w:rPr>
            <w:delText xml:space="preserve">. 2021; 23(3):325. </w:delText>
          </w:r>
        </w:del>
      </w:ins>
      <w:ins w:id="301" w:author="madaras.szilard@gmail.com" w:date="2024-03-26T13:43:00Z">
        <w:del w:id="302" w:author="Krisztián Károlyi" w:date="2024-03-27T16:07:00Z">
          <w:r w:rsidR="000674F5" w:rsidRPr="00945A48" w:rsidDel="00BB32DA">
            <w:rPr>
              <w:rFonts w:ascii="Helvetica" w:hAnsi="Helvetica"/>
              <w:color w:val="222222"/>
              <w:sz w:val="18"/>
              <w:szCs w:val="18"/>
              <w:shd w:val="clear" w:color="auto" w:fill="FFFFFF"/>
            </w:rPr>
            <w:fldChar w:fldCharType="begin"/>
          </w:r>
          <w:r w:rsidR="000674F5" w:rsidRPr="00945A48" w:rsidDel="00BB32DA">
            <w:rPr>
              <w:rFonts w:ascii="Helvetica" w:hAnsi="Helvetica"/>
              <w:color w:val="222222"/>
              <w:sz w:val="18"/>
              <w:szCs w:val="18"/>
              <w:shd w:val="clear" w:color="auto" w:fill="FFFFFF"/>
            </w:rPr>
            <w:delInstrText>HYPERLINK "</w:delInstrText>
          </w:r>
        </w:del>
      </w:ins>
      <w:ins w:id="303" w:author="madaras.szilard@gmail.com" w:date="2024-03-26T13:41:00Z">
        <w:del w:id="304" w:author="Krisztián Károlyi" w:date="2024-03-27T16:07:00Z">
          <w:r w:rsidR="000674F5" w:rsidRPr="00945A48" w:rsidDel="00BB32DA">
            <w:rPr>
              <w:rFonts w:ascii="Helvetica" w:hAnsi="Helvetica"/>
              <w:color w:val="222222"/>
              <w:sz w:val="18"/>
              <w:szCs w:val="18"/>
              <w:shd w:val="clear" w:color="auto" w:fill="FFFFFF"/>
            </w:rPr>
            <w:delInstrText>https://doi.org/10.3390/e23030325</w:delInstrText>
          </w:r>
        </w:del>
      </w:ins>
      <w:ins w:id="305" w:author="madaras.szilard@gmail.com" w:date="2024-03-26T13:43:00Z">
        <w:del w:id="306" w:author="Krisztián Károlyi" w:date="2024-03-27T16:07:00Z">
          <w:r w:rsidR="000674F5" w:rsidRPr="00945A48" w:rsidDel="00BB32DA">
            <w:rPr>
              <w:rFonts w:ascii="Helvetica" w:hAnsi="Helvetica"/>
              <w:color w:val="222222"/>
              <w:sz w:val="18"/>
              <w:szCs w:val="18"/>
              <w:shd w:val="clear" w:color="auto" w:fill="FFFFFF"/>
            </w:rPr>
            <w:delInstrText>"</w:delInstrText>
          </w:r>
          <w:r w:rsidR="000674F5" w:rsidRPr="00945A48" w:rsidDel="00BB32DA">
            <w:rPr>
              <w:rFonts w:ascii="Helvetica" w:hAnsi="Helvetica"/>
              <w:color w:val="222222"/>
              <w:sz w:val="18"/>
              <w:szCs w:val="18"/>
              <w:shd w:val="clear" w:color="auto" w:fill="FFFFFF"/>
            </w:rPr>
          </w:r>
          <w:r w:rsidR="000674F5" w:rsidRPr="00945A48" w:rsidDel="00BB32DA">
            <w:rPr>
              <w:rFonts w:ascii="Helvetica" w:hAnsi="Helvetica"/>
              <w:color w:val="222222"/>
              <w:sz w:val="18"/>
              <w:szCs w:val="18"/>
              <w:shd w:val="clear" w:color="auto" w:fill="FFFFFF"/>
            </w:rPr>
            <w:fldChar w:fldCharType="separate"/>
          </w:r>
        </w:del>
      </w:ins>
      <w:ins w:id="307" w:author="madaras.szilard@gmail.com" w:date="2024-03-26T13:41:00Z">
        <w:del w:id="308" w:author="Krisztián Károlyi" w:date="2024-03-27T16:07:00Z">
          <w:r w:rsidR="000674F5" w:rsidRPr="00945A48" w:rsidDel="00BB32DA">
            <w:rPr>
              <w:rStyle w:val="Hyperlink"/>
              <w:rFonts w:ascii="Helvetica" w:hAnsi="Helvetica"/>
              <w:sz w:val="18"/>
              <w:szCs w:val="18"/>
              <w:shd w:val="clear" w:color="auto" w:fill="FFFFFF"/>
            </w:rPr>
            <w:delText>https://doi.org/10.3390/e23030325</w:delText>
          </w:r>
        </w:del>
      </w:ins>
      <w:ins w:id="309" w:author="madaras.szilard@gmail.com" w:date="2024-03-26T13:43:00Z">
        <w:del w:id="310" w:author="Krisztián Károlyi" w:date="2024-03-27T16:07:00Z">
          <w:r w:rsidR="000674F5" w:rsidRPr="00945A48" w:rsidDel="00BB32DA">
            <w:rPr>
              <w:rFonts w:ascii="Helvetica" w:hAnsi="Helvetica"/>
              <w:color w:val="222222"/>
              <w:sz w:val="18"/>
              <w:szCs w:val="18"/>
              <w:shd w:val="clear" w:color="auto" w:fill="FFFFFF"/>
            </w:rPr>
            <w:fldChar w:fldCharType="end"/>
          </w:r>
        </w:del>
      </w:ins>
    </w:p>
    <w:p w14:paraId="4290FD79" w14:textId="70669D24" w:rsidR="000674F5" w:rsidRPr="00945A48" w:rsidDel="00AF4EEB" w:rsidRDefault="000674F5" w:rsidP="0024688D">
      <w:pPr>
        <w:jc w:val="both"/>
        <w:rPr>
          <w:ins w:id="311" w:author="madaras.szilard@gmail.com" w:date="2024-03-26T13:43:00Z"/>
          <w:del w:id="312" w:author="Krisztián Károlyi" w:date="2024-03-27T16:28:00Z"/>
          <w:rFonts w:ascii="Helvetica" w:hAnsi="Helvetica"/>
          <w:color w:val="222222"/>
          <w:sz w:val="18"/>
          <w:szCs w:val="18"/>
          <w:shd w:val="clear" w:color="auto" w:fill="FFFFFF"/>
        </w:rPr>
      </w:pPr>
    </w:p>
    <w:p w14:paraId="352D3F0E" w14:textId="77777777" w:rsidR="000674F5" w:rsidRPr="00945A48" w:rsidDel="00AF4EEB" w:rsidRDefault="000674F5" w:rsidP="0024688D">
      <w:pPr>
        <w:jc w:val="both"/>
        <w:rPr>
          <w:del w:id="313" w:author="Krisztián Károlyi" w:date="2024-03-27T16:28:00Z"/>
        </w:rPr>
      </w:pPr>
    </w:p>
    <w:p w14:paraId="4FA4E147" w14:textId="33F983E3" w:rsidR="00C831AD" w:rsidRPr="00945A48" w:rsidRDefault="00C831AD" w:rsidP="00486C2A">
      <w:pPr>
        <w:jc w:val="both"/>
        <w:rPr>
          <w:highlight w:val="red"/>
        </w:rPr>
      </w:pPr>
      <w:r w:rsidRPr="00945A48">
        <w:br w:type="page"/>
      </w:r>
    </w:p>
    <w:p w14:paraId="45CBF723" w14:textId="57EE582A" w:rsidR="006A5EB3" w:rsidRPr="00945A48" w:rsidRDefault="00000000" w:rsidP="00022C0F">
      <w:pPr>
        <w:pStyle w:val="Heading2"/>
        <w:rPr>
          <w:rFonts w:cs="Times New Roman"/>
        </w:rPr>
        <w:pPrChange w:id="314" w:author="Krisztián Károlyi" w:date="2024-03-27T16:28:00Z">
          <w:pPr>
            <w:pStyle w:val="Heading2"/>
            <w:numPr>
              <w:ilvl w:val="1"/>
              <w:numId w:val="3"/>
            </w:numPr>
          </w:pPr>
        </w:pPrChange>
      </w:pPr>
      <w:bookmarkStart w:id="315" w:name="_Toc159784267"/>
      <w:bookmarkStart w:id="316" w:name="_Toc162458080"/>
      <w:r w:rsidRPr="00945A48">
        <w:rPr>
          <w:rFonts w:cs="Times New Roman"/>
        </w:rPr>
        <w:lastRenderedPageBreak/>
        <w:t xml:space="preserve">A munkanélküliségi ráta </w:t>
      </w:r>
      <w:r w:rsidR="00B84C0F" w:rsidRPr="00945A48">
        <w:rPr>
          <w:rFonts w:cs="Times New Roman"/>
        </w:rPr>
        <w:t xml:space="preserve">fogalmának </w:t>
      </w:r>
      <w:r w:rsidRPr="00945A48">
        <w:rPr>
          <w:rFonts w:cs="Times New Roman"/>
        </w:rPr>
        <w:t>meghatározása</w:t>
      </w:r>
      <w:bookmarkEnd w:id="315"/>
      <w:bookmarkEnd w:id="316"/>
    </w:p>
    <w:p w14:paraId="3CD4C744" w14:textId="77777777" w:rsidR="006A5EB3" w:rsidRPr="00945A48" w:rsidRDefault="00000000">
      <w:pPr>
        <w:pBdr>
          <w:top w:val="nil"/>
          <w:left w:val="nil"/>
          <w:bottom w:val="nil"/>
          <w:right w:val="nil"/>
          <w:between w:val="nil"/>
        </w:pBdr>
        <w:jc w:val="both"/>
        <w:rPr>
          <w:color w:val="000000"/>
        </w:rPr>
      </w:pPr>
      <w:r w:rsidRPr="00945A48">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130E7FA7" w:rsidR="006A5EB3" w:rsidRPr="00945A48" w:rsidRDefault="00000000">
      <w:pPr>
        <w:jc w:val="both"/>
      </w:pPr>
      <w:r w:rsidRPr="00945A48">
        <w:t xml:space="preserve">A </w:t>
      </w:r>
      <w:r w:rsidRPr="00945A48">
        <w:rPr>
          <w:b/>
        </w:rPr>
        <w:t>munkanélküliek</w:t>
      </w:r>
      <w:r w:rsidRPr="00945A48">
        <w:t xml:space="preserve"> a BIM</w:t>
      </w:r>
      <w:r w:rsidR="00AB7224" w:rsidRPr="00945A48">
        <w:t xml:space="preserve"> (</w:t>
      </w:r>
      <w:proofErr w:type="spellStart"/>
      <w:r w:rsidR="00AB7224" w:rsidRPr="00945A48">
        <w:t>Biroul</w:t>
      </w:r>
      <w:proofErr w:type="spellEnd"/>
      <w:r w:rsidR="00AB7224" w:rsidRPr="00945A48">
        <w:t xml:space="preserve"> </w:t>
      </w:r>
      <w:proofErr w:type="spellStart"/>
      <w:r w:rsidR="00AB7224" w:rsidRPr="00945A48">
        <w:t>Internaţional</w:t>
      </w:r>
      <w:proofErr w:type="spellEnd"/>
      <w:r w:rsidR="00AB7224" w:rsidRPr="00945A48">
        <w:t xml:space="preserve"> </w:t>
      </w:r>
      <w:proofErr w:type="spellStart"/>
      <w:r w:rsidR="00AB7224" w:rsidRPr="00945A48">
        <w:t>al</w:t>
      </w:r>
      <w:proofErr w:type="spellEnd"/>
      <w:r w:rsidR="00AB7224" w:rsidRPr="00945A48">
        <w:t xml:space="preserve"> </w:t>
      </w:r>
      <w:proofErr w:type="spellStart"/>
      <w:r w:rsidR="00AB7224" w:rsidRPr="00945A48">
        <w:t>Muncii</w:t>
      </w:r>
      <w:proofErr w:type="spellEnd"/>
      <w:r w:rsidR="00AB7224" w:rsidRPr="00945A48">
        <w:t>)</w:t>
      </w:r>
      <w:r w:rsidRPr="00945A48">
        <w:t xml:space="preserve"> szerint azok a 15-74 év közötti személyek, akik egyidejűleg teljesítik a következő három feltételt:</w:t>
      </w:r>
    </w:p>
    <w:p w14:paraId="30F4A74C" w14:textId="265DD669" w:rsidR="006A5EB3" w:rsidRPr="00945A48" w:rsidRDefault="00000000">
      <w:pPr>
        <w:numPr>
          <w:ilvl w:val="0"/>
          <w:numId w:val="1"/>
        </w:numPr>
        <w:pBdr>
          <w:top w:val="nil"/>
          <w:left w:val="nil"/>
          <w:bottom w:val="nil"/>
          <w:right w:val="nil"/>
          <w:between w:val="nil"/>
        </w:pBdr>
        <w:spacing w:after="0"/>
        <w:jc w:val="both"/>
      </w:pPr>
      <w:r w:rsidRPr="00945A48">
        <w:rPr>
          <w:color w:val="000000"/>
        </w:rPr>
        <w:t>a mérés pillanatában nincs bejelentett munkahelyük</w:t>
      </w:r>
    </w:p>
    <w:p w14:paraId="34C2EC1F" w14:textId="77777777" w:rsidR="006A5EB3" w:rsidRPr="00945A48" w:rsidRDefault="00000000">
      <w:pPr>
        <w:numPr>
          <w:ilvl w:val="0"/>
          <w:numId w:val="1"/>
        </w:numPr>
        <w:pBdr>
          <w:top w:val="nil"/>
          <w:left w:val="nil"/>
          <w:bottom w:val="nil"/>
          <w:right w:val="nil"/>
          <w:between w:val="nil"/>
        </w:pBdr>
        <w:spacing w:after="0"/>
        <w:jc w:val="both"/>
      </w:pPr>
      <w:r w:rsidRPr="00945A48">
        <w:rPr>
          <w:color w:val="000000"/>
        </w:rPr>
        <w:t>a következő két héten belül munkába tudnának állni</w:t>
      </w:r>
    </w:p>
    <w:p w14:paraId="34E92F1D" w14:textId="77777777" w:rsidR="006A5EB3" w:rsidRPr="00945A48" w:rsidRDefault="00000000">
      <w:pPr>
        <w:numPr>
          <w:ilvl w:val="0"/>
          <w:numId w:val="1"/>
        </w:numPr>
        <w:pBdr>
          <w:top w:val="nil"/>
          <w:left w:val="nil"/>
          <w:bottom w:val="nil"/>
          <w:right w:val="nil"/>
          <w:between w:val="nil"/>
        </w:pBdr>
        <w:jc w:val="both"/>
      </w:pPr>
      <w:r w:rsidRPr="00945A48">
        <w:rPr>
          <w:color w:val="000000"/>
        </w:rPr>
        <w:t>az elmúlt négy hétben aktívan munkát kerestek.</w:t>
      </w:r>
    </w:p>
    <w:p w14:paraId="70C13ACE" w14:textId="133C14F6" w:rsidR="006A5EB3" w:rsidRPr="00945A48" w:rsidRDefault="00000000">
      <w:pPr>
        <w:jc w:val="both"/>
      </w:pPr>
      <w:r w:rsidRPr="00945A48">
        <w:t xml:space="preserve">A </w:t>
      </w:r>
      <w:r w:rsidRPr="00945A48">
        <w:rPr>
          <w:b/>
        </w:rPr>
        <w:t>munkanélküliségi ráta</w:t>
      </w:r>
      <w:r w:rsidRPr="00945A48">
        <w:t xml:space="preserve"> egy százalékos arányszám: a munkanélküliek arányát </w:t>
      </w:r>
      <w:r w:rsidR="00D76286" w:rsidRPr="00945A48">
        <w:t>mutatja</w:t>
      </w:r>
      <w:r w:rsidRPr="00945A48">
        <w:t xml:space="preserve"> a munkaerőhöz viszonyítva egy adott térségre. Tehát beszélhetünk országos, regionális vagy megyei munkanélküliségi rátáról. </w:t>
      </w:r>
    </w:p>
    <w:p w14:paraId="3FF9F7C8" w14:textId="77777777" w:rsidR="006A5EB3" w:rsidRPr="00945A48" w:rsidRDefault="00000000">
      <w:pPr>
        <w:pBdr>
          <w:top w:val="nil"/>
          <w:left w:val="nil"/>
          <w:bottom w:val="nil"/>
          <w:right w:val="nil"/>
          <w:between w:val="nil"/>
        </w:pBdr>
        <w:spacing w:after="0"/>
        <w:jc w:val="both"/>
        <w:rPr>
          <w:color w:val="000000"/>
        </w:rPr>
      </w:pPr>
      <w:r w:rsidRPr="00945A48">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945A48">
        <w:rPr>
          <w:color w:val="000000"/>
        </w:rPr>
        <w:tab/>
      </w:r>
      <w:r w:rsidRPr="00945A48">
        <w:rPr>
          <w:color w:val="000000"/>
        </w:rPr>
        <w:tab/>
      </w:r>
      <w:r w:rsidRPr="00945A48">
        <w:rPr>
          <w:color w:val="000000"/>
        </w:rPr>
        <w:tab/>
      </w:r>
      <w:r w:rsidRPr="00945A48">
        <w:rPr>
          <w:color w:val="000000"/>
        </w:rPr>
        <w:tab/>
        <w:t xml:space="preserve">       </w:t>
      </w:r>
      <w:r w:rsidRPr="00945A48">
        <w:rPr>
          <w:color w:val="000000"/>
          <w:highlight w:val="red"/>
        </w:rPr>
        <w:t>(INSSE, 2016)</w:t>
      </w:r>
      <w:r w:rsidRPr="00945A48">
        <w:rPr>
          <w:color w:val="000000"/>
        </w:rPr>
        <w:t xml:space="preserve"> </w:t>
      </w:r>
    </w:p>
    <w:p w14:paraId="73A392BD" w14:textId="04E3F20D" w:rsidR="006A5EB3" w:rsidRPr="00945A48" w:rsidRDefault="00000000">
      <w:pPr>
        <w:pBdr>
          <w:top w:val="nil"/>
          <w:left w:val="nil"/>
          <w:bottom w:val="nil"/>
          <w:right w:val="nil"/>
          <w:between w:val="nil"/>
        </w:pBdr>
        <w:jc w:val="both"/>
        <w:rPr>
          <w:color w:val="000000"/>
        </w:rPr>
      </w:pPr>
      <w:r w:rsidRPr="00945A48">
        <w:rPr>
          <w:color w:val="000000"/>
        </w:rPr>
        <w:t xml:space="preserve">Tehát a munkanélküliségi ráta megmutatja, hogy a munkaképes lakosság hány százaléka nem rendelkezik a mérés pillanatában munkahellyel, </w:t>
      </w:r>
      <w:r w:rsidR="00B25629" w:rsidRPr="00945A48">
        <w:rPr>
          <w:color w:val="000000"/>
        </w:rPr>
        <w:t>azonban</w:t>
      </w:r>
      <w:r w:rsidRPr="00945A48">
        <w:rPr>
          <w:color w:val="000000"/>
        </w:rPr>
        <w:t xml:space="preserve"> </w:t>
      </w:r>
      <w:r w:rsidR="00B25629" w:rsidRPr="00945A48">
        <w:rPr>
          <w:color w:val="000000"/>
        </w:rPr>
        <w:t>képes lenne</w:t>
      </w:r>
      <w:r w:rsidRPr="00945A48">
        <w:rPr>
          <w:color w:val="000000"/>
        </w:rPr>
        <w:t xml:space="preserve"> és </w:t>
      </w:r>
      <w:r w:rsidR="00B25629" w:rsidRPr="00945A48">
        <w:rPr>
          <w:color w:val="000000"/>
        </w:rPr>
        <w:t>szeretne</w:t>
      </w:r>
      <w:r w:rsidRPr="00945A48">
        <w:rPr>
          <w:color w:val="000000"/>
        </w:rPr>
        <w:t xml:space="preserve"> dolgozni. </w:t>
      </w:r>
    </w:p>
    <w:p w14:paraId="5E758B36" w14:textId="687C7AED" w:rsidR="00424772" w:rsidRPr="00945A48" w:rsidRDefault="00000000" w:rsidP="00AB7224">
      <w:pPr>
        <w:pBdr>
          <w:top w:val="nil"/>
          <w:left w:val="nil"/>
          <w:bottom w:val="nil"/>
          <w:right w:val="nil"/>
          <w:between w:val="nil"/>
        </w:pBdr>
        <w:jc w:val="both"/>
        <w:rPr>
          <w:color w:val="000000"/>
        </w:rPr>
      </w:pPr>
      <w:r w:rsidRPr="00945A48">
        <w:rPr>
          <w:color w:val="000000"/>
        </w:rPr>
        <w:t>A következő fejezetekben ismertetem a statisztikai mutatókat, modelleket, amelyeket felhasználtam a dolgozat során.</w:t>
      </w:r>
      <w:r w:rsidR="00424772" w:rsidRPr="00945A48">
        <w:rPr>
          <w:color w:val="000000"/>
        </w:rPr>
        <w:br w:type="page"/>
      </w:r>
    </w:p>
    <w:p w14:paraId="14B75CF0" w14:textId="77777777" w:rsidR="006A5EB3" w:rsidRPr="00945A48" w:rsidRDefault="00000000" w:rsidP="00B70CBB">
      <w:pPr>
        <w:pStyle w:val="Heading2"/>
        <w:rPr>
          <w:rFonts w:cs="Times New Roman"/>
        </w:rPr>
        <w:pPrChange w:id="317" w:author="Krisztián Károlyi" w:date="2024-03-27T16:28:00Z">
          <w:pPr>
            <w:pStyle w:val="Heading2"/>
            <w:numPr>
              <w:ilvl w:val="1"/>
              <w:numId w:val="3"/>
            </w:numPr>
            <w:ind w:left="426" w:hanging="420"/>
          </w:pPr>
        </w:pPrChange>
      </w:pPr>
      <w:bookmarkStart w:id="318" w:name="_Toc159784268"/>
      <w:bookmarkStart w:id="319" w:name="_Toc162458081"/>
      <w:r w:rsidRPr="00945A48">
        <w:rPr>
          <w:rFonts w:cs="Times New Roman"/>
        </w:rPr>
        <w:lastRenderedPageBreak/>
        <w:t>Felhasznált statisztikai mutatók és fogalmak</w:t>
      </w:r>
      <w:bookmarkEnd w:id="318"/>
      <w:bookmarkEnd w:id="319"/>
    </w:p>
    <w:p w14:paraId="59752546" w14:textId="0BAFEB06" w:rsidR="006A5EB3" w:rsidRPr="00945A48" w:rsidRDefault="00000000" w:rsidP="00B55CC2">
      <w:pPr>
        <w:tabs>
          <w:tab w:val="left" w:pos="1494"/>
        </w:tabs>
        <w:spacing w:after="0"/>
        <w:jc w:val="both"/>
      </w:pPr>
      <w:r w:rsidRPr="00945A48">
        <w:rPr>
          <w:b/>
        </w:rPr>
        <w:t>Átlag</w:t>
      </w:r>
      <w:r w:rsidRPr="00945A48">
        <w:t xml:space="preserve">: </w:t>
      </w:r>
      <w:r w:rsidR="00610870" w:rsidRPr="00945A48">
        <w:t xml:space="preserve">A megfigyelések összegét </w:t>
      </w:r>
      <w:r w:rsidR="004A0155" w:rsidRPr="00945A48">
        <w:t>el</w:t>
      </w:r>
      <w:r w:rsidR="00610870" w:rsidRPr="00945A48">
        <w:t xml:space="preserve">osztjuk a </w:t>
      </w:r>
      <w:r w:rsidR="004A0155" w:rsidRPr="00945A48">
        <w:t>megfigyelések számával.</w:t>
      </w:r>
    </w:p>
    <w:p w14:paraId="7E23D035" w14:textId="6379C6BD" w:rsidR="006A5EB3" w:rsidRPr="00945A48"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2CFDFC2D" w:rsidR="006A5EB3" w:rsidRPr="00945A48" w:rsidRDefault="00000000" w:rsidP="00B55CC2">
      <w:pPr>
        <w:tabs>
          <w:tab w:val="left" w:pos="1494"/>
        </w:tabs>
        <w:jc w:val="both"/>
      </w:pPr>
      <w:r w:rsidRPr="00945A48">
        <w:rPr>
          <w:b/>
        </w:rPr>
        <w:t>Szórás</w:t>
      </w:r>
      <w:r w:rsidRPr="00945A48">
        <w:t xml:space="preserve">: A szórás </w:t>
      </w:r>
      <w:r w:rsidR="00E37381" w:rsidRPr="00945A48">
        <w:t xml:space="preserve">azt </w:t>
      </w:r>
      <w:r w:rsidR="00815BA8" w:rsidRPr="00945A48">
        <w:t>jelzi</w:t>
      </w:r>
      <w:r w:rsidR="00E37381" w:rsidRPr="00945A48">
        <w:t>, hogy a megfigyelések mennyire térnek el az átlagtól.</w:t>
      </w:r>
      <w:r w:rsidR="00365EC4" w:rsidRPr="00945A48">
        <w:t xml:space="preserve"> </w:t>
      </w:r>
    </w:p>
    <w:p w14:paraId="386A9476" w14:textId="39F959E1" w:rsidR="006A5EB3" w:rsidRPr="00945A48"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5A09B429" w14:textId="24DEBB9D" w:rsidR="00556A62" w:rsidRPr="00945A48" w:rsidRDefault="00000000" w:rsidP="00B55CC2">
      <w:pPr>
        <w:tabs>
          <w:tab w:val="left" w:pos="1494"/>
        </w:tabs>
        <w:spacing w:after="0"/>
        <w:jc w:val="both"/>
        <w:rPr>
          <w:b/>
        </w:rPr>
      </w:pPr>
      <w:r w:rsidRPr="00945A48">
        <w:rPr>
          <w:b/>
        </w:rPr>
        <w:t>A variancia</w:t>
      </w:r>
      <w:r w:rsidR="009B2039" w:rsidRPr="00945A48">
        <w:rPr>
          <w:b/>
        </w:rPr>
        <w:t xml:space="preserve">: </w:t>
      </w:r>
      <w:r w:rsidR="00491525" w:rsidRPr="00945A48">
        <w:rPr>
          <w:bCs/>
        </w:rPr>
        <w:t>Aszórás négyzete, vagyis az átlagtól való eltérések négyzeteinek az átlaga.</w:t>
      </w:r>
    </w:p>
    <w:p w14:paraId="09CCBD0B" w14:textId="7274CCDB" w:rsidR="006A5EB3" w:rsidRPr="00945A48"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8466698" w14:textId="3714830A" w:rsidR="006A5EB3" w:rsidRPr="00945A48" w:rsidRDefault="00000000" w:rsidP="00B55CC2">
      <w:pPr>
        <w:tabs>
          <w:tab w:val="left" w:pos="1494"/>
        </w:tabs>
        <w:jc w:val="both"/>
        <w:rPr>
          <w:vertAlign w:val="subscript"/>
        </w:rPr>
      </w:pPr>
      <w:bookmarkStart w:id="320" w:name="_heading=h.gjdgxs" w:colFirst="0" w:colLast="0"/>
      <w:bookmarkEnd w:id="320"/>
      <w:r w:rsidRPr="00945A48">
        <w:rPr>
          <w:b/>
        </w:rPr>
        <w:t>Medián:</w:t>
      </w:r>
      <w:r w:rsidR="009B2039" w:rsidRPr="00945A48">
        <w:rPr>
          <w:vertAlign w:val="subscript"/>
        </w:rPr>
        <w:t xml:space="preserve"> </w:t>
      </w:r>
      <w:r w:rsidRPr="00945A48">
        <w:t>A</w:t>
      </w:r>
      <w:r w:rsidR="009B2039" w:rsidRPr="00945A48">
        <w:t xml:space="preserve"> s</w:t>
      </w:r>
      <w:r w:rsidRPr="00945A48">
        <w:t>orrendbe állított x</w:t>
      </w:r>
      <w:r w:rsidRPr="00945A48">
        <w:rPr>
          <w:vertAlign w:val="subscript"/>
        </w:rPr>
        <w:t>1</w:t>
      </w:r>
      <w:r w:rsidRPr="00945A48">
        <w:t>, x</w:t>
      </w:r>
      <w:r w:rsidRPr="00945A48">
        <w:rPr>
          <w:vertAlign w:val="subscript"/>
        </w:rPr>
        <w:t>2</w:t>
      </w:r>
      <w:r w:rsidRPr="00945A48">
        <w:t xml:space="preserve">, ..., </w:t>
      </w:r>
      <w:proofErr w:type="spellStart"/>
      <w:r w:rsidRPr="00945A48">
        <w:t>x</w:t>
      </w:r>
      <w:r w:rsidRPr="00945A48">
        <w:rPr>
          <w:vertAlign w:val="subscript"/>
        </w:rPr>
        <w:t>n</w:t>
      </w:r>
      <w:proofErr w:type="spellEnd"/>
      <w:r w:rsidRPr="00945A48">
        <w:t xml:space="preserve"> megfigyelések középső megfigyelése. Ha n páratlan, akkor egészen egyszerű; a medián a (n + 1) / 2 sorrendű megfigyelés.</w:t>
      </w:r>
    </w:p>
    <w:p w14:paraId="0FDA9848" w14:textId="27072973" w:rsidR="006A5EB3" w:rsidRPr="00945A48" w:rsidRDefault="00000000" w:rsidP="00B55CC2">
      <w:pPr>
        <w:jc w:val="both"/>
        <w:rPr>
          <w:rFonts w:eastAsia="Cambria Math"/>
        </w:rPr>
      </w:pPr>
      <w:r w:rsidRPr="00945A48">
        <w:t>Ha n páros, akkor 2 középső megfigyelés van,</w:t>
      </w:r>
      <w:r w:rsidR="00433F8B" w:rsidRPr="00945A48">
        <w:t xml:space="preserve"> ilyenkor a kettő</w:t>
      </w:r>
      <w:r w:rsidR="00D266EA" w:rsidRPr="00945A48">
        <w:t xml:space="preserve"> szám</w:t>
      </w:r>
      <w:r w:rsidR="00433F8B" w:rsidRPr="00945A48">
        <w:t xml:space="preserve"> átlaga adja a mediánt</w:t>
      </w:r>
      <w:r w:rsidRPr="00945A48">
        <w:t>:</w:t>
      </w:r>
      <w:r w:rsidRPr="00945A48">
        <w:rPr>
          <w:rFonts w:eastAsia="Cambria Math"/>
          <w:i/>
        </w:rPr>
        <w:br/>
      </w: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 xml:space="preserve">= </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76FB8A31" w14:textId="7B641389" w:rsidR="001A57CA" w:rsidRPr="00945A48" w:rsidRDefault="001A57CA" w:rsidP="001A57CA">
      <w:r w:rsidRPr="00945A48">
        <w:t>Az előrejelzések pontosságának megállapításához</w:t>
      </w:r>
      <w:ins w:id="321" w:author="madaras.szilard@gmail.com" w:date="2024-03-26T13:58:00Z">
        <w:r w:rsidR="00BC0505" w:rsidRPr="00945A48">
          <w:t>, a szakirodalomból ismert (****összes ide felsorolva)</w:t>
        </w:r>
      </w:ins>
      <w:r w:rsidRPr="00945A48">
        <w:t xml:space="preserve"> három mutatót használtam, amelyek minél alacsonyabbak, a modellnek annál pontosabbak az előrejelzései. </w:t>
      </w:r>
    </w:p>
    <w:p w14:paraId="2AF175F5" w14:textId="77777777" w:rsidR="001A57CA" w:rsidRPr="00945A48" w:rsidRDefault="001A57CA" w:rsidP="001A57CA">
      <w:pPr>
        <w:pBdr>
          <w:top w:val="nil"/>
          <w:left w:val="nil"/>
          <w:bottom w:val="nil"/>
          <w:right w:val="nil"/>
          <w:between w:val="nil"/>
        </w:pBdr>
        <w:spacing w:after="0"/>
        <w:jc w:val="both"/>
      </w:pPr>
      <w:r w:rsidRPr="00945A48">
        <w:rPr>
          <w:color w:val="000000"/>
        </w:rPr>
        <w:t xml:space="preserve">az </w:t>
      </w:r>
      <w:r w:rsidRPr="00945A48">
        <w:rPr>
          <w:b/>
          <w:color w:val="000000"/>
        </w:rPr>
        <w:t>átlagos négyzetes eltérést</w:t>
      </w:r>
      <w:r w:rsidRPr="00945A48">
        <w:rPr>
          <w:color w:val="000000"/>
        </w:rPr>
        <w:t xml:space="preserve"> (</w:t>
      </w:r>
      <w:proofErr w:type="spellStart"/>
      <w:r w:rsidRPr="00945A48">
        <w:rPr>
          <w:color w:val="000000"/>
        </w:rPr>
        <w:t>Mean</w:t>
      </w:r>
      <w:proofErr w:type="spellEnd"/>
      <w:r w:rsidRPr="00945A48">
        <w:rPr>
          <w:color w:val="000000"/>
        </w:rPr>
        <w:t xml:space="preserve"> </w:t>
      </w:r>
      <w:proofErr w:type="spellStart"/>
      <w:r w:rsidRPr="00945A48">
        <w:rPr>
          <w:color w:val="000000"/>
        </w:rPr>
        <w:t>Squared</w:t>
      </w:r>
      <w:proofErr w:type="spellEnd"/>
      <w:r w:rsidRPr="00945A48">
        <w:rPr>
          <w:color w:val="000000"/>
        </w:rPr>
        <w:t xml:space="preserve"> </w:t>
      </w:r>
      <w:proofErr w:type="spellStart"/>
      <w:r w:rsidRPr="00945A48">
        <w:rPr>
          <w:color w:val="000000"/>
        </w:rPr>
        <w:t>Error</w:t>
      </w:r>
      <w:proofErr w:type="spellEnd"/>
      <w:r w:rsidRPr="00945A48">
        <w:rPr>
          <w:color w:val="000000"/>
        </w:rPr>
        <w:t xml:space="preserve">, MSE), amely a tényleges és becsült adatok közötti különbségek négyzeteinek az átlaga: </w:t>
      </w:r>
    </w:p>
    <w:p w14:paraId="0C471119" w14:textId="77777777" w:rsidR="001A57CA" w:rsidRPr="00945A48" w:rsidRDefault="001A57CA" w:rsidP="001A57CA">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1D679E70" w14:textId="77777777" w:rsidR="001A57CA" w:rsidRPr="00945A48" w:rsidRDefault="001A57CA" w:rsidP="001A57CA">
      <w:pPr>
        <w:pBdr>
          <w:top w:val="nil"/>
          <w:left w:val="nil"/>
          <w:bottom w:val="nil"/>
          <w:right w:val="nil"/>
          <w:between w:val="nil"/>
        </w:pBdr>
        <w:spacing w:before="240" w:after="0"/>
        <w:jc w:val="both"/>
      </w:pPr>
      <w:r w:rsidRPr="00945A48">
        <w:rPr>
          <w:b/>
          <w:color w:val="000000"/>
        </w:rPr>
        <w:t>a relatív átlagos négyzetes</w:t>
      </w:r>
      <w:r w:rsidRPr="00945A48">
        <w:rPr>
          <w:color w:val="000000"/>
        </w:rPr>
        <w:t xml:space="preserve"> eltérések gyökét (</w:t>
      </w:r>
      <w:proofErr w:type="spellStart"/>
      <w:r w:rsidRPr="00945A48">
        <w:rPr>
          <w:color w:val="000000"/>
        </w:rPr>
        <w:t>Relative</w:t>
      </w:r>
      <w:proofErr w:type="spellEnd"/>
      <w:r w:rsidRPr="00945A48">
        <w:rPr>
          <w:color w:val="000000"/>
        </w:rPr>
        <w:t xml:space="preserve"> </w:t>
      </w:r>
      <w:proofErr w:type="spellStart"/>
      <w:r w:rsidRPr="00945A48">
        <w:rPr>
          <w:color w:val="000000"/>
        </w:rPr>
        <w:t>Root</w:t>
      </w:r>
      <w:proofErr w:type="spellEnd"/>
      <w:r w:rsidRPr="00945A48">
        <w:rPr>
          <w:color w:val="000000"/>
        </w:rPr>
        <w:t xml:space="preserve"> </w:t>
      </w:r>
      <w:proofErr w:type="spellStart"/>
      <w:r w:rsidRPr="00945A48">
        <w:rPr>
          <w:color w:val="000000"/>
        </w:rPr>
        <w:t>Mean</w:t>
      </w:r>
      <w:proofErr w:type="spellEnd"/>
      <w:r w:rsidRPr="00945A48">
        <w:rPr>
          <w:color w:val="000000"/>
        </w:rPr>
        <w:t xml:space="preserve"> </w:t>
      </w:r>
      <w:proofErr w:type="spellStart"/>
      <w:r w:rsidRPr="00945A48">
        <w:rPr>
          <w:color w:val="000000"/>
        </w:rPr>
        <w:t>Square</w:t>
      </w:r>
      <w:proofErr w:type="spellEnd"/>
      <w:r w:rsidRPr="00945A48">
        <w:rPr>
          <w:color w:val="000000"/>
        </w:rPr>
        <w:t xml:space="preserve"> </w:t>
      </w:r>
      <w:proofErr w:type="spellStart"/>
      <w:r w:rsidRPr="00945A48">
        <w:rPr>
          <w:color w:val="000000"/>
        </w:rPr>
        <w:t>Error</w:t>
      </w:r>
      <w:proofErr w:type="spellEnd"/>
      <w:r w:rsidRPr="00945A48">
        <w:rPr>
          <w:color w:val="000000"/>
        </w:rPr>
        <w:t>, RRMSE), amely relatívan, normalizálva adja meg a hibákat, százalékos értékben. Az RRMSE az MSE-t normalizálja az aktuális értékek átlagával, és azok szórásával.</w:t>
      </w:r>
    </w:p>
    <w:p w14:paraId="2B35E490" w14:textId="77777777" w:rsidR="001A57CA" w:rsidRPr="00945A48" w:rsidRDefault="001A57CA" w:rsidP="001A57CA">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den>
          </m:f>
        </m:oMath>
      </m:oMathPara>
    </w:p>
    <w:p w14:paraId="4D8E32CA" w14:textId="3E174755" w:rsidR="001A57CA" w:rsidRPr="00945A48" w:rsidRDefault="001A57CA" w:rsidP="001A57CA">
      <w:pPr>
        <w:jc w:val="both"/>
        <w:rPr>
          <w:rFonts w:eastAsia="Cambria Math"/>
          <w:color w:val="000000"/>
        </w:rPr>
      </w:pPr>
      <w:r w:rsidRPr="00945A48">
        <w:rPr>
          <w:rFonts w:eastAsia="Cambria Math"/>
          <w:color w:val="000000"/>
        </w:rPr>
        <w:lastRenderedPageBreak/>
        <w:t xml:space="preserve">Az </w:t>
      </w:r>
      <w:r w:rsidRPr="00945A48">
        <w:rPr>
          <w:rFonts w:eastAsia="Cambria Math"/>
          <w:b/>
          <w:bCs/>
        </w:rPr>
        <w:t>átlagos abszolút százalékos eltérés</w:t>
      </w:r>
      <w:r w:rsidRPr="00945A48">
        <w:rPr>
          <w:rFonts w:eastAsia="Cambria Math"/>
        </w:rPr>
        <w:t xml:space="preserve"> </w:t>
      </w:r>
      <w:r w:rsidRPr="00945A48">
        <w:rPr>
          <w:rFonts w:eastAsia="Cambria Math"/>
          <w:color w:val="000000"/>
        </w:rPr>
        <w:t>(MAPE) százalékban kifejezve mutatja meg, hogy mennyire nagy az átlagos eltérés</w:t>
      </w:r>
      <w:r w:rsidR="00434EC0" w:rsidRPr="00945A48">
        <w:rPr>
          <w:rFonts w:eastAsia="Cambria Math"/>
          <w:color w:val="000000"/>
        </w:rPr>
        <w:t xml:space="preserve"> a</w:t>
      </w:r>
      <w:r w:rsidRPr="00945A48">
        <w:rPr>
          <w:rFonts w:eastAsia="Cambria Math"/>
          <w:color w:val="000000"/>
        </w:rPr>
        <w:t xml:space="preserve"> tényleges és a becsült értékek között.</w:t>
      </w:r>
    </w:p>
    <w:p w14:paraId="3959406F" w14:textId="6CD4E1CB" w:rsidR="004B10AD" w:rsidRPr="00945A48" w:rsidRDefault="001A57CA" w:rsidP="00A93986">
      <w:pPr>
        <w:jc w:val="center"/>
        <w:rPr>
          <w:ins w:id="322" w:author="madaras.szilard@gmail.com" w:date="2024-03-26T13:43:00Z"/>
          <w:color w:val="000000"/>
        </w:rPr>
      </w:pPr>
      <w:r w:rsidRPr="00945A48">
        <w:rPr>
          <w:i/>
          <w:iCs/>
          <w:color w:val="000000"/>
        </w:rPr>
        <w:t>MAPE</w:t>
      </w:r>
      <w:r w:rsidRPr="00945A48">
        <w:rPr>
          <w:color w:val="000000"/>
        </w:rPr>
        <w:t xml:space="preserve"> = </w:t>
      </w:r>
      <m:oMath>
        <m:f>
          <m:fPr>
            <m:ctrlPr>
              <w:rPr>
                <w:rFonts w:ascii="Cambria Math" w:eastAsia="Cambria Math" w:hAnsi="Cambria Math"/>
                <w:i/>
                <w:color w:val="000000"/>
              </w:rPr>
            </m:ctrlPr>
          </m:fPr>
          <m:num>
            <m:r>
              <w:rPr>
                <w:rFonts w:ascii="Cambria Math" w:eastAsia="Cambria Math" w:hAnsi="Cambria Math"/>
                <w:color w:val="000000"/>
              </w:rPr>
              <m:t>1</m:t>
            </m:r>
          </m:num>
          <m:den>
            <m:r>
              <w:rPr>
                <w:rFonts w:ascii="Cambria Math" w:eastAsia="Cambria Math" w:hAnsi="Cambria Math"/>
                <w:color w:val="000000"/>
              </w:rPr>
              <m:t>n</m:t>
            </m:r>
          </m:den>
        </m:f>
        <m:nary>
          <m:naryPr>
            <m:chr m:val="∑"/>
            <m:limLoc m:val="undOvr"/>
            <m:grow m:val="1"/>
            <m:ctrlPr>
              <w:rPr>
                <w:rFonts w:ascii="Cambria Math" w:eastAsia="Cambria Math" w:hAnsi="Cambria Math"/>
                <w:i/>
                <w:color w:val="000000"/>
              </w:rPr>
            </m:ctrlPr>
          </m:naryPr>
          <m:sub>
            <m:r>
              <w:rPr>
                <w:rFonts w:ascii="Cambria Math" w:eastAsia="Cambria Math" w:hAnsi="Cambria Math"/>
                <w:color w:val="000000"/>
              </w:rPr>
              <m:t>i=1</m:t>
            </m:r>
          </m:sub>
          <m:sup>
            <m:r>
              <w:rPr>
                <w:rFonts w:ascii="Cambria Math" w:eastAsia="Cambria Math" w:hAnsi="Cambria Math"/>
                <w:color w:val="000000"/>
              </w:rPr>
              <m:t>n⋅</m:t>
            </m:r>
          </m:sup>
          <m:e>
            <m:d>
              <m:dPr>
                <m:begChr m:val="|"/>
                <m:endChr m:val="|"/>
                <m:ctrlPr>
                  <w:rPr>
                    <w:rFonts w:ascii="Cambria Math" w:eastAsia="Cambria Math" w:hAnsi="Cambria Math"/>
                    <w:i/>
                    <w:color w:val="000000"/>
                  </w:rPr>
                </m:ctrlPr>
              </m:dPr>
              <m:e>
                <m:f>
                  <m:fPr>
                    <m:ctrlPr>
                      <w:rPr>
                        <w:rFonts w:ascii="Cambria Math" w:eastAsia="Cambria Math" w:hAnsi="Cambria Math"/>
                        <w:i/>
                        <w:color w:val="000000"/>
                      </w:rPr>
                    </m:ctrlPr>
                  </m:fPr>
                  <m:num>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r>
                      <w:rPr>
                        <w:rFonts w:ascii="Cambria Math" w:eastAsia="Cambria Math" w:hAnsi="Cambria Math"/>
                        <w:color w:val="000000"/>
                      </w:rPr>
                      <m:t>-</m:t>
                    </m:r>
                    <m:sSub>
                      <m:sSubPr>
                        <m:ctrlPr>
                          <w:rPr>
                            <w:rFonts w:ascii="Cambria Math" w:eastAsia="Cambria Math" w:hAnsi="Cambria Math"/>
                            <w:i/>
                            <w:color w:val="000000"/>
                          </w:rPr>
                        </m:ctrlPr>
                      </m:sSubPr>
                      <m:e>
                        <m:acc>
                          <m:accPr>
                            <m:ctrlPr>
                              <w:rPr>
                                <w:rFonts w:ascii="Cambria Math" w:eastAsia="Cambria Math" w:hAnsi="Cambria Math"/>
                                <w:i/>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num>
                  <m:den>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den>
                </m:f>
              </m:e>
            </m:d>
          </m:e>
        </m:nary>
      </m:oMath>
    </w:p>
    <w:p w14:paraId="701DBA2C" w14:textId="77777777" w:rsidR="000674F5" w:rsidRPr="00945A48" w:rsidRDefault="000674F5" w:rsidP="00A93986">
      <w:pPr>
        <w:jc w:val="center"/>
        <w:rPr>
          <w:ins w:id="323" w:author="madaras.szilard@gmail.com" w:date="2024-03-26T13:43:00Z"/>
          <w:color w:val="000000"/>
        </w:rPr>
      </w:pPr>
    </w:p>
    <w:p w14:paraId="70DE5A84" w14:textId="0B619812" w:rsidR="000674F5" w:rsidRPr="00945A48" w:rsidRDefault="000674F5" w:rsidP="00A93986">
      <w:pPr>
        <w:jc w:val="center"/>
        <w:rPr>
          <w:ins w:id="324" w:author="madaras.szilard@gmail.com" w:date="2024-03-26T13:53:00Z"/>
          <w:rFonts w:ascii="Arial" w:hAnsi="Arial" w:cs="Arial"/>
          <w:color w:val="222222"/>
          <w:sz w:val="20"/>
          <w:szCs w:val="20"/>
          <w:shd w:val="clear" w:color="auto" w:fill="FFFFFF"/>
        </w:rPr>
      </w:pPr>
      <w:proofErr w:type="spellStart"/>
      <w:ins w:id="325" w:author="madaras.szilard@gmail.com" w:date="2024-03-26T13:44:00Z">
        <w:r w:rsidRPr="00945A48">
          <w:rPr>
            <w:color w:val="000000"/>
          </w:rPr>
          <w:t>Davidescu</w:t>
        </w:r>
        <w:proofErr w:type="spellEnd"/>
        <w:r w:rsidRPr="00945A48">
          <w:rPr>
            <w:color w:val="000000"/>
          </w:rPr>
          <w:t xml:space="preserve"> és társai (2021) a </w:t>
        </w:r>
        <w:r w:rsidRPr="00945A48">
          <w:rPr>
            <w:rFonts w:ascii="Arial" w:hAnsi="Arial" w:cs="Arial"/>
            <w:color w:val="222222"/>
            <w:sz w:val="20"/>
            <w:szCs w:val="20"/>
            <w:shd w:val="clear" w:color="auto" w:fill="FFFFFF"/>
          </w:rPr>
          <w:t>RMSE MAE és MAPE teszteket használták.</w:t>
        </w:r>
      </w:ins>
    </w:p>
    <w:p w14:paraId="374AA5A8" w14:textId="6E6BBDEC" w:rsidR="003424B8" w:rsidRPr="00945A48" w:rsidRDefault="003424B8" w:rsidP="00A93986">
      <w:pPr>
        <w:jc w:val="center"/>
        <w:rPr>
          <w:color w:val="000000"/>
        </w:rPr>
      </w:pPr>
      <w:ins w:id="326" w:author="madaras.szilard@gmail.com" w:date="2024-03-26T13:53:00Z">
        <w:r w:rsidRPr="00945A48">
          <w:rPr>
            <w:rFonts w:ascii="Arial" w:hAnsi="Arial" w:cs="Arial"/>
            <w:color w:val="222222"/>
            <w:sz w:val="20"/>
            <w:szCs w:val="20"/>
            <w:shd w:val="clear" w:color="auto" w:fill="FFFFFF"/>
          </w:rPr>
          <w:t>RMSE https://arxiv.org/ftp/arxiv/papers/1803/1803.06386.pdf</w:t>
        </w:r>
      </w:ins>
    </w:p>
    <w:p w14:paraId="2F5953E4" w14:textId="10826A8D" w:rsidR="006A5EB3" w:rsidRPr="00945A48" w:rsidRDefault="00247F22" w:rsidP="00F55968">
      <w:pPr>
        <w:pStyle w:val="Heading2"/>
      </w:pPr>
      <w:bookmarkStart w:id="327" w:name="_Toc159784270"/>
      <w:bookmarkStart w:id="328" w:name="_Toc162458082"/>
      <w:r w:rsidRPr="00945A48">
        <w:t>Adatbeolvasás</w:t>
      </w:r>
      <w:bookmarkEnd w:id="327"/>
      <w:bookmarkEnd w:id="328"/>
      <w:r w:rsidR="00DE7952" w:rsidRPr="00945A48">
        <w:t xml:space="preserve"> </w:t>
      </w:r>
    </w:p>
    <w:p w14:paraId="10F42141" w14:textId="18571112" w:rsidR="006A5EB3" w:rsidRPr="00945A48" w:rsidRDefault="00847154">
      <w:pPr>
        <w:jc w:val="both"/>
      </w:pPr>
      <w:r w:rsidRPr="00945A48">
        <w:t>A romániai Nemzeti Statisztikai Hivatal (INSSE) ingyenesen hozzáférhető adatbázisából (TEMPO Online) letöltöttem Hargita, Kovászna és Maros megy</w:t>
      </w:r>
      <w:r w:rsidR="00F82DC0" w:rsidRPr="00945A48">
        <w:t>e 2010 január – 2023 július közötti havi munkanélküliségi rátáit, amelyet beolvastam a</w:t>
      </w:r>
      <w:r w:rsidR="004E0820" w:rsidRPr="00945A48">
        <w:t xml:space="preserve"> Python programomba</w:t>
      </w:r>
      <w:r w:rsidR="00EF4977" w:rsidRPr="00945A48">
        <w:t xml:space="preserve">, </w:t>
      </w:r>
      <w:r w:rsidR="00F36B45" w:rsidRPr="00945A48">
        <w:t xml:space="preserve">két részre osztva: az első rész </w:t>
      </w:r>
      <w:r w:rsidR="0059204C" w:rsidRPr="00945A48">
        <w:t>a 2010 január – 2022 július közötti időszak volt (150 megfigyelés</w:t>
      </w:r>
      <w:r w:rsidR="00D614DA" w:rsidRPr="00945A48">
        <w:t xml:space="preserve"> mindegyik megyére</w:t>
      </w:r>
      <w:r w:rsidR="0059204C" w:rsidRPr="00945A48">
        <w:t xml:space="preserve">). Ez </w:t>
      </w:r>
      <w:r w:rsidR="00F36B45" w:rsidRPr="00945A48">
        <w:t>az úgynevezett tanítóhalmaz, amelyet megvizsgálok az előrejelzési modellek készítése előtt</w:t>
      </w:r>
      <w:r w:rsidR="00A87916" w:rsidRPr="00945A48">
        <w:t xml:space="preserve">, </w:t>
      </w:r>
      <w:r w:rsidR="00F36B45" w:rsidRPr="00945A48">
        <w:t xml:space="preserve">és </w:t>
      </w:r>
      <w:r w:rsidR="00DA5617" w:rsidRPr="00945A48">
        <w:t xml:space="preserve">ami </w:t>
      </w:r>
      <w:r w:rsidR="00F36B45" w:rsidRPr="00945A48">
        <w:t>egy</w:t>
      </w:r>
      <w:r w:rsidR="006F3A18" w:rsidRPr="00945A48">
        <w:t xml:space="preserve">úttal </w:t>
      </w:r>
      <w:r w:rsidR="00F36B45" w:rsidRPr="00945A48">
        <w:t>az előrejelzési modellek illeszkedését</w:t>
      </w:r>
      <w:r w:rsidR="003E2DEF" w:rsidRPr="00945A48">
        <w:t>, „tanulását”</w:t>
      </w:r>
      <w:r w:rsidR="00F36B45" w:rsidRPr="00945A48">
        <w:t xml:space="preserve"> biztosítja majd</w:t>
      </w:r>
      <w:r w:rsidR="004B3938" w:rsidRPr="00945A48">
        <w:t>.</w:t>
      </w:r>
      <w:r w:rsidRPr="00945A48">
        <w:t xml:space="preserve"> </w:t>
      </w:r>
      <w:r w:rsidR="00DA5617" w:rsidRPr="00945A48">
        <w:t>A második szakasz a 2022 augusztus – 2023 július időszak volt (12 megfigyelés)</w:t>
      </w:r>
      <w:r w:rsidR="004074E2" w:rsidRPr="00945A48">
        <w:t>, amelyet arra használok fel, hogy a „betanított” statisztikai modellekkel ugyanerre az időtávra készített előrejelzés</w:t>
      </w:r>
      <w:r w:rsidR="00A84924" w:rsidRPr="00945A48">
        <w:t>ek pontosságát meghatározzam</w:t>
      </w:r>
      <w:r w:rsidR="00383978" w:rsidRPr="00945A48">
        <w:t>.</w:t>
      </w:r>
      <w:r w:rsidR="00A84924" w:rsidRPr="00945A48">
        <w:t xml:space="preserve"> A legjobban teljesítő modellel fogok további 6 hónapra</w:t>
      </w:r>
      <w:r w:rsidR="00FC17DC" w:rsidRPr="00945A48">
        <w:t xml:space="preserve"> (2023 augusztus – 2024 január)</w:t>
      </w:r>
      <w:r w:rsidR="00A84924" w:rsidRPr="00945A48">
        <w:t xml:space="preserve"> előrejelzést készíteni.</w:t>
      </w:r>
      <w:r w:rsidR="00383978" w:rsidRPr="00945A48">
        <w:t xml:space="preserve"> </w:t>
      </w:r>
    </w:p>
    <w:p w14:paraId="5B3DAD5D" w14:textId="2D967D64" w:rsidR="001835A5" w:rsidRPr="00945A48" w:rsidRDefault="00247F22" w:rsidP="001835A5">
      <w:pPr>
        <w:jc w:val="both"/>
      </w:pPr>
      <w:r w:rsidRPr="00945A48">
        <w:t xml:space="preserve">Az adatok beolvasása egy egyszerű </w:t>
      </w:r>
      <w:r w:rsidR="006C197C" w:rsidRPr="00945A48">
        <w:t xml:space="preserve">HTML </w:t>
      </w:r>
      <w:r w:rsidRPr="00945A48">
        <w:t xml:space="preserve">űrlap segítségével történik, </w:t>
      </w:r>
      <w:r w:rsidR="008D0537" w:rsidRPr="00945A48">
        <w:t xml:space="preserve">ez a </w:t>
      </w:r>
      <w:r w:rsidRPr="00945A48">
        <w:t>Django webalkalmazás kezdőlapja</w:t>
      </w:r>
      <w:r w:rsidR="000D1BB7" w:rsidRPr="00945A48">
        <w:t xml:space="preserve">, amely a </w:t>
      </w:r>
      <w:r w:rsidR="00A03982" w:rsidRPr="00945A48">
        <w:t>1</w:t>
      </w:r>
      <w:r w:rsidR="000D1BB7" w:rsidRPr="00945A48">
        <w:t>. ábrán látható:</w:t>
      </w:r>
    </w:p>
    <w:p w14:paraId="43E7C7A7" w14:textId="7C22B464" w:rsidR="006338BE" w:rsidRPr="00945A48" w:rsidRDefault="00E30F90" w:rsidP="006338BE">
      <w:pPr>
        <w:keepNext/>
        <w:spacing w:after="0"/>
        <w:jc w:val="center"/>
      </w:pPr>
      <w:r w:rsidRPr="00945A48">
        <w:rPr>
          <w:noProof/>
        </w:rPr>
        <w:lastRenderedPageBreak/>
        <w:drawing>
          <wp:inline distT="0" distB="0" distL="0" distR="0" wp14:anchorId="5A6F68FF" wp14:editId="471DA63E">
            <wp:extent cx="5760085" cy="3336925"/>
            <wp:effectExtent l="0" t="0" r="0" b="0"/>
            <wp:docPr id="154980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03045" name=""/>
                    <pic:cNvPicPr/>
                  </pic:nvPicPr>
                  <pic:blipFill>
                    <a:blip r:embed="rId9"/>
                    <a:stretch>
                      <a:fillRect/>
                    </a:stretch>
                  </pic:blipFill>
                  <pic:spPr>
                    <a:xfrm>
                      <a:off x="0" y="0"/>
                      <a:ext cx="5760085" cy="3336925"/>
                    </a:xfrm>
                    <a:prstGeom prst="rect">
                      <a:avLst/>
                    </a:prstGeom>
                  </pic:spPr>
                </pic:pic>
              </a:graphicData>
            </a:graphic>
          </wp:inline>
        </w:drawing>
      </w:r>
    </w:p>
    <w:p w14:paraId="4B94ECA5" w14:textId="770BEA10" w:rsidR="0064327F" w:rsidRPr="00945A48" w:rsidRDefault="00B40E2A" w:rsidP="0064327F">
      <w:pPr>
        <w:pStyle w:val="Caption"/>
        <w:spacing w:line="360" w:lineRule="auto"/>
        <w:jc w:val="center"/>
      </w:pPr>
      <w:r w:rsidRPr="00945A48">
        <w:rPr>
          <w:b/>
          <w:bCs/>
          <w:i w:val="0"/>
          <w:iCs w:val="0"/>
          <w:color w:val="auto"/>
        </w:rPr>
        <w:t>1</w:t>
      </w:r>
      <w:r w:rsidR="006338BE" w:rsidRPr="00945A48">
        <w:rPr>
          <w:b/>
          <w:bCs/>
          <w:i w:val="0"/>
          <w:iCs w:val="0"/>
          <w:color w:val="auto"/>
        </w:rPr>
        <w:t>.</w:t>
      </w:r>
      <w:r w:rsidR="006338BE" w:rsidRPr="00945A48">
        <w:rPr>
          <w:b/>
          <w:bCs/>
          <w:color w:val="auto"/>
        </w:rPr>
        <w:t xml:space="preserve"> Ábra</w:t>
      </w:r>
      <w:r w:rsidR="006338BE" w:rsidRPr="00945A48">
        <w:t>: a webalkalamzás kezdőlapja</w:t>
      </w:r>
    </w:p>
    <w:p w14:paraId="278FF8DE" w14:textId="28BDD887" w:rsidR="009E281B" w:rsidRPr="00945A48" w:rsidRDefault="0064327F" w:rsidP="000626BF">
      <w:pPr>
        <w:jc w:val="both"/>
      </w:pPr>
      <w:r w:rsidRPr="00945A48">
        <w:t xml:space="preserve">Az adatok egy vagy kettő előkészített Excel fájlban kell legyenek, elkülönítve a tanító- és a teszt adatokat. Egyetlen fájl esetén két külön munkalapra kell helyezni az adatokat. Több idősort is be tud olvasni a program, feltéve, hogy azok egymás mellett elhelyezett, egyenlő elemszámmal rendelkező oszlopok. Az első oszlopot a megfigyelések független változójának olvassa be a program, vagyis ebből lesz az x tengely feliratozása, ami az én esetemben a megfigyelések időpontjait tartalmazó oszlop. Az Excel munkalapnak az első sorát pedig fejléckánt kezeli az alkalmazásom, tehát az idősorok megnevezéseit innen veszi át. </w:t>
      </w:r>
      <w:r w:rsidR="00B07133" w:rsidRPr="00945A48">
        <w:t xml:space="preserve">A 2. ábrán egy helyesen előkészített Excel </w:t>
      </w:r>
      <w:r w:rsidR="008B283E" w:rsidRPr="00945A48">
        <w:t>fájl két munkalapját</w:t>
      </w:r>
      <w:r w:rsidR="00EC495B" w:rsidRPr="00945A48">
        <w:t xml:space="preserve"> (tanítóadatok és tesztadatok)</w:t>
      </w:r>
      <w:r w:rsidR="00B07133" w:rsidRPr="00945A48">
        <w:t xml:space="preserve"> szemléltete</w:t>
      </w:r>
      <w:r w:rsidR="008B283E" w:rsidRPr="00945A48">
        <w:t>m</w:t>
      </w:r>
      <w:r w:rsidR="002742CF" w:rsidRPr="00945A48">
        <w:t>.</w:t>
      </w:r>
      <w:r w:rsidR="00E379B1" w:rsidRPr="00945A48">
        <w:rPr>
          <w:noProof/>
        </w:rPr>
        <mc:AlternateContent>
          <mc:Choice Requires="wps">
            <w:drawing>
              <wp:anchor distT="0" distB="0" distL="114300" distR="114300" simplePos="0" relativeHeight="251651072" behindDoc="0" locked="0" layoutInCell="1" allowOverlap="1" wp14:anchorId="647C0732" wp14:editId="124F1C5B">
                <wp:simplePos x="0" y="0"/>
                <wp:positionH relativeFrom="column">
                  <wp:posOffset>116205</wp:posOffset>
                </wp:positionH>
                <wp:positionV relativeFrom="paragraph">
                  <wp:posOffset>2387600</wp:posOffset>
                </wp:positionV>
                <wp:extent cx="5485765" cy="302895"/>
                <wp:effectExtent l="0" t="0" r="635" b="1905"/>
                <wp:wrapSquare wrapText="bothSides"/>
                <wp:docPr id="2019658098" name="Text Box 1"/>
                <wp:cNvGraphicFramePr/>
                <a:graphic xmlns:a="http://schemas.openxmlformats.org/drawingml/2006/main">
                  <a:graphicData uri="http://schemas.microsoft.com/office/word/2010/wordprocessingShape">
                    <wps:wsp>
                      <wps:cNvSpPr txBox="1"/>
                      <wps:spPr>
                        <a:xfrm>
                          <a:off x="0" y="0"/>
                          <a:ext cx="5485765" cy="302895"/>
                        </a:xfrm>
                        <a:prstGeom prst="rect">
                          <a:avLst/>
                        </a:prstGeom>
                        <a:solidFill>
                          <a:prstClr val="white"/>
                        </a:solidFill>
                        <a:ln>
                          <a:noFill/>
                        </a:ln>
                      </wps:spPr>
                      <wps:txbx>
                        <w:txbxContent>
                          <w:p w14:paraId="276FB883" w14:textId="1BDFD9B3" w:rsidR="00EC495B" w:rsidRPr="000A6C39" w:rsidRDefault="00C5563B" w:rsidP="00917EED">
                            <w:pPr>
                              <w:pStyle w:val="Caption"/>
                              <w:jc w:val="center"/>
                              <w:rPr>
                                <w:color w:val="auto"/>
                              </w:rPr>
                            </w:pPr>
                            <w:r w:rsidRPr="000A6C39">
                              <w:rPr>
                                <w:b/>
                                <w:bCs/>
                                <w:color w:val="auto"/>
                              </w:rPr>
                              <w:t>2</w:t>
                            </w:r>
                            <w:r w:rsidR="00EC495B" w:rsidRPr="000A6C39">
                              <w:rPr>
                                <w:b/>
                                <w:bCs/>
                                <w:color w:val="auto"/>
                              </w:rPr>
                              <w:t>. ábra:</w:t>
                            </w:r>
                            <w:r w:rsidR="00EC495B" w:rsidRPr="000A6C39">
                              <w:rPr>
                                <w:color w:val="auto"/>
                              </w:rPr>
                              <w:t xml:space="preserve"> Példa a </w:t>
                            </w:r>
                            <w:r w:rsidR="00007762" w:rsidRPr="000A6C39">
                              <w:rPr>
                                <w:color w:val="auto"/>
                              </w:rPr>
                              <w:t>Django webalkalamzás számára előkészített tanító- és teszt</w:t>
                            </w:r>
                            <w:r w:rsidR="003E0293" w:rsidRPr="000A6C39">
                              <w:rPr>
                                <w:color w:val="auto"/>
                              </w:rPr>
                              <w:t xml:space="preserve"> </w:t>
                            </w:r>
                            <w:r w:rsidR="00007762" w:rsidRPr="000A6C39">
                              <w:rPr>
                                <w:color w:val="auto"/>
                              </w:rPr>
                              <w:t>adatok</w:t>
                            </w:r>
                            <w:r w:rsidR="00D1181A" w:rsidRPr="000A6C39">
                              <w:rPr>
                                <w:color w:val="auto"/>
                              </w:rPr>
                              <w:t>at tartalmazó</w:t>
                            </w:r>
                            <w:r w:rsidR="00007762" w:rsidRPr="000A6C39">
                              <w:rPr>
                                <w:color w:val="auto"/>
                              </w:rPr>
                              <w:t xml:space="preserve"> Excel táblázat</w:t>
                            </w:r>
                            <w:r w:rsidR="00917EED" w:rsidRPr="000A6C39">
                              <w:rPr>
                                <w:color w:val="auto"/>
                              </w:rPr>
                              <w:t xml:space="preserve">ainak </w:t>
                            </w:r>
                            <w:r w:rsidR="00007762" w:rsidRPr="000A6C39">
                              <w:rPr>
                                <w:color w:val="auto"/>
                              </w:rPr>
                              <w:t>szerkezetére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7C0732" id="_x0000_t202" coordsize="21600,21600" o:spt="202" path="m,l,21600r21600,l21600,xe">
                <v:stroke joinstyle="miter"/>
                <v:path gradientshapeok="t" o:connecttype="rect"/>
              </v:shapetype>
              <v:shape id="Text Box 1" o:spid="_x0000_s1026" type="#_x0000_t202" style="position:absolute;left:0;text-align:left;margin-left:9.15pt;margin-top:188pt;width:431.95pt;height:23.8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" stroked="f">
                <v:textbox inset="0,0,0,0">
                  <w:txbxContent>
                    <w:p w14:paraId="276FB883" w14:textId="1BDFD9B3" w:rsidR="00EC495B" w:rsidRPr="000A6C39" w:rsidRDefault="00C5563B" w:rsidP="00917EED">
                      <w:pPr>
                        <w:pStyle w:val="Caption"/>
                        <w:jc w:val="center"/>
                        <w:rPr>
                          <w:color w:val="auto"/>
                        </w:rPr>
                      </w:pPr>
                      <w:r w:rsidRPr="000A6C39">
                        <w:rPr>
                          <w:b/>
                          <w:bCs/>
                          <w:color w:val="auto"/>
                        </w:rPr>
                        <w:t>2</w:t>
                      </w:r>
                      <w:r w:rsidR="00EC495B" w:rsidRPr="000A6C39">
                        <w:rPr>
                          <w:b/>
                          <w:bCs/>
                          <w:color w:val="auto"/>
                        </w:rPr>
                        <w:t>. ábra:</w:t>
                      </w:r>
                      <w:r w:rsidR="00EC495B" w:rsidRPr="000A6C39">
                        <w:rPr>
                          <w:color w:val="auto"/>
                        </w:rPr>
                        <w:t xml:space="preserve"> Példa a </w:t>
                      </w:r>
                      <w:r w:rsidR="00007762" w:rsidRPr="000A6C39">
                        <w:rPr>
                          <w:color w:val="auto"/>
                        </w:rPr>
                        <w:t>Django webalkalamzás számára előkészített tanító- és teszt</w:t>
                      </w:r>
                      <w:r w:rsidR="003E0293" w:rsidRPr="000A6C39">
                        <w:rPr>
                          <w:color w:val="auto"/>
                        </w:rPr>
                        <w:t xml:space="preserve"> </w:t>
                      </w:r>
                      <w:r w:rsidR="00007762" w:rsidRPr="000A6C39">
                        <w:rPr>
                          <w:color w:val="auto"/>
                        </w:rPr>
                        <w:t>adatok</w:t>
                      </w:r>
                      <w:r w:rsidR="00D1181A" w:rsidRPr="000A6C39">
                        <w:rPr>
                          <w:color w:val="auto"/>
                        </w:rPr>
                        <w:t>at tartalmazó</w:t>
                      </w:r>
                      <w:r w:rsidR="00007762" w:rsidRPr="000A6C39">
                        <w:rPr>
                          <w:color w:val="auto"/>
                        </w:rPr>
                        <w:t xml:space="preserve"> Excel táblázat</w:t>
                      </w:r>
                      <w:r w:rsidR="00917EED" w:rsidRPr="000A6C39">
                        <w:rPr>
                          <w:color w:val="auto"/>
                        </w:rPr>
                        <w:t xml:space="preserve">ainak </w:t>
                      </w:r>
                      <w:r w:rsidR="00007762" w:rsidRPr="000A6C39">
                        <w:rPr>
                          <w:color w:val="auto"/>
                        </w:rPr>
                        <w:t>szerkezetére</w:t>
                      </w:r>
                    </w:p>
                  </w:txbxContent>
                </v:textbox>
                <w10:wrap type="square"/>
              </v:shape>
            </w:pict>
          </mc:Fallback>
        </mc:AlternateContent>
      </w:r>
      <w:r w:rsidR="002742CF" w:rsidRPr="00945A48">
        <w:rPr>
          <w:noProof/>
        </w:rPr>
        <mc:AlternateContent>
          <mc:Choice Requires="wpg">
            <w:drawing>
              <wp:inline distT="0" distB="0" distL="0" distR="0" wp14:anchorId="46B284FB" wp14:editId="562D2CF5">
                <wp:extent cx="5697833" cy="935355"/>
                <wp:effectExtent l="19050" t="19050" r="17780" b="17145"/>
                <wp:docPr id="269854072" name="Group 1"/>
                <wp:cNvGraphicFramePr/>
                <a:graphic xmlns:a="http://schemas.openxmlformats.org/drawingml/2006/main">
                  <a:graphicData uri="http://schemas.microsoft.com/office/word/2010/wordprocessingGroup">
                    <wpg:wgp>
                      <wpg:cNvGrpSpPr/>
                      <wpg:grpSpPr>
                        <a:xfrm>
                          <a:off x="0" y="0"/>
                          <a:ext cx="5697833" cy="935355"/>
                          <a:chOff x="0" y="0"/>
                          <a:chExt cx="5485765" cy="935355"/>
                        </a:xfrm>
                      </wpg:grpSpPr>
                      <pic:pic xmlns:pic="http://schemas.openxmlformats.org/drawingml/2006/picture">
                        <pic:nvPicPr>
                          <pic:cNvPr id="69734081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43200" y="0"/>
                            <a:ext cx="2742565" cy="935355"/>
                          </a:xfrm>
                          <a:prstGeom prst="rect">
                            <a:avLst/>
                          </a:prstGeom>
                          <a:ln w="12700">
                            <a:solidFill>
                              <a:schemeClr val="tx1"/>
                            </a:solidFill>
                          </a:ln>
                        </pic:spPr>
                      </pic:pic>
                      <pic:pic xmlns:pic="http://schemas.openxmlformats.org/drawingml/2006/picture">
                        <pic:nvPicPr>
                          <pic:cNvPr id="105618379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44470" cy="935355"/>
                          </a:xfrm>
                          <a:prstGeom prst="rect">
                            <a:avLst/>
                          </a:prstGeom>
                          <a:ln w="12700">
                            <a:solidFill>
                              <a:schemeClr val="tx1"/>
                            </a:solidFill>
                          </a:ln>
                        </pic:spPr>
                      </pic:pic>
                    </wpg:wgp>
                  </a:graphicData>
                </a:graphic>
              </wp:inline>
            </w:drawing>
          </mc:Choice>
          <mc:Fallback xmlns:w16du="http://schemas.microsoft.com/office/word/2023/wordml/word16du">
            <w:pict>
              <v:group w14:anchorId="6C664143" id="Group 1" o:spid="_x0000_s1026" style="width:448.65pt;height:73.65pt;mso-position-horizontal-relative:char;mso-position-vertical-relative:line" coordsize="54857,9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7432;width:27425;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" stroked="t" strokecolor="black [3213]" strokeweight="1pt">
                  <v:imagedata r:id="rId13" o:title=""/>
                  <v:path arrowok="t"/>
                </v:shape>
                <v:shape id="Picture 1" o:spid="_x0000_s1028" type="#_x0000_t75" style="position:absolute;width:27444;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" stroked="t" strokecolor="black [3213]" strokeweight="1pt">
                  <v:imagedata r:id="rId14" o:title=""/>
                  <v:path arrowok="t"/>
                </v:shape>
                <w10:anchorlock/>
              </v:group>
            </w:pict>
          </mc:Fallback>
        </mc:AlternateContent>
      </w:r>
      <w:r w:rsidR="00A51DA3" w:rsidRPr="00945A48">
        <w:t xml:space="preserve"> </w:t>
      </w:r>
    </w:p>
    <w:p w14:paraId="59CE7FA4" w14:textId="548C62F9" w:rsidR="000626BF" w:rsidRPr="00945A48" w:rsidRDefault="00491BE1" w:rsidP="000228D6">
      <w:pPr>
        <w:spacing w:before="240"/>
        <w:jc w:val="both"/>
      </w:pPr>
      <w:r w:rsidRPr="00945A48">
        <w:t>A Python programom az objektumorientált paradigmát követi, így minden beolvasott idősor egy</w:t>
      </w:r>
      <w:r w:rsidR="007915E2" w:rsidRPr="00945A48">
        <w:t xml:space="preserve"> </w:t>
      </w:r>
      <w:proofErr w:type="spellStart"/>
      <w:r w:rsidR="007915E2" w:rsidRPr="00945A48">
        <w:t>Stat</w:t>
      </w:r>
      <w:proofErr w:type="spellEnd"/>
      <w:r w:rsidRPr="00945A48">
        <w:t xml:space="preserve"> osztály példánya </w:t>
      </w:r>
      <w:r w:rsidR="00C56B5B" w:rsidRPr="00945A48">
        <w:t>(model</w:t>
      </w:r>
      <w:r w:rsidR="00647929" w:rsidRPr="00945A48">
        <w:t>s.py</w:t>
      </w:r>
      <w:r w:rsidR="00C56B5B" w:rsidRPr="00945A48">
        <w:t xml:space="preserve">) </w:t>
      </w:r>
      <w:r w:rsidRPr="00945A48">
        <w:t>lesz, amelynek különböző adattagjai (tanító- és tesztadat lista, mutatók, ARIMA, MLP, LSTM modell példány, diagrammok</w:t>
      </w:r>
      <w:r w:rsidR="00EC10C3" w:rsidRPr="00945A48">
        <w:t xml:space="preserve">, </w:t>
      </w:r>
      <w:proofErr w:type="spellStart"/>
      <w:r w:rsidR="00EC10C3" w:rsidRPr="00945A48">
        <w:t>srtb</w:t>
      </w:r>
      <w:proofErr w:type="spellEnd"/>
      <w:r w:rsidR="00EC10C3" w:rsidRPr="00945A48">
        <w:t>.) és függvényei vannak.</w:t>
      </w:r>
      <w:r w:rsidR="003579AE" w:rsidRPr="00945A48">
        <w:br/>
      </w:r>
      <w:r w:rsidR="00B432EF" w:rsidRPr="00945A48">
        <w:t>A</w:t>
      </w:r>
      <w:r w:rsidR="002742CF" w:rsidRPr="00945A48">
        <w:t xml:space="preserve"> </w:t>
      </w:r>
      <w:r w:rsidR="00B432EF" w:rsidRPr="00945A48">
        <w:t>sikeres adatbeolvasást és feldolgozást követően</w:t>
      </w:r>
      <w:r w:rsidR="003F5F3E" w:rsidRPr="00945A48">
        <w:t xml:space="preserve"> a program</w:t>
      </w:r>
      <w:r w:rsidR="00836196" w:rsidRPr="00945A48">
        <w:t xml:space="preserve"> először</w:t>
      </w:r>
      <w:r w:rsidR="003E5475" w:rsidRPr="00945A48">
        <w:t xml:space="preserve"> egy HTML táblázatban </w:t>
      </w:r>
      <w:r w:rsidR="003E5475" w:rsidRPr="00945A48">
        <w:lastRenderedPageBreak/>
        <w:t>megjeleníti a beolvasott adatokat ellenőrzés céljából,</w:t>
      </w:r>
      <w:r w:rsidR="00AD128E" w:rsidRPr="00945A48">
        <w:t xml:space="preserve"> majd</w:t>
      </w:r>
      <w:r w:rsidR="003F5F3E" w:rsidRPr="00945A48">
        <w:t xml:space="preserve"> </w:t>
      </w:r>
      <w:r w:rsidR="00673B05" w:rsidRPr="00945A48">
        <w:t xml:space="preserve">egy közös </w:t>
      </w:r>
      <w:r w:rsidR="00FA1285" w:rsidRPr="00945A48">
        <w:t xml:space="preserve">grafikonon </w:t>
      </w:r>
      <w:r w:rsidR="003F5F3E" w:rsidRPr="00945A48">
        <w:t>ábrázolja a beolvasott idősorokat</w:t>
      </w:r>
      <w:r w:rsidR="00DC4548" w:rsidRPr="00945A48">
        <w:t xml:space="preserve"> úgy, hogy az y tengely határai és beosztása automatikusan alkalmazkodnak a megfigyelések szélsőértékei alapján</w:t>
      </w:r>
      <w:r w:rsidR="00416ECD" w:rsidRPr="00945A48">
        <w:t xml:space="preserve">, valamint az x tengely beosztása az </w:t>
      </w:r>
      <w:r w:rsidR="00131154" w:rsidRPr="00945A48">
        <w:t>ű</w:t>
      </w:r>
      <w:r w:rsidR="00122C06" w:rsidRPr="00945A48">
        <w:t xml:space="preserve">rlapban </w:t>
      </w:r>
      <w:r w:rsidR="00416ECD" w:rsidRPr="00945A48">
        <w:t>beállított gyakoriság szerint történik.</w:t>
      </w:r>
    </w:p>
    <w:p w14:paraId="00AC82C6" w14:textId="68FCB329" w:rsidR="006A5EB3" w:rsidRPr="00945A48" w:rsidRDefault="00000000" w:rsidP="009A3D75">
      <w:pPr>
        <w:keepNext/>
        <w:spacing w:after="0"/>
        <w:jc w:val="center"/>
      </w:pPr>
      <w:r w:rsidRPr="00945A48">
        <w:rPr>
          <w:noProof/>
        </w:rPr>
        <w:drawing>
          <wp:inline distT="0" distB="0" distL="0" distR="0" wp14:anchorId="3375D8E0" wp14:editId="502B0C74">
            <wp:extent cx="5742940" cy="2850902"/>
            <wp:effectExtent l="0" t="0" r="0" b="6985"/>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5"/>
                    <a:srcRect l="8997" t="11597" r="9172" b="1355"/>
                    <a:stretch/>
                  </pic:blipFill>
                  <pic:spPr bwMode="auto">
                    <a:xfrm>
                      <a:off x="0" y="0"/>
                      <a:ext cx="5743353" cy="2851107"/>
                    </a:xfrm>
                    <a:prstGeom prst="rect">
                      <a:avLst/>
                    </a:prstGeom>
                    <a:ln>
                      <a:noFill/>
                    </a:ln>
                    <a:extLst>
                      <a:ext uri="{53640926-AAD7-44D8-BBD7-CCE9431645EC}">
                        <a14:shadowObscured xmlns:a14="http://schemas.microsoft.com/office/drawing/2010/main"/>
                      </a:ext>
                    </a:extLst>
                  </pic:spPr>
                </pic:pic>
              </a:graphicData>
            </a:graphic>
          </wp:inline>
        </w:drawing>
      </w:r>
    </w:p>
    <w:p w14:paraId="17130D54" w14:textId="406E0C7C" w:rsidR="00192948" w:rsidRPr="00945A48" w:rsidRDefault="00C5563B" w:rsidP="006207A4">
      <w:pPr>
        <w:pBdr>
          <w:top w:val="nil"/>
          <w:left w:val="nil"/>
          <w:bottom w:val="nil"/>
          <w:right w:val="nil"/>
          <w:between w:val="nil"/>
        </w:pBdr>
        <w:spacing w:after="200" w:line="240" w:lineRule="auto"/>
        <w:ind w:left="360"/>
        <w:jc w:val="center"/>
        <w:rPr>
          <w:i/>
          <w:sz w:val="18"/>
          <w:szCs w:val="18"/>
        </w:rPr>
      </w:pPr>
      <w:r w:rsidRPr="00945A48">
        <w:rPr>
          <w:b/>
          <w:bCs/>
          <w:i/>
          <w:sz w:val="18"/>
          <w:szCs w:val="18"/>
        </w:rPr>
        <w:t>3</w:t>
      </w:r>
      <w:r w:rsidR="00E03E74" w:rsidRPr="00945A48">
        <w:rPr>
          <w:b/>
          <w:bCs/>
          <w:i/>
          <w:sz w:val="18"/>
          <w:szCs w:val="18"/>
        </w:rPr>
        <w:t xml:space="preserve">. </w:t>
      </w:r>
      <w:r w:rsidR="00FC7FC1" w:rsidRPr="00945A48">
        <w:rPr>
          <w:b/>
          <w:bCs/>
          <w:i/>
          <w:sz w:val="18"/>
          <w:szCs w:val="18"/>
        </w:rPr>
        <w:t>á</w:t>
      </w:r>
      <w:r w:rsidR="000626BF" w:rsidRPr="00945A48">
        <w:rPr>
          <w:b/>
          <w:bCs/>
          <w:i/>
          <w:sz w:val="18"/>
          <w:szCs w:val="18"/>
        </w:rPr>
        <w:t>bra:</w:t>
      </w:r>
      <w:r w:rsidR="000626BF" w:rsidRPr="00945A48">
        <w:rPr>
          <w:i/>
          <w:sz w:val="18"/>
          <w:szCs w:val="18"/>
        </w:rPr>
        <w:t xml:space="preserve"> </w:t>
      </w:r>
      <w:r w:rsidRPr="00945A48">
        <w:rPr>
          <w:i/>
          <w:sz w:val="18"/>
          <w:szCs w:val="18"/>
        </w:rPr>
        <w:t xml:space="preserve">A </w:t>
      </w:r>
      <w:r w:rsidR="000626BF" w:rsidRPr="00945A48">
        <w:rPr>
          <w:i/>
          <w:sz w:val="18"/>
          <w:szCs w:val="18"/>
        </w:rPr>
        <w:t xml:space="preserve">Székelyföldi megyék </w:t>
      </w:r>
      <w:r w:rsidRPr="00945A48">
        <w:rPr>
          <w:i/>
          <w:sz w:val="18"/>
          <w:szCs w:val="18"/>
        </w:rPr>
        <w:t>regionális munkanélküliségi rát</w:t>
      </w:r>
      <w:r w:rsidR="004E289A" w:rsidRPr="00945A48">
        <w:rPr>
          <w:i/>
          <w:sz w:val="18"/>
          <w:szCs w:val="18"/>
        </w:rPr>
        <w:t>á</w:t>
      </w:r>
      <w:r w:rsidR="00E42B24" w:rsidRPr="00945A48">
        <w:rPr>
          <w:i/>
          <w:sz w:val="18"/>
          <w:szCs w:val="18"/>
        </w:rPr>
        <w:t>inak</w:t>
      </w:r>
      <w:r w:rsidRPr="00945A48">
        <w:rPr>
          <w:i/>
          <w:sz w:val="18"/>
          <w:szCs w:val="18"/>
        </w:rPr>
        <w:t xml:space="preserve"> grafikonja</w:t>
      </w:r>
    </w:p>
    <w:p w14:paraId="76248AB6" w14:textId="77777777" w:rsidR="00192B5F" w:rsidRPr="00945A48" w:rsidRDefault="00192B5F">
      <w:pPr>
        <w:rPr>
          <w:rFonts w:eastAsiaTheme="majorEastAsia" w:cstheme="majorBidi"/>
          <w:b/>
          <w:sz w:val="32"/>
          <w:szCs w:val="32"/>
        </w:rPr>
      </w:pPr>
      <w:r w:rsidRPr="00945A48">
        <w:br w:type="page"/>
      </w:r>
    </w:p>
    <w:p w14:paraId="2694B941" w14:textId="063D3B9C" w:rsidR="00312AC2" w:rsidRPr="00945A48" w:rsidRDefault="00312AC2" w:rsidP="00312AC2">
      <w:pPr>
        <w:pStyle w:val="Heading1"/>
      </w:pPr>
      <w:del w:id="329" w:author="Krisztián Károlyi" w:date="2024-03-27T16:28:00Z">
        <w:r w:rsidRPr="00945A48" w:rsidDel="00FF3890">
          <w:lastRenderedPageBreak/>
          <w:delText xml:space="preserve">3. </w:delText>
        </w:r>
      </w:del>
      <w:bookmarkStart w:id="330" w:name="_Toc162458083"/>
      <w:r w:rsidRPr="00945A48">
        <w:t xml:space="preserve">Az </w:t>
      </w:r>
      <w:r w:rsidR="00E5546A" w:rsidRPr="00945A48">
        <w:t>idősorok</w:t>
      </w:r>
      <w:r w:rsidRPr="00945A48">
        <w:t xml:space="preserve"> elemzése</w:t>
      </w:r>
      <w:bookmarkEnd w:id="330"/>
    </w:p>
    <w:p w14:paraId="46796E54" w14:textId="6484553C" w:rsidR="00FA6945" w:rsidRPr="00945A48" w:rsidRDefault="00D83FD4" w:rsidP="00534101">
      <w:pPr>
        <w:jc w:val="both"/>
      </w:pPr>
      <w:r w:rsidRPr="00945A48">
        <w:t xml:space="preserve">Az előrejelzések készítése előtt fontos megvizsgálni az idősorok </w:t>
      </w:r>
      <w:r w:rsidR="001C1148" w:rsidRPr="00945A48">
        <w:t xml:space="preserve">alapvető statisztikai tulajdonságait, </w:t>
      </w:r>
      <w:r w:rsidR="00875A15" w:rsidRPr="00945A48">
        <w:t xml:space="preserve">mivel iránymutató szerepe lesz a későbbiekben. Ebben a részben </w:t>
      </w:r>
      <w:r w:rsidR="006C49E7" w:rsidRPr="00945A48">
        <w:t>az adatok eloszlását is megvizsgálom.</w:t>
      </w:r>
    </w:p>
    <w:p w14:paraId="6C81BC51" w14:textId="78C57E54" w:rsidR="00F349F2" w:rsidRPr="00945A48" w:rsidRDefault="00192948" w:rsidP="00BA02CE">
      <w:pPr>
        <w:jc w:val="both"/>
      </w:pPr>
      <w:r w:rsidRPr="00945A48">
        <w:t xml:space="preserve">A harmadik ábrán </w:t>
      </w:r>
      <w:r w:rsidR="00AD3DA8" w:rsidRPr="00945A48">
        <w:t>látszik</w:t>
      </w:r>
      <w:r w:rsidRPr="00945A48">
        <w:t>, hogy Maros megyében szinte végig a legalacsonyabb a munkanélküliségi ráta,</w:t>
      </w:r>
      <w:r w:rsidR="00DD5728" w:rsidRPr="00945A48">
        <w:t xml:space="preserve"> amely a megye ipari fejlettségének</w:t>
      </w:r>
      <w:r w:rsidR="005C1854" w:rsidRPr="00945A48">
        <w:t xml:space="preserve">, </w:t>
      </w:r>
      <w:r w:rsidR="00595831" w:rsidRPr="00945A48">
        <w:t>ezáltal</w:t>
      </w:r>
      <w:r w:rsidR="005C1854" w:rsidRPr="00945A48">
        <w:t xml:space="preserve"> a</w:t>
      </w:r>
      <w:r w:rsidR="00595831" w:rsidRPr="00945A48">
        <w:t xml:space="preserve"> több munkahely</w:t>
      </w:r>
      <w:r w:rsidR="00AE7C61" w:rsidRPr="00945A48">
        <w:t>nek</w:t>
      </w:r>
      <w:r w:rsidR="00DD5728" w:rsidRPr="00945A48">
        <w:t xml:space="preserve"> is tulajdonítható</w:t>
      </w:r>
      <w:r w:rsidR="00450E97" w:rsidRPr="00945A48">
        <w:t>, míg</w:t>
      </w:r>
      <w:r w:rsidRPr="00945A48">
        <w:t xml:space="preserve"> Kovásza megyében a legmagasabb. Sok periódusban megfigyelhető, hogy télen magasabb</w:t>
      </w:r>
      <w:r w:rsidR="007D03A3" w:rsidRPr="00945A48">
        <w:t xml:space="preserve"> volt</w:t>
      </w:r>
      <w:r w:rsidRPr="00945A48">
        <w:t xml:space="preserve"> a mutató, mint </w:t>
      </w:r>
      <w:r w:rsidR="00AB5D18" w:rsidRPr="00945A48">
        <w:t>a többi évszakban</w:t>
      </w:r>
      <w:r w:rsidR="00B7756E" w:rsidRPr="00945A48">
        <w:t>, ez például a szezonális munkákhoz</w:t>
      </w:r>
      <w:r w:rsidR="009A0A54" w:rsidRPr="00945A48">
        <w:t xml:space="preserve"> (pl. építkezések)</w:t>
      </w:r>
      <w:r w:rsidR="00B7756E" w:rsidRPr="00945A48">
        <w:t xml:space="preserve"> is köthető. </w:t>
      </w:r>
      <w:r w:rsidR="007F16AF" w:rsidRPr="00945A48">
        <w:t>Összességében 2020 tavaszáig</w:t>
      </w:r>
      <w:r w:rsidR="00D47BD2" w:rsidRPr="00945A48">
        <w:t xml:space="preserve"> </w:t>
      </w:r>
      <w:r w:rsidR="007E4AB6" w:rsidRPr="00945A48">
        <w:t xml:space="preserve">csökkenő trend volt megfigyelhető </w:t>
      </w:r>
      <w:r w:rsidR="00D47BD2" w:rsidRPr="00945A48">
        <w:t>Székelyföldön.</w:t>
      </w:r>
      <w:r w:rsidR="007F16AF" w:rsidRPr="00945A48">
        <w:t xml:space="preserve"> </w:t>
      </w:r>
      <w:r w:rsidR="0036523E" w:rsidRPr="00945A48">
        <w:br/>
      </w:r>
      <w:r w:rsidR="0082192D" w:rsidRPr="00945A48">
        <w:t xml:space="preserve">A </w:t>
      </w:r>
      <w:r w:rsidR="007F16AF" w:rsidRPr="00945A48">
        <w:t>diagram</w:t>
      </w:r>
      <w:r w:rsidR="0082192D" w:rsidRPr="00945A48">
        <w:t xml:space="preserve"> alat</w:t>
      </w:r>
      <w:r w:rsidR="00016C99" w:rsidRPr="00945A48">
        <w:t xml:space="preserve">t </w:t>
      </w:r>
      <w:r w:rsidR="00BF272B" w:rsidRPr="00945A48">
        <w:t>egy statisztikai összefoglaló táblázatot</w:t>
      </w:r>
      <w:r w:rsidR="00AD71A2" w:rsidRPr="00945A48">
        <w:t xml:space="preserve"> is készít számunkra a program</w:t>
      </w:r>
      <w:r w:rsidR="00B641D6" w:rsidRPr="00945A48">
        <w:t xml:space="preserve">, </w:t>
      </w:r>
      <w:r w:rsidR="008A6015" w:rsidRPr="00945A48">
        <w:t>amely a három megye 2010 január és 2022 július közötti idősorai esetében így néz ki</w:t>
      </w:r>
      <w:r w:rsidR="00BF272B" w:rsidRPr="00945A48">
        <w:t>:</w:t>
      </w:r>
    </w:p>
    <w:p w14:paraId="26B4F4B3" w14:textId="67306633" w:rsidR="00C03F23" w:rsidRPr="00945A48" w:rsidRDefault="00C03F23" w:rsidP="00C03F23">
      <w:pPr>
        <w:pStyle w:val="Caption"/>
        <w:keepNext/>
        <w:jc w:val="center"/>
      </w:pPr>
      <w:r w:rsidRPr="00945A48">
        <w:rPr>
          <w:b/>
          <w:bCs/>
          <w:i w:val="0"/>
          <w:iCs w:val="0"/>
          <w:color w:val="auto"/>
        </w:rPr>
        <w:t>1. táblázat:</w:t>
      </w:r>
      <w:r w:rsidRPr="00945A48">
        <w:rPr>
          <w:color w:val="auto"/>
        </w:rPr>
        <w:t xml:space="preserve"> </w:t>
      </w:r>
      <w:r w:rsidRPr="00945A48">
        <w:t xml:space="preserve">A székelyföldi megyék munkanélkülisági rátáinak statisztikai </w:t>
      </w:r>
      <w:r w:rsidR="009016DA" w:rsidRPr="00945A48">
        <w:t>adatai</w:t>
      </w:r>
    </w:p>
    <w:tbl>
      <w:tblPr>
        <w:tblpPr w:leftFromText="180" w:rightFromText="180" w:vertAnchor="text" w:horzAnchor="margin" w:tblpY="2"/>
        <w:tblW w:w="9004" w:type="dxa"/>
        <w:tblLook w:val="04A0" w:firstRow="1" w:lastRow="0" w:firstColumn="1" w:lastColumn="0" w:noHBand="0" w:noVBand="1"/>
      </w:tblPr>
      <w:tblGrid>
        <w:gridCol w:w="1391"/>
        <w:gridCol w:w="785"/>
        <w:gridCol w:w="1657"/>
        <w:gridCol w:w="803"/>
        <w:gridCol w:w="1832"/>
        <w:gridCol w:w="690"/>
        <w:gridCol w:w="1846"/>
      </w:tblGrid>
      <w:tr w:rsidR="00C41A6F" w:rsidRPr="00945A48" w14:paraId="5BC97D89" w14:textId="77777777" w:rsidTr="00CF5110">
        <w:trPr>
          <w:trHeight w:val="326"/>
        </w:trPr>
        <w:tc>
          <w:tcPr>
            <w:tcW w:w="1391" w:type="dxa"/>
            <w:tcBorders>
              <w:top w:val="single" w:sz="4" w:space="0" w:color="auto"/>
              <w:left w:val="single" w:sz="4" w:space="0" w:color="auto"/>
              <w:right w:val="single" w:sz="4" w:space="0" w:color="auto"/>
            </w:tcBorders>
            <w:shd w:val="clear" w:color="auto" w:fill="4472C4" w:themeFill="accent1"/>
            <w:hideMark/>
          </w:tcPr>
          <w:p w14:paraId="55BCBFFE" w14:textId="77777777" w:rsidR="00C41A6F" w:rsidRPr="00945A48" w:rsidRDefault="00C41A6F" w:rsidP="00C41A6F">
            <w:pPr>
              <w:spacing w:after="0" w:line="240" w:lineRule="auto"/>
              <w:jc w:val="center"/>
              <w:rPr>
                <w:color w:val="FFFFFF" w:themeColor="background1"/>
                <w:sz w:val="22"/>
                <w:szCs w:val="22"/>
              </w:rPr>
            </w:pPr>
            <w:r w:rsidRPr="00945A48">
              <w:rPr>
                <w:color w:val="FFFFFF" w:themeColor="background1"/>
                <w:sz w:val="22"/>
                <w:szCs w:val="22"/>
              </w:rPr>
              <w:t>mutató</w:t>
            </w:r>
          </w:p>
        </w:tc>
        <w:tc>
          <w:tcPr>
            <w:tcW w:w="2442" w:type="dxa"/>
            <w:gridSpan w:val="2"/>
            <w:tcBorders>
              <w:top w:val="single" w:sz="4" w:space="0" w:color="auto"/>
              <w:left w:val="single" w:sz="4" w:space="0" w:color="auto"/>
              <w:right w:val="single" w:sz="4" w:space="0" w:color="auto"/>
            </w:tcBorders>
            <w:shd w:val="clear" w:color="auto" w:fill="4472C4" w:themeFill="accent1"/>
            <w:hideMark/>
          </w:tcPr>
          <w:p w14:paraId="451E61F1" w14:textId="77777777" w:rsidR="00C41A6F" w:rsidRPr="00945A48" w:rsidRDefault="00C41A6F" w:rsidP="00C41A6F">
            <w:pPr>
              <w:spacing w:after="0" w:line="240" w:lineRule="auto"/>
              <w:jc w:val="center"/>
              <w:rPr>
                <w:color w:val="FFFFFF" w:themeColor="background1"/>
                <w:sz w:val="22"/>
                <w:szCs w:val="22"/>
              </w:rPr>
            </w:pPr>
            <w:r w:rsidRPr="00945A48">
              <w:rPr>
                <w:color w:val="FFFFFF" w:themeColor="background1"/>
                <w:sz w:val="22"/>
                <w:szCs w:val="22"/>
              </w:rPr>
              <w:t>Kovászna megye</w:t>
            </w:r>
          </w:p>
        </w:tc>
        <w:tc>
          <w:tcPr>
            <w:tcW w:w="2635" w:type="dxa"/>
            <w:gridSpan w:val="2"/>
            <w:tcBorders>
              <w:top w:val="single" w:sz="4" w:space="0" w:color="auto"/>
              <w:left w:val="single" w:sz="4" w:space="0" w:color="auto"/>
              <w:right w:val="single" w:sz="4" w:space="0" w:color="auto"/>
            </w:tcBorders>
            <w:shd w:val="clear" w:color="auto" w:fill="4472C4" w:themeFill="accent1"/>
            <w:hideMark/>
          </w:tcPr>
          <w:p w14:paraId="39A03F41" w14:textId="77777777" w:rsidR="00C41A6F" w:rsidRPr="00945A48" w:rsidRDefault="00C41A6F" w:rsidP="00C41A6F">
            <w:pPr>
              <w:spacing w:after="0" w:line="240" w:lineRule="auto"/>
              <w:jc w:val="center"/>
              <w:rPr>
                <w:color w:val="FFFFFF" w:themeColor="background1"/>
                <w:sz w:val="22"/>
                <w:szCs w:val="22"/>
              </w:rPr>
            </w:pPr>
            <w:r w:rsidRPr="00945A48">
              <w:rPr>
                <w:color w:val="FFFFFF" w:themeColor="background1"/>
                <w:sz w:val="22"/>
                <w:szCs w:val="22"/>
              </w:rPr>
              <w:t>Hargita megye</w:t>
            </w:r>
          </w:p>
        </w:tc>
        <w:tc>
          <w:tcPr>
            <w:tcW w:w="2536" w:type="dxa"/>
            <w:gridSpan w:val="2"/>
            <w:tcBorders>
              <w:top w:val="single" w:sz="4" w:space="0" w:color="auto"/>
              <w:left w:val="single" w:sz="4" w:space="0" w:color="auto"/>
              <w:right w:val="single" w:sz="4" w:space="0" w:color="auto"/>
            </w:tcBorders>
            <w:shd w:val="clear" w:color="auto" w:fill="4472C4" w:themeFill="accent1"/>
          </w:tcPr>
          <w:p w14:paraId="53A77F3F" w14:textId="77777777" w:rsidR="00C41A6F" w:rsidRPr="00945A48" w:rsidRDefault="00C41A6F" w:rsidP="00C41A6F">
            <w:pPr>
              <w:spacing w:after="0" w:line="240" w:lineRule="auto"/>
              <w:jc w:val="center"/>
              <w:rPr>
                <w:color w:val="FFFFFF" w:themeColor="background1"/>
                <w:sz w:val="22"/>
                <w:szCs w:val="22"/>
              </w:rPr>
            </w:pPr>
            <w:r w:rsidRPr="00945A48">
              <w:rPr>
                <w:color w:val="FFFFFF" w:themeColor="background1"/>
                <w:sz w:val="22"/>
                <w:szCs w:val="22"/>
              </w:rPr>
              <w:t>Maros megye</w:t>
            </w:r>
          </w:p>
        </w:tc>
      </w:tr>
      <w:tr w:rsidR="00C41A6F" w:rsidRPr="00945A48" w14:paraId="3E2052EC" w14:textId="77777777" w:rsidTr="00CF5110">
        <w:trPr>
          <w:trHeight w:val="326"/>
        </w:trPr>
        <w:tc>
          <w:tcPr>
            <w:tcW w:w="1391" w:type="dxa"/>
            <w:tcBorders>
              <w:left w:val="single" w:sz="4" w:space="0" w:color="auto"/>
              <w:right w:val="single" w:sz="4" w:space="0" w:color="auto"/>
            </w:tcBorders>
            <w:shd w:val="clear" w:color="auto" w:fill="F5F5F5"/>
            <w:hideMark/>
          </w:tcPr>
          <w:p w14:paraId="5BE1CEF4" w14:textId="77777777" w:rsidR="00C41A6F" w:rsidRPr="00945A48" w:rsidRDefault="00C41A6F" w:rsidP="00C41A6F">
            <w:pPr>
              <w:spacing w:after="0" w:line="240" w:lineRule="auto"/>
              <w:rPr>
                <w:color w:val="363636"/>
                <w:sz w:val="22"/>
                <w:szCs w:val="22"/>
              </w:rPr>
            </w:pPr>
            <w:r w:rsidRPr="00945A48">
              <w:rPr>
                <w:color w:val="363636"/>
                <w:sz w:val="22"/>
                <w:szCs w:val="22"/>
              </w:rPr>
              <w:t>Átlag</w:t>
            </w:r>
          </w:p>
        </w:tc>
        <w:tc>
          <w:tcPr>
            <w:tcW w:w="2442" w:type="dxa"/>
            <w:gridSpan w:val="2"/>
            <w:tcBorders>
              <w:left w:val="single" w:sz="4" w:space="0" w:color="auto"/>
              <w:right w:val="single" w:sz="4" w:space="0" w:color="auto"/>
            </w:tcBorders>
            <w:shd w:val="clear" w:color="auto" w:fill="F5F5F5"/>
            <w:vAlign w:val="center"/>
            <w:hideMark/>
          </w:tcPr>
          <w:p w14:paraId="00CD4CD9" w14:textId="77777777" w:rsidR="00C41A6F" w:rsidRPr="00945A48" w:rsidRDefault="00C41A6F" w:rsidP="00C41A6F">
            <w:pPr>
              <w:spacing w:after="0" w:line="240" w:lineRule="auto"/>
              <w:jc w:val="both"/>
              <w:rPr>
                <w:color w:val="363636"/>
                <w:sz w:val="22"/>
                <w:szCs w:val="22"/>
              </w:rPr>
            </w:pPr>
            <w:r w:rsidRPr="00945A48">
              <w:rPr>
                <w:color w:val="363636"/>
                <w:sz w:val="22"/>
                <w:szCs w:val="22"/>
              </w:rPr>
              <w:t>5.98%</w:t>
            </w:r>
          </w:p>
        </w:tc>
        <w:tc>
          <w:tcPr>
            <w:tcW w:w="2635" w:type="dxa"/>
            <w:gridSpan w:val="2"/>
            <w:tcBorders>
              <w:left w:val="single" w:sz="4" w:space="0" w:color="auto"/>
              <w:right w:val="single" w:sz="4" w:space="0" w:color="auto"/>
            </w:tcBorders>
            <w:shd w:val="clear" w:color="auto" w:fill="F5F5F5"/>
            <w:vAlign w:val="center"/>
            <w:hideMark/>
          </w:tcPr>
          <w:p w14:paraId="5F09CB04" w14:textId="77777777" w:rsidR="00C41A6F" w:rsidRPr="00945A48" w:rsidRDefault="00C41A6F" w:rsidP="00C41A6F">
            <w:pPr>
              <w:spacing w:after="0" w:line="240" w:lineRule="auto"/>
              <w:jc w:val="both"/>
              <w:rPr>
                <w:color w:val="363636"/>
                <w:sz w:val="22"/>
                <w:szCs w:val="22"/>
              </w:rPr>
            </w:pPr>
            <w:r w:rsidRPr="00945A48">
              <w:rPr>
                <w:color w:val="363636"/>
                <w:sz w:val="22"/>
                <w:szCs w:val="22"/>
              </w:rPr>
              <w:t>5.43%</w:t>
            </w:r>
          </w:p>
        </w:tc>
        <w:tc>
          <w:tcPr>
            <w:tcW w:w="2536" w:type="dxa"/>
            <w:gridSpan w:val="2"/>
            <w:tcBorders>
              <w:left w:val="single" w:sz="4" w:space="0" w:color="auto"/>
              <w:right w:val="single" w:sz="4" w:space="0" w:color="auto"/>
            </w:tcBorders>
            <w:shd w:val="clear" w:color="auto" w:fill="F5F5F5"/>
            <w:vAlign w:val="center"/>
            <w:hideMark/>
          </w:tcPr>
          <w:p w14:paraId="15BE3C69" w14:textId="77777777" w:rsidR="00C41A6F" w:rsidRPr="00945A48" w:rsidRDefault="00C41A6F" w:rsidP="00C41A6F">
            <w:pPr>
              <w:spacing w:after="0" w:line="240" w:lineRule="auto"/>
              <w:rPr>
                <w:color w:val="363636"/>
                <w:sz w:val="22"/>
                <w:szCs w:val="22"/>
              </w:rPr>
            </w:pPr>
            <w:r w:rsidRPr="00945A48">
              <w:rPr>
                <w:color w:val="363636"/>
                <w:sz w:val="22"/>
                <w:szCs w:val="22"/>
              </w:rPr>
              <w:t>4.69%</w:t>
            </w:r>
          </w:p>
        </w:tc>
      </w:tr>
      <w:tr w:rsidR="00C41A6F" w:rsidRPr="00945A48" w14:paraId="664C12FA" w14:textId="77777777" w:rsidTr="00CF5110">
        <w:trPr>
          <w:trHeight w:val="326"/>
        </w:trPr>
        <w:tc>
          <w:tcPr>
            <w:tcW w:w="1391" w:type="dxa"/>
            <w:tcBorders>
              <w:left w:val="single" w:sz="4" w:space="0" w:color="auto"/>
              <w:right w:val="single" w:sz="4" w:space="0" w:color="auto"/>
            </w:tcBorders>
            <w:shd w:val="clear" w:color="000000" w:fill="FFFFFF"/>
            <w:hideMark/>
          </w:tcPr>
          <w:p w14:paraId="791A0C36" w14:textId="77777777" w:rsidR="00C41A6F" w:rsidRPr="00945A48" w:rsidRDefault="00C41A6F" w:rsidP="00C41A6F">
            <w:pPr>
              <w:spacing w:after="0" w:line="240" w:lineRule="auto"/>
              <w:rPr>
                <w:color w:val="363636"/>
                <w:sz w:val="22"/>
                <w:szCs w:val="22"/>
              </w:rPr>
            </w:pPr>
            <w:r w:rsidRPr="00945A48">
              <w:rPr>
                <w:color w:val="363636"/>
                <w:sz w:val="22"/>
                <w:szCs w:val="22"/>
              </w:rPr>
              <w:t>Szórás</w:t>
            </w:r>
          </w:p>
        </w:tc>
        <w:tc>
          <w:tcPr>
            <w:tcW w:w="2442" w:type="dxa"/>
            <w:gridSpan w:val="2"/>
            <w:tcBorders>
              <w:left w:val="single" w:sz="4" w:space="0" w:color="auto"/>
              <w:right w:val="single" w:sz="4" w:space="0" w:color="auto"/>
            </w:tcBorders>
            <w:shd w:val="clear" w:color="000000" w:fill="FFFFFF"/>
            <w:vAlign w:val="center"/>
            <w:hideMark/>
          </w:tcPr>
          <w:p w14:paraId="775363B5" w14:textId="77777777" w:rsidR="00C41A6F" w:rsidRPr="00945A48" w:rsidRDefault="00C41A6F" w:rsidP="00C41A6F">
            <w:pPr>
              <w:spacing w:after="0" w:line="240" w:lineRule="auto"/>
              <w:jc w:val="both"/>
              <w:rPr>
                <w:color w:val="363636"/>
                <w:sz w:val="22"/>
                <w:szCs w:val="22"/>
              </w:rPr>
            </w:pPr>
            <w:r w:rsidRPr="00945A48">
              <w:rPr>
                <w:color w:val="363636"/>
                <w:sz w:val="22"/>
                <w:szCs w:val="22"/>
              </w:rPr>
              <w:t>2.26%</w:t>
            </w:r>
          </w:p>
        </w:tc>
        <w:tc>
          <w:tcPr>
            <w:tcW w:w="2635" w:type="dxa"/>
            <w:gridSpan w:val="2"/>
            <w:tcBorders>
              <w:left w:val="single" w:sz="4" w:space="0" w:color="auto"/>
              <w:right w:val="single" w:sz="4" w:space="0" w:color="auto"/>
            </w:tcBorders>
            <w:shd w:val="clear" w:color="000000" w:fill="FFFFFF"/>
            <w:vAlign w:val="center"/>
            <w:hideMark/>
          </w:tcPr>
          <w:p w14:paraId="55250CC4" w14:textId="77777777" w:rsidR="00C41A6F" w:rsidRPr="00945A48" w:rsidRDefault="00C41A6F" w:rsidP="00C41A6F">
            <w:pPr>
              <w:spacing w:after="0" w:line="240" w:lineRule="auto"/>
              <w:jc w:val="both"/>
              <w:rPr>
                <w:color w:val="363636"/>
                <w:sz w:val="22"/>
                <w:szCs w:val="22"/>
              </w:rPr>
            </w:pPr>
            <w:r w:rsidRPr="00945A48">
              <w:rPr>
                <w:color w:val="363636"/>
                <w:sz w:val="22"/>
                <w:szCs w:val="22"/>
              </w:rPr>
              <w:t>1.65%</w:t>
            </w:r>
          </w:p>
        </w:tc>
        <w:tc>
          <w:tcPr>
            <w:tcW w:w="2536" w:type="dxa"/>
            <w:gridSpan w:val="2"/>
            <w:tcBorders>
              <w:left w:val="single" w:sz="4" w:space="0" w:color="auto"/>
              <w:right w:val="single" w:sz="4" w:space="0" w:color="auto"/>
            </w:tcBorders>
            <w:shd w:val="clear" w:color="000000" w:fill="FFFFFF"/>
            <w:vAlign w:val="center"/>
            <w:hideMark/>
          </w:tcPr>
          <w:p w14:paraId="09679858" w14:textId="77777777" w:rsidR="00C41A6F" w:rsidRPr="00945A48" w:rsidRDefault="00C41A6F" w:rsidP="00C41A6F">
            <w:pPr>
              <w:spacing w:after="0" w:line="240" w:lineRule="auto"/>
              <w:rPr>
                <w:color w:val="363636"/>
                <w:sz w:val="22"/>
                <w:szCs w:val="22"/>
              </w:rPr>
            </w:pPr>
            <w:r w:rsidRPr="00945A48">
              <w:rPr>
                <w:color w:val="363636"/>
                <w:sz w:val="22"/>
                <w:szCs w:val="22"/>
              </w:rPr>
              <w:t>1.73%</w:t>
            </w:r>
          </w:p>
        </w:tc>
      </w:tr>
      <w:tr w:rsidR="00C41A6F" w:rsidRPr="00945A48" w14:paraId="1A518D1E" w14:textId="77777777" w:rsidTr="00CF5110">
        <w:trPr>
          <w:trHeight w:val="326"/>
        </w:trPr>
        <w:tc>
          <w:tcPr>
            <w:tcW w:w="1391" w:type="dxa"/>
            <w:tcBorders>
              <w:left w:val="single" w:sz="4" w:space="0" w:color="auto"/>
              <w:right w:val="single" w:sz="4" w:space="0" w:color="auto"/>
            </w:tcBorders>
            <w:shd w:val="clear" w:color="auto" w:fill="F5F5F5"/>
            <w:hideMark/>
          </w:tcPr>
          <w:p w14:paraId="0F80E4B4" w14:textId="77777777" w:rsidR="00C41A6F" w:rsidRPr="00945A48" w:rsidRDefault="00C41A6F" w:rsidP="00C41A6F">
            <w:pPr>
              <w:spacing w:after="0" w:line="240" w:lineRule="auto"/>
              <w:rPr>
                <w:color w:val="363636"/>
                <w:sz w:val="22"/>
                <w:szCs w:val="22"/>
              </w:rPr>
            </w:pPr>
            <w:r w:rsidRPr="00945A48">
              <w:rPr>
                <w:color w:val="363636"/>
                <w:sz w:val="22"/>
                <w:szCs w:val="22"/>
              </w:rPr>
              <w:t>Variancia</w:t>
            </w:r>
          </w:p>
        </w:tc>
        <w:tc>
          <w:tcPr>
            <w:tcW w:w="2442" w:type="dxa"/>
            <w:gridSpan w:val="2"/>
            <w:tcBorders>
              <w:left w:val="single" w:sz="4" w:space="0" w:color="auto"/>
              <w:right w:val="single" w:sz="4" w:space="0" w:color="auto"/>
            </w:tcBorders>
            <w:shd w:val="clear" w:color="auto" w:fill="F5F5F5"/>
            <w:vAlign w:val="center"/>
            <w:hideMark/>
          </w:tcPr>
          <w:p w14:paraId="5ED285BC" w14:textId="77777777" w:rsidR="00C41A6F" w:rsidRPr="00945A48" w:rsidRDefault="00C41A6F" w:rsidP="00C41A6F">
            <w:pPr>
              <w:spacing w:after="0" w:line="240" w:lineRule="auto"/>
              <w:jc w:val="both"/>
              <w:rPr>
                <w:color w:val="363636"/>
                <w:sz w:val="22"/>
                <w:szCs w:val="22"/>
              </w:rPr>
            </w:pPr>
            <w:r w:rsidRPr="00945A48">
              <w:rPr>
                <w:color w:val="363636"/>
                <w:sz w:val="22"/>
                <w:szCs w:val="22"/>
              </w:rPr>
              <w:t>5.13%</w:t>
            </w:r>
          </w:p>
        </w:tc>
        <w:tc>
          <w:tcPr>
            <w:tcW w:w="2635" w:type="dxa"/>
            <w:gridSpan w:val="2"/>
            <w:tcBorders>
              <w:left w:val="single" w:sz="4" w:space="0" w:color="auto"/>
              <w:right w:val="single" w:sz="4" w:space="0" w:color="auto"/>
            </w:tcBorders>
            <w:shd w:val="clear" w:color="auto" w:fill="F5F5F5"/>
            <w:vAlign w:val="center"/>
            <w:hideMark/>
          </w:tcPr>
          <w:p w14:paraId="4D616DEA" w14:textId="77777777" w:rsidR="00C41A6F" w:rsidRPr="00945A48" w:rsidRDefault="00C41A6F" w:rsidP="00C41A6F">
            <w:pPr>
              <w:spacing w:after="0" w:line="240" w:lineRule="auto"/>
              <w:jc w:val="both"/>
              <w:rPr>
                <w:color w:val="363636"/>
                <w:sz w:val="22"/>
                <w:szCs w:val="22"/>
              </w:rPr>
            </w:pPr>
            <w:r w:rsidRPr="00945A48">
              <w:rPr>
                <w:color w:val="363636"/>
                <w:sz w:val="22"/>
                <w:szCs w:val="22"/>
              </w:rPr>
              <w:t>2.71%</w:t>
            </w:r>
          </w:p>
        </w:tc>
        <w:tc>
          <w:tcPr>
            <w:tcW w:w="2536" w:type="dxa"/>
            <w:gridSpan w:val="2"/>
            <w:tcBorders>
              <w:left w:val="single" w:sz="4" w:space="0" w:color="auto"/>
              <w:right w:val="single" w:sz="4" w:space="0" w:color="auto"/>
            </w:tcBorders>
            <w:shd w:val="clear" w:color="auto" w:fill="F5F5F5"/>
            <w:vAlign w:val="center"/>
            <w:hideMark/>
          </w:tcPr>
          <w:p w14:paraId="2DC28413" w14:textId="77777777" w:rsidR="00C41A6F" w:rsidRPr="00945A48" w:rsidRDefault="00C41A6F" w:rsidP="00C41A6F">
            <w:pPr>
              <w:spacing w:after="0" w:line="240" w:lineRule="auto"/>
              <w:rPr>
                <w:color w:val="363636"/>
                <w:sz w:val="22"/>
                <w:szCs w:val="22"/>
              </w:rPr>
            </w:pPr>
            <w:r w:rsidRPr="00945A48">
              <w:rPr>
                <w:color w:val="363636"/>
                <w:sz w:val="22"/>
                <w:szCs w:val="22"/>
              </w:rPr>
              <w:t>3.01%</w:t>
            </w:r>
          </w:p>
        </w:tc>
      </w:tr>
      <w:tr w:rsidR="00C41A6F" w:rsidRPr="00945A48" w14:paraId="0BED78E7" w14:textId="77777777" w:rsidTr="00CF5110">
        <w:trPr>
          <w:trHeight w:val="326"/>
        </w:trPr>
        <w:tc>
          <w:tcPr>
            <w:tcW w:w="1391" w:type="dxa"/>
            <w:tcBorders>
              <w:left w:val="single" w:sz="4" w:space="0" w:color="auto"/>
              <w:right w:val="single" w:sz="4" w:space="0" w:color="auto"/>
            </w:tcBorders>
            <w:shd w:val="clear" w:color="000000" w:fill="FFFFFF"/>
            <w:hideMark/>
          </w:tcPr>
          <w:p w14:paraId="459F84ED" w14:textId="77777777" w:rsidR="00C41A6F" w:rsidRPr="00945A48" w:rsidRDefault="00C41A6F" w:rsidP="00C41A6F">
            <w:pPr>
              <w:spacing w:after="0" w:line="240" w:lineRule="auto"/>
              <w:rPr>
                <w:color w:val="363636"/>
                <w:sz w:val="22"/>
                <w:szCs w:val="22"/>
              </w:rPr>
            </w:pPr>
            <w:r w:rsidRPr="00945A48">
              <w:rPr>
                <w:color w:val="363636"/>
                <w:sz w:val="22"/>
                <w:szCs w:val="22"/>
              </w:rPr>
              <w:t>Medián</w:t>
            </w:r>
          </w:p>
        </w:tc>
        <w:tc>
          <w:tcPr>
            <w:tcW w:w="2442" w:type="dxa"/>
            <w:gridSpan w:val="2"/>
            <w:tcBorders>
              <w:left w:val="single" w:sz="4" w:space="0" w:color="auto"/>
              <w:right w:val="single" w:sz="4" w:space="0" w:color="auto"/>
            </w:tcBorders>
            <w:shd w:val="clear" w:color="000000" w:fill="FFFFFF"/>
            <w:vAlign w:val="center"/>
            <w:hideMark/>
          </w:tcPr>
          <w:p w14:paraId="13BB4773" w14:textId="77777777" w:rsidR="00C41A6F" w:rsidRPr="00945A48" w:rsidRDefault="00C41A6F" w:rsidP="00C41A6F">
            <w:pPr>
              <w:spacing w:after="0" w:line="240" w:lineRule="auto"/>
              <w:jc w:val="both"/>
              <w:rPr>
                <w:color w:val="363636"/>
                <w:sz w:val="22"/>
                <w:szCs w:val="22"/>
              </w:rPr>
            </w:pPr>
            <w:r w:rsidRPr="00945A48">
              <w:rPr>
                <w:color w:val="363636"/>
                <w:sz w:val="22"/>
                <w:szCs w:val="22"/>
              </w:rPr>
              <w:t>5.20%</w:t>
            </w:r>
          </w:p>
        </w:tc>
        <w:tc>
          <w:tcPr>
            <w:tcW w:w="2635" w:type="dxa"/>
            <w:gridSpan w:val="2"/>
            <w:tcBorders>
              <w:left w:val="single" w:sz="4" w:space="0" w:color="auto"/>
              <w:right w:val="single" w:sz="4" w:space="0" w:color="auto"/>
            </w:tcBorders>
            <w:shd w:val="clear" w:color="000000" w:fill="FFFFFF"/>
            <w:vAlign w:val="center"/>
            <w:hideMark/>
          </w:tcPr>
          <w:p w14:paraId="12B0C7F8" w14:textId="77777777" w:rsidR="00C41A6F" w:rsidRPr="00945A48" w:rsidRDefault="00C41A6F" w:rsidP="00C41A6F">
            <w:pPr>
              <w:spacing w:after="0" w:line="240" w:lineRule="auto"/>
              <w:jc w:val="both"/>
              <w:rPr>
                <w:color w:val="363636"/>
                <w:sz w:val="22"/>
                <w:szCs w:val="22"/>
              </w:rPr>
            </w:pPr>
            <w:r w:rsidRPr="00945A48">
              <w:rPr>
                <w:color w:val="363636"/>
                <w:sz w:val="22"/>
                <w:szCs w:val="22"/>
              </w:rPr>
              <w:t>5.20%</w:t>
            </w:r>
          </w:p>
        </w:tc>
        <w:tc>
          <w:tcPr>
            <w:tcW w:w="2536" w:type="dxa"/>
            <w:gridSpan w:val="2"/>
            <w:tcBorders>
              <w:left w:val="single" w:sz="4" w:space="0" w:color="auto"/>
              <w:right w:val="single" w:sz="4" w:space="0" w:color="auto"/>
            </w:tcBorders>
            <w:shd w:val="clear" w:color="000000" w:fill="FFFFFF"/>
            <w:vAlign w:val="center"/>
            <w:hideMark/>
          </w:tcPr>
          <w:p w14:paraId="22F4299F" w14:textId="77777777" w:rsidR="00C41A6F" w:rsidRPr="00945A48" w:rsidRDefault="00C41A6F" w:rsidP="00C41A6F">
            <w:pPr>
              <w:spacing w:after="0" w:line="240" w:lineRule="auto"/>
              <w:rPr>
                <w:color w:val="363636"/>
                <w:sz w:val="22"/>
                <w:szCs w:val="22"/>
              </w:rPr>
            </w:pPr>
            <w:r w:rsidRPr="00945A48">
              <w:rPr>
                <w:color w:val="363636"/>
                <w:sz w:val="22"/>
                <w:szCs w:val="22"/>
              </w:rPr>
              <w:t>4.70%</w:t>
            </w:r>
          </w:p>
        </w:tc>
      </w:tr>
      <w:tr w:rsidR="00C41A6F" w:rsidRPr="00945A48" w14:paraId="5B38029F" w14:textId="77777777" w:rsidTr="00CF5110">
        <w:trPr>
          <w:trHeight w:val="326"/>
        </w:trPr>
        <w:tc>
          <w:tcPr>
            <w:tcW w:w="1391" w:type="dxa"/>
            <w:tcBorders>
              <w:left w:val="single" w:sz="4" w:space="0" w:color="auto"/>
              <w:right w:val="single" w:sz="4" w:space="0" w:color="auto"/>
            </w:tcBorders>
            <w:shd w:val="clear" w:color="auto" w:fill="F5F5F5"/>
            <w:hideMark/>
          </w:tcPr>
          <w:p w14:paraId="3043FBFA" w14:textId="77777777" w:rsidR="00C41A6F" w:rsidRPr="00945A48" w:rsidRDefault="00C41A6F" w:rsidP="00C41A6F">
            <w:pPr>
              <w:spacing w:after="0" w:line="240" w:lineRule="auto"/>
              <w:rPr>
                <w:color w:val="363636"/>
                <w:sz w:val="22"/>
                <w:szCs w:val="22"/>
              </w:rPr>
            </w:pPr>
            <w:r w:rsidRPr="00945A48">
              <w:rPr>
                <w:color w:val="363636"/>
                <w:sz w:val="22"/>
                <w:szCs w:val="22"/>
              </w:rPr>
              <w:t>Minimum</w:t>
            </w:r>
          </w:p>
        </w:tc>
        <w:tc>
          <w:tcPr>
            <w:tcW w:w="785" w:type="dxa"/>
            <w:tcBorders>
              <w:left w:val="single" w:sz="4" w:space="0" w:color="auto"/>
            </w:tcBorders>
            <w:shd w:val="clear" w:color="auto" w:fill="F5F5F5"/>
            <w:vAlign w:val="center"/>
            <w:hideMark/>
          </w:tcPr>
          <w:p w14:paraId="3B26794B" w14:textId="77777777" w:rsidR="00C41A6F" w:rsidRPr="00945A48" w:rsidRDefault="00C41A6F" w:rsidP="00C41A6F">
            <w:pPr>
              <w:spacing w:after="0" w:line="240" w:lineRule="auto"/>
              <w:jc w:val="both"/>
              <w:rPr>
                <w:color w:val="363636"/>
                <w:sz w:val="22"/>
                <w:szCs w:val="22"/>
              </w:rPr>
            </w:pPr>
            <w:r w:rsidRPr="00945A48">
              <w:rPr>
                <w:color w:val="363636"/>
                <w:sz w:val="22"/>
                <w:szCs w:val="22"/>
              </w:rPr>
              <w:t xml:space="preserve">3.0% </w:t>
            </w:r>
          </w:p>
        </w:tc>
        <w:tc>
          <w:tcPr>
            <w:tcW w:w="1657" w:type="dxa"/>
            <w:tcBorders>
              <w:right w:val="single" w:sz="4" w:space="0" w:color="auto"/>
            </w:tcBorders>
            <w:shd w:val="clear" w:color="auto" w:fill="F5F5F5"/>
            <w:vAlign w:val="center"/>
          </w:tcPr>
          <w:p w14:paraId="4E07F30F" w14:textId="77777777" w:rsidR="00C41A6F" w:rsidRPr="00945A48" w:rsidRDefault="00C41A6F" w:rsidP="00B641D6">
            <w:pPr>
              <w:spacing w:after="0" w:line="240" w:lineRule="auto"/>
              <w:rPr>
                <w:color w:val="363636"/>
                <w:sz w:val="22"/>
                <w:szCs w:val="22"/>
              </w:rPr>
            </w:pPr>
            <w:r w:rsidRPr="00945A48">
              <w:rPr>
                <w:color w:val="363636"/>
                <w:sz w:val="22"/>
                <w:szCs w:val="22"/>
              </w:rPr>
              <w:t>2019 május</w:t>
            </w:r>
          </w:p>
        </w:tc>
        <w:tc>
          <w:tcPr>
            <w:tcW w:w="803" w:type="dxa"/>
            <w:tcBorders>
              <w:left w:val="single" w:sz="4" w:space="0" w:color="auto"/>
            </w:tcBorders>
            <w:shd w:val="clear" w:color="auto" w:fill="F5F5F5"/>
            <w:vAlign w:val="center"/>
            <w:hideMark/>
          </w:tcPr>
          <w:p w14:paraId="220464DC" w14:textId="77777777" w:rsidR="00C41A6F" w:rsidRPr="00945A48" w:rsidRDefault="00C41A6F" w:rsidP="00C41A6F">
            <w:pPr>
              <w:spacing w:after="0" w:line="240" w:lineRule="auto"/>
              <w:rPr>
                <w:color w:val="363636"/>
                <w:sz w:val="22"/>
                <w:szCs w:val="22"/>
              </w:rPr>
            </w:pPr>
            <w:r w:rsidRPr="00945A48">
              <w:rPr>
                <w:color w:val="363636"/>
                <w:sz w:val="22"/>
                <w:szCs w:val="22"/>
              </w:rPr>
              <w:t>3.2%</w:t>
            </w:r>
          </w:p>
        </w:tc>
        <w:tc>
          <w:tcPr>
            <w:tcW w:w="1832" w:type="dxa"/>
            <w:tcBorders>
              <w:right w:val="single" w:sz="4" w:space="0" w:color="auto"/>
            </w:tcBorders>
            <w:shd w:val="clear" w:color="auto" w:fill="F5F5F5"/>
            <w:vAlign w:val="center"/>
          </w:tcPr>
          <w:p w14:paraId="1D9E20AB" w14:textId="77777777" w:rsidR="00C41A6F" w:rsidRPr="00945A48" w:rsidRDefault="00C41A6F" w:rsidP="00B641D6">
            <w:pPr>
              <w:spacing w:after="0" w:line="240" w:lineRule="auto"/>
              <w:rPr>
                <w:color w:val="363636"/>
                <w:sz w:val="22"/>
                <w:szCs w:val="22"/>
              </w:rPr>
            </w:pPr>
            <w:r w:rsidRPr="00945A48">
              <w:rPr>
                <w:color w:val="363636"/>
                <w:sz w:val="22"/>
                <w:szCs w:val="22"/>
              </w:rPr>
              <w:t>2021 november</w:t>
            </w:r>
          </w:p>
        </w:tc>
        <w:tc>
          <w:tcPr>
            <w:tcW w:w="690" w:type="dxa"/>
            <w:tcBorders>
              <w:left w:val="single" w:sz="4" w:space="0" w:color="auto"/>
            </w:tcBorders>
            <w:shd w:val="clear" w:color="auto" w:fill="F5F5F5"/>
            <w:vAlign w:val="center"/>
            <w:hideMark/>
          </w:tcPr>
          <w:p w14:paraId="5658044E" w14:textId="77777777" w:rsidR="00C41A6F" w:rsidRPr="00945A48" w:rsidRDefault="00C41A6F" w:rsidP="00B641D6">
            <w:pPr>
              <w:spacing w:after="0" w:line="240" w:lineRule="auto"/>
              <w:rPr>
                <w:color w:val="363636"/>
                <w:sz w:val="22"/>
                <w:szCs w:val="22"/>
              </w:rPr>
            </w:pPr>
            <w:r w:rsidRPr="00945A48">
              <w:rPr>
                <w:color w:val="363636"/>
                <w:sz w:val="22"/>
                <w:szCs w:val="22"/>
              </w:rPr>
              <w:t xml:space="preserve">2.3% </w:t>
            </w:r>
          </w:p>
        </w:tc>
        <w:tc>
          <w:tcPr>
            <w:tcW w:w="1846" w:type="dxa"/>
            <w:tcBorders>
              <w:right w:val="single" w:sz="4" w:space="0" w:color="auto"/>
            </w:tcBorders>
            <w:shd w:val="clear" w:color="auto" w:fill="F5F5F5"/>
          </w:tcPr>
          <w:p w14:paraId="09AA096B" w14:textId="77777777" w:rsidR="00C41A6F" w:rsidRPr="00945A48" w:rsidRDefault="00C41A6F" w:rsidP="00B641D6">
            <w:pPr>
              <w:spacing w:after="0" w:line="240" w:lineRule="auto"/>
              <w:rPr>
                <w:color w:val="363636"/>
                <w:sz w:val="22"/>
                <w:szCs w:val="22"/>
              </w:rPr>
            </w:pPr>
            <w:r w:rsidRPr="00945A48">
              <w:rPr>
                <w:color w:val="363636"/>
                <w:sz w:val="22"/>
                <w:szCs w:val="22"/>
              </w:rPr>
              <w:t>2020 május</w:t>
            </w:r>
          </w:p>
        </w:tc>
      </w:tr>
      <w:tr w:rsidR="00C41A6F" w:rsidRPr="00945A48" w14:paraId="6A82F7F5" w14:textId="77777777" w:rsidTr="00CF5110">
        <w:trPr>
          <w:trHeight w:val="326"/>
        </w:trPr>
        <w:tc>
          <w:tcPr>
            <w:tcW w:w="1391" w:type="dxa"/>
            <w:tcBorders>
              <w:left w:val="single" w:sz="4" w:space="0" w:color="auto"/>
              <w:right w:val="single" w:sz="4" w:space="0" w:color="auto"/>
            </w:tcBorders>
            <w:shd w:val="clear" w:color="000000" w:fill="FFFFFF"/>
            <w:hideMark/>
          </w:tcPr>
          <w:p w14:paraId="0EC962CF" w14:textId="77777777" w:rsidR="00C41A6F" w:rsidRPr="00945A48" w:rsidRDefault="00C41A6F" w:rsidP="00C41A6F">
            <w:pPr>
              <w:spacing w:after="0" w:line="240" w:lineRule="auto"/>
              <w:rPr>
                <w:color w:val="363636"/>
                <w:sz w:val="22"/>
                <w:szCs w:val="22"/>
              </w:rPr>
            </w:pPr>
            <w:r w:rsidRPr="00945A48">
              <w:rPr>
                <w:color w:val="363636"/>
                <w:sz w:val="22"/>
                <w:szCs w:val="22"/>
              </w:rPr>
              <w:t>Maximum</w:t>
            </w:r>
          </w:p>
        </w:tc>
        <w:tc>
          <w:tcPr>
            <w:tcW w:w="785" w:type="dxa"/>
            <w:tcBorders>
              <w:left w:val="single" w:sz="4" w:space="0" w:color="auto"/>
            </w:tcBorders>
            <w:shd w:val="clear" w:color="000000" w:fill="FFFFFF"/>
            <w:vAlign w:val="center"/>
            <w:hideMark/>
          </w:tcPr>
          <w:p w14:paraId="5EE058E4" w14:textId="77777777" w:rsidR="00C41A6F" w:rsidRPr="00945A48" w:rsidRDefault="00C41A6F" w:rsidP="00C41A6F">
            <w:pPr>
              <w:spacing w:after="0" w:line="240" w:lineRule="auto"/>
              <w:jc w:val="both"/>
              <w:rPr>
                <w:color w:val="363636"/>
                <w:sz w:val="22"/>
                <w:szCs w:val="22"/>
              </w:rPr>
            </w:pPr>
            <w:r w:rsidRPr="00945A48">
              <w:rPr>
                <w:color w:val="363636"/>
                <w:sz w:val="22"/>
                <w:szCs w:val="22"/>
              </w:rPr>
              <w:t xml:space="preserve">12.5% </w:t>
            </w:r>
          </w:p>
        </w:tc>
        <w:tc>
          <w:tcPr>
            <w:tcW w:w="1657" w:type="dxa"/>
            <w:tcBorders>
              <w:right w:val="single" w:sz="4" w:space="0" w:color="auto"/>
            </w:tcBorders>
            <w:shd w:val="clear" w:color="000000" w:fill="FFFFFF"/>
            <w:vAlign w:val="center"/>
          </w:tcPr>
          <w:p w14:paraId="5FBF1DC9" w14:textId="77777777" w:rsidR="00C41A6F" w:rsidRPr="00945A48" w:rsidRDefault="00C41A6F" w:rsidP="00B641D6">
            <w:pPr>
              <w:spacing w:after="0" w:line="240" w:lineRule="auto"/>
              <w:rPr>
                <w:color w:val="363636"/>
                <w:sz w:val="22"/>
                <w:szCs w:val="22"/>
              </w:rPr>
            </w:pPr>
            <w:r w:rsidRPr="00945A48">
              <w:rPr>
                <w:color w:val="363636"/>
                <w:sz w:val="22"/>
                <w:szCs w:val="22"/>
              </w:rPr>
              <w:t>2010 február</w:t>
            </w:r>
          </w:p>
        </w:tc>
        <w:tc>
          <w:tcPr>
            <w:tcW w:w="803" w:type="dxa"/>
            <w:tcBorders>
              <w:left w:val="single" w:sz="4" w:space="0" w:color="auto"/>
            </w:tcBorders>
            <w:shd w:val="clear" w:color="000000" w:fill="FFFFFF"/>
            <w:vAlign w:val="center"/>
            <w:hideMark/>
          </w:tcPr>
          <w:p w14:paraId="41E684A2" w14:textId="77777777" w:rsidR="00C41A6F" w:rsidRPr="00945A48" w:rsidRDefault="00C41A6F" w:rsidP="00C41A6F">
            <w:pPr>
              <w:spacing w:after="0" w:line="240" w:lineRule="auto"/>
              <w:rPr>
                <w:color w:val="363636"/>
                <w:sz w:val="22"/>
                <w:szCs w:val="22"/>
              </w:rPr>
            </w:pPr>
            <w:r w:rsidRPr="00945A48">
              <w:rPr>
                <w:color w:val="363636"/>
                <w:sz w:val="22"/>
                <w:szCs w:val="22"/>
              </w:rPr>
              <w:t>11.4%</w:t>
            </w:r>
          </w:p>
        </w:tc>
        <w:tc>
          <w:tcPr>
            <w:tcW w:w="1832" w:type="dxa"/>
            <w:tcBorders>
              <w:right w:val="single" w:sz="4" w:space="0" w:color="auto"/>
            </w:tcBorders>
            <w:shd w:val="clear" w:color="000000" w:fill="FFFFFF"/>
            <w:vAlign w:val="center"/>
          </w:tcPr>
          <w:p w14:paraId="437B01CF" w14:textId="77777777" w:rsidR="00C41A6F" w:rsidRPr="00945A48" w:rsidRDefault="00C41A6F" w:rsidP="00B641D6">
            <w:pPr>
              <w:spacing w:after="0" w:line="240" w:lineRule="auto"/>
              <w:rPr>
                <w:color w:val="363636"/>
                <w:sz w:val="22"/>
                <w:szCs w:val="22"/>
              </w:rPr>
            </w:pPr>
            <w:r w:rsidRPr="00945A48">
              <w:rPr>
                <w:color w:val="363636"/>
                <w:sz w:val="22"/>
                <w:szCs w:val="22"/>
              </w:rPr>
              <w:t>2010 február</w:t>
            </w:r>
          </w:p>
        </w:tc>
        <w:tc>
          <w:tcPr>
            <w:tcW w:w="690" w:type="dxa"/>
            <w:tcBorders>
              <w:left w:val="single" w:sz="4" w:space="0" w:color="auto"/>
            </w:tcBorders>
            <w:shd w:val="clear" w:color="000000" w:fill="FFFFFF"/>
            <w:vAlign w:val="center"/>
            <w:hideMark/>
          </w:tcPr>
          <w:p w14:paraId="61013C90" w14:textId="77777777" w:rsidR="00C41A6F" w:rsidRPr="00945A48" w:rsidRDefault="00C41A6F" w:rsidP="00B641D6">
            <w:pPr>
              <w:spacing w:after="0" w:line="240" w:lineRule="auto"/>
              <w:rPr>
                <w:color w:val="363636"/>
                <w:sz w:val="22"/>
                <w:szCs w:val="22"/>
              </w:rPr>
            </w:pPr>
            <w:r w:rsidRPr="00945A48">
              <w:rPr>
                <w:color w:val="363636"/>
                <w:sz w:val="22"/>
                <w:szCs w:val="22"/>
              </w:rPr>
              <w:t xml:space="preserve">8.5% </w:t>
            </w:r>
          </w:p>
        </w:tc>
        <w:tc>
          <w:tcPr>
            <w:tcW w:w="1846" w:type="dxa"/>
            <w:tcBorders>
              <w:right w:val="single" w:sz="4" w:space="0" w:color="auto"/>
            </w:tcBorders>
            <w:shd w:val="clear" w:color="000000" w:fill="FFFFFF"/>
          </w:tcPr>
          <w:p w14:paraId="077D3C67" w14:textId="77777777" w:rsidR="00C41A6F" w:rsidRPr="00945A48" w:rsidRDefault="00C41A6F" w:rsidP="00B641D6">
            <w:pPr>
              <w:spacing w:after="0" w:line="240" w:lineRule="auto"/>
              <w:rPr>
                <w:color w:val="363636"/>
                <w:sz w:val="22"/>
                <w:szCs w:val="22"/>
              </w:rPr>
            </w:pPr>
            <w:r w:rsidRPr="00945A48">
              <w:rPr>
                <w:color w:val="363636"/>
                <w:sz w:val="22"/>
                <w:szCs w:val="22"/>
              </w:rPr>
              <w:t>2010 március</w:t>
            </w:r>
          </w:p>
        </w:tc>
      </w:tr>
      <w:tr w:rsidR="00C41A6F" w:rsidRPr="00945A48" w14:paraId="5D01CA8F" w14:textId="77777777" w:rsidTr="00CF5110">
        <w:trPr>
          <w:trHeight w:val="326"/>
        </w:trPr>
        <w:tc>
          <w:tcPr>
            <w:tcW w:w="1391" w:type="dxa"/>
            <w:tcBorders>
              <w:left w:val="single" w:sz="4" w:space="0" w:color="auto"/>
              <w:right w:val="single" w:sz="4" w:space="0" w:color="auto"/>
            </w:tcBorders>
            <w:shd w:val="clear" w:color="auto" w:fill="F5F5F5"/>
            <w:hideMark/>
          </w:tcPr>
          <w:p w14:paraId="3D6F6937" w14:textId="57575D97" w:rsidR="00C41A6F" w:rsidRPr="00945A48" w:rsidRDefault="00EF5B07" w:rsidP="00C41A6F">
            <w:pPr>
              <w:spacing w:after="0" w:line="240" w:lineRule="auto"/>
              <w:rPr>
                <w:color w:val="363636"/>
                <w:sz w:val="22"/>
                <w:szCs w:val="22"/>
              </w:rPr>
            </w:pPr>
            <w:r w:rsidRPr="00945A48">
              <w:rPr>
                <w:color w:val="363636"/>
                <w:sz w:val="22"/>
                <w:szCs w:val="22"/>
              </w:rPr>
              <w:t>T</w:t>
            </w:r>
            <w:r w:rsidR="00C41A6F" w:rsidRPr="00945A48">
              <w:rPr>
                <w:color w:val="363636"/>
                <w:sz w:val="22"/>
                <w:szCs w:val="22"/>
              </w:rPr>
              <w:t>éli átlag</w:t>
            </w:r>
          </w:p>
        </w:tc>
        <w:tc>
          <w:tcPr>
            <w:tcW w:w="2442" w:type="dxa"/>
            <w:gridSpan w:val="2"/>
            <w:tcBorders>
              <w:left w:val="single" w:sz="4" w:space="0" w:color="auto"/>
              <w:right w:val="single" w:sz="4" w:space="0" w:color="auto"/>
            </w:tcBorders>
            <w:shd w:val="clear" w:color="auto" w:fill="F5F5F5"/>
            <w:vAlign w:val="center"/>
            <w:hideMark/>
          </w:tcPr>
          <w:p w14:paraId="76243C71" w14:textId="77777777" w:rsidR="00C41A6F" w:rsidRPr="00945A48" w:rsidRDefault="00C41A6F" w:rsidP="00C41A6F">
            <w:pPr>
              <w:spacing w:after="0" w:line="240" w:lineRule="auto"/>
              <w:jc w:val="both"/>
              <w:rPr>
                <w:color w:val="363636"/>
                <w:sz w:val="22"/>
                <w:szCs w:val="22"/>
              </w:rPr>
            </w:pPr>
            <w:r w:rsidRPr="00945A48">
              <w:rPr>
                <w:color w:val="363636"/>
                <w:sz w:val="22"/>
                <w:szCs w:val="22"/>
              </w:rPr>
              <w:t>6.29%</w:t>
            </w:r>
          </w:p>
        </w:tc>
        <w:tc>
          <w:tcPr>
            <w:tcW w:w="2635" w:type="dxa"/>
            <w:gridSpan w:val="2"/>
            <w:tcBorders>
              <w:left w:val="single" w:sz="4" w:space="0" w:color="auto"/>
              <w:right w:val="single" w:sz="4" w:space="0" w:color="auto"/>
            </w:tcBorders>
            <w:shd w:val="clear" w:color="auto" w:fill="F5F5F5"/>
            <w:vAlign w:val="center"/>
            <w:hideMark/>
          </w:tcPr>
          <w:p w14:paraId="672FB69B" w14:textId="77777777" w:rsidR="00C41A6F" w:rsidRPr="00945A48" w:rsidRDefault="00C41A6F" w:rsidP="00C41A6F">
            <w:pPr>
              <w:spacing w:after="0" w:line="240" w:lineRule="auto"/>
              <w:jc w:val="both"/>
              <w:rPr>
                <w:color w:val="363636"/>
                <w:sz w:val="22"/>
                <w:szCs w:val="22"/>
              </w:rPr>
            </w:pPr>
            <w:r w:rsidRPr="00945A48">
              <w:rPr>
                <w:color w:val="363636"/>
                <w:sz w:val="22"/>
                <w:szCs w:val="22"/>
              </w:rPr>
              <w:t>5.94%</w:t>
            </w:r>
          </w:p>
        </w:tc>
        <w:tc>
          <w:tcPr>
            <w:tcW w:w="2536" w:type="dxa"/>
            <w:gridSpan w:val="2"/>
            <w:tcBorders>
              <w:left w:val="single" w:sz="4" w:space="0" w:color="auto"/>
              <w:right w:val="single" w:sz="4" w:space="0" w:color="auto"/>
            </w:tcBorders>
            <w:shd w:val="clear" w:color="auto" w:fill="F5F5F5"/>
            <w:vAlign w:val="center"/>
            <w:hideMark/>
          </w:tcPr>
          <w:p w14:paraId="2C7D4661" w14:textId="77777777" w:rsidR="00C41A6F" w:rsidRPr="00945A48" w:rsidRDefault="00C41A6F" w:rsidP="00C41A6F">
            <w:pPr>
              <w:spacing w:after="0" w:line="240" w:lineRule="auto"/>
              <w:rPr>
                <w:color w:val="363636"/>
                <w:sz w:val="22"/>
                <w:szCs w:val="22"/>
              </w:rPr>
            </w:pPr>
            <w:r w:rsidRPr="00945A48">
              <w:rPr>
                <w:color w:val="363636"/>
                <w:sz w:val="22"/>
                <w:szCs w:val="22"/>
              </w:rPr>
              <w:t>4.91%</w:t>
            </w:r>
          </w:p>
        </w:tc>
      </w:tr>
      <w:tr w:rsidR="00C41A6F" w:rsidRPr="00945A48" w14:paraId="626C77A8" w14:textId="77777777" w:rsidTr="00CF5110">
        <w:trPr>
          <w:trHeight w:val="326"/>
        </w:trPr>
        <w:tc>
          <w:tcPr>
            <w:tcW w:w="1391" w:type="dxa"/>
            <w:tcBorders>
              <w:left w:val="single" w:sz="4" w:space="0" w:color="auto"/>
              <w:right w:val="single" w:sz="4" w:space="0" w:color="auto"/>
            </w:tcBorders>
            <w:shd w:val="clear" w:color="000000" w:fill="FFFFFF"/>
            <w:hideMark/>
          </w:tcPr>
          <w:p w14:paraId="28C4A931" w14:textId="32874868" w:rsidR="00C41A6F" w:rsidRPr="00945A48" w:rsidRDefault="00EF5B07" w:rsidP="00C41A6F">
            <w:pPr>
              <w:spacing w:after="0" w:line="240" w:lineRule="auto"/>
              <w:rPr>
                <w:color w:val="363636"/>
                <w:sz w:val="22"/>
                <w:szCs w:val="22"/>
              </w:rPr>
            </w:pPr>
            <w:r w:rsidRPr="00945A48">
              <w:rPr>
                <w:color w:val="363636"/>
                <w:sz w:val="22"/>
                <w:szCs w:val="22"/>
              </w:rPr>
              <w:t>T</w:t>
            </w:r>
            <w:r w:rsidR="00C41A6F" w:rsidRPr="00945A48">
              <w:rPr>
                <w:color w:val="363636"/>
                <w:sz w:val="22"/>
                <w:szCs w:val="22"/>
              </w:rPr>
              <w:t>avaszi átlag</w:t>
            </w:r>
          </w:p>
        </w:tc>
        <w:tc>
          <w:tcPr>
            <w:tcW w:w="2442" w:type="dxa"/>
            <w:gridSpan w:val="2"/>
            <w:tcBorders>
              <w:left w:val="single" w:sz="4" w:space="0" w:color="auto"/>
              <w:right w:val="single" w:sz="4" w:space="0" w:color="auto"/>
            </w:tcBorders>
            <w:shd w:val="clear" w:color="000000" w:fill="FFFFFF"/>
            <w:vAlign w:val="center"/>
            <w:hideMark/>
          </w:tcPr>
          <w:p w14:paraId="1B9B7D18" w14:textId="77777777" w:rsidR="00C41A6F" w:rsidRPr="00945A48" w:rsidRDefault="00C41A6F" w:rsidP="00C41A6F">
            <w:pPr>
              <w:spacing w:after="0" w:line="240" w:lineRule="auto"/>
              <w:jc w:val="both"/>
              <w:rPr>
                <w:color w:val="363636"/>
                <w:sz w:val="22"/>
                <w:szCs w:val="22"/>
              </w:rPr>
            </w:pPr>
            <w:r w:rsidRPr="00945A48">
              <w:rPr>
                <w:color w:val="363636"/>
                <w:sz w:val="22"/>
                <w:szCs w:val="22"/>
              </w:rPr>
              <w:t>5.95%</w:t>
            </w:r>
          </w:p>
        </w:tc>
        <w:tc>
          <w:tcPr>
            <w:tcW w:w="2635" w:type="dxa"/>
            <w:gridSpan w:val="2"/>
            <w:tcBorders>
              <w:left w:val="single" w:sz="4" w:space="0" w:color="auto"/>
              <w:right w:val="single" w:sz="4" w:space="0" w:color="auto"/>
            </w:tcBorders>
            <w:shd w:val="clear" w:color="000000" w:fill="FFFFFF"/>
            <w:vAlign w:val="center"/>
            <w:hideMark/>
          </w:tcPr>
          <w:p w14:paraId="371AAF5A" w14:textId="77777777" w:rsidR="00C41A6F" w:rsidRPr="00945A48" w:rsidRDefault="00C41A6F" w:rsidP="00C41A6F">
            <w:pPr>
              <w:spacing w:after="0" w:line="240" w:lineRule="auto"/>
              <w:jc w:val="both"/>
              <w:rPr>
                <w:color w:val="363636"/>
                <w:sz w:val="22"/>
                <w:szCs w:val="22"/>
              </w:rPr>
            </w:pPr>
            <w:r w:rsidRPr="00945A48">
              <w:rPr>
                <w:color w:val="363636"/>
                <w:sz w:val="22"/>
                <w:szCs w:val="22"/>
              </w:rPr>
              <w:t>5.31%</w:t>
            </w:r>
          </w:p>
        </w:tc>
        <w:tc>
          <w:tcPr>
            <w:tcW w:w="2536" w:type="dxa"/>
            <w:gridSpan w:val="2"/>
            <w:tcBorders>
              <w:left w:val="single" w:sz="4" w:space="0" w:color="auto"/>
              <w:right w:val="single" w:sz="4" w:space="0" w:color="auto"/>
            </w:tcBorders>
            <w:shd w:val="clear" w:color="000000" w:fill="FFFFFF"/>
            <w:vAlign w:val="center"/>
            <w:hideMark/>
          </w:tcPr>
          <w:p w14:paraId="15C5DAED" w14:textId="77777777" w:rsidR="00C41A6F" w:rsidRPr="00945A48" w:rsidRDefault="00C41A6F" w:rsidP="00C41A6F">
            <w:pPr>
              <w:spacing w:after="0" w:line="240" w:lineRule="auto"/>
              <w:rPr>
                <w:color w:val="363636"/>
                <w:sz w:val="22"/>
                <w:szCs w:val="22"/>
              </w:rPr>
            </w:pPr>
            <w:r w:rsidRPr="00945A48">
              <w:rPr>
                <w:color w:val="363636"/>
                <w:sz w:val="22"/>
                <w:szCs w:val="22"/>
              </w:rPr>
              <w:t>4.75%</w:t>
            </w:r>
          </w:p>
        </w:tc>
      </w:tr>
      <w:tr w:rsidR="00C41A6F" w:rsidRPr="00945A48" w14:paraId="478B3265" w14:textId="77777777" w:rsidTr="00CF5110">
        <w:trPr>
          <w:trHeight w:val="326"/>
        </w:trPr>
        <w:tc>
          <w:tcPr>
            <w:tcW w:w="1391" w:type="dxa"/>
            <w:tcBorders>
              <w:left w:val="single" w:sz="4" w:space="0" w:color="auto"/>
              <w:right w:val="single" w:sz="4" w:space="0" w:color="auto"/>
            </w:tcBorders>
            <w:shd w:val="clear" w:color="auto" w:fill="F5F5F5"/>
            <w:hideMark/>
          </w:tcPr>
          <w:p w14:paraId="763765C2" w14:textId="3E557B83" w:rsidR="00C41A6F" w:rsidRPr="00945A48" w:rsidRDefault="00EF5B07" w:rsidP="00C41A6F">
            <w:pPr>
              <w:spacing w:after="0" w:line="240" w:lineRule="auto"/>
              <w:rPr>
                <w:color w:val="363636"/>
                <w:sz w:val="22"/>
                <w:szCs w:val="22"/>
              </w:rPr>
            </w:pPr>
            <w:r w:rsidRPr="00945A48">
              <w:rPr>
                <w:color w:val="363636"/>
                <w:sz w:val="22"/>
                <w:szCs w:val="22"/>
              </w:rPr>
              <w:t>N</w:t>
            </w:r>
            <w:r w:rsidR="00C41A6F" w:rsidRPr="00945A48">
              <w:rPr>
                <w:color w:val="363636"/>
                <w:sz w:val="22"/>
                <w:szCs w:val="22"/>
              </w:rPr>
              <w:t>yári átlag</w:t>
            </w:r>
          </w:p>
        </w:tc>
        <w:tc>
          <w:tcPr>
            <w:tcW w:w="2442" w:type="dxa"/>
            <w:gridSpan w:val="2"/>
            <w:tcBorders>
              <w:left w:val="single" w:sz="4" w:space="0" w:color="auto"/>
              <w:right w:val="single" w:sz="4" w:space="0" w:color="auto"/>
            </w:tcBorders>
            <w:shd w:val="clear" w:color="auto" w:fill="F5F5F5"/>
            <w:vAlign w:val="center"/>
            <w:hideMark/>
          </w:tcPr>
          <w:p w14:paraId="4647BBBD" w14:textId="77777777" w:rsidR="00C41A6F" w:rsidRPr="00945A48" w:rsidRDefault="00C41A6F" w:rsidP="00C41A6F">
            <w:pPr>
              <w:spacing w:after="0" w:line="240" w:lineRule="auto"/>
              <w:jc w:val="both"/>
              <w:rPr>
                <w:color w:val="363636"/>
                <w:sz w:val="22"/>
                <w:szCs w:val="22"/>
              </w:rPr>
            </w:pPr>
            <w:r w:rsidRPr="00945A48">
              <w:rPr>
                <w:color w:val="363636"/>
                <w:sz w:val="22"/>
                <w:szCs w:val="22"/>
              </w:rPr>
              <w:t>5.89%</w:t>
            </w:r>
          </w:p>
        </w:tc>
        <w:tc>
          <w:tcPr>
            <w:tcW w:w="2635" w:type="dxa"/>
            <w:gridSpan w:val="2"/>
            <w:tcBorders>
              <w:left w:val="single" w:sz="4" w:space="0" w:color="auto"/>
              <w:right w:val="single" w:sz="4" w:space="0" w:color="auto"/>
            </w:tcBorders>
            <w:shd w:val="clear" w:color="auto" w:fill="F5F5F5"/>
            <w:vAlign w:val="center"/>
            <w:hideMark/>
          </w:tcPr>
          <w:p w14:paraId="48FA09AB" w14:textId="77777777" w:rsidR="00C41A6F" w:rsidRPr="00945A48" w:rsidRDefault="00C41A6F" w:rsidP="00C41A6F">
            <w:pPr>
              <w:spacing w:after="0" w:line="240" w:lineRule="auto"/>
              <w:jc w:val="both"/>
              <w:rPr>
                <w:color w:val="363636"/>
                <w:sz w:val="22"/>
                <w:szCs w:val="22"/>
              </w:rPr>
            </w:pPr>
            <w:r w:rsidRPr="00945A48">
              <w:rPr>
                <w:color w:val="363636"/>
                <w:sz w:val="22"/>
                <w:szCs w:val="22"/>
              </w:rPr>
              <w:t>5.13%</w:t>
            </w:r>
          </w:p>
        </w:tc>
        <w:tc>
          <w:tcPr>
            <w:tcW w:w="2536" w:type="dxa"/>
            <w:gridSpan w:val="2"/>
            <w:tcBorders>
              <w:left w:val="single" w:sz="4" w:space="0" w:color="auto"/>
              <w:right w:val="single" w:sz="4" w:space="0" w:color="auto"/>
            </w:tcBorders>
            <w:shd w:val="clear" w:color="auto" w:fill="F5F5F5"/>
            <w:vAlign w:val="center"/>
            <w:hideMark/>
          </w:tcPr>
          <w:p w14:paraId="3B51ADF4" w14:textId="77777777" w:rsidR="00C41A6F" w:rsidRPr="00945A48" w:rsidRDefault="00C41A6F" w:rsidP="00C41A6F">
            <w:pPr>
              <w:spacing w:after="0" w:line="240" w:lineRule="auto"/>
              <w:rPr>
                <w:color w:val="363636"/>
                <w:sz w:val="22"/>
                <w:szCs w:val="22"/>
              </w:rPr>
            </w:pPr>
            <w:r w:rsidRPr="00945A48">
              <w:rPr>
                <w:color w:val="363636"/>
                <w:sz w:val="22"/>
                <w:szCs w:val="22"/>
              </w:rPr>
              <w:t>4.51%</w:t>
            </w:r>
          </w:p>
        </w:tc>
      </w:tr>
      <w:tr w:rsidR="00C41A6F" w:rsidRPr="00945A48" w14:paraId="7C5E2B47" w14:textId="77777777" w:rsidTr="00CF5110">
        <w:trPr>
          <w:trHeight w:val="326"/>
        </w:trPr>
        <w:tc>
          <w:tcPr>
            <w:tcW w:w="1391" w:type="dxa"/>
            <w:tcBorders>
              <w:left w:val="single" w:sz="4" w:space="0" w:color="auto"/>
              <w:bottom w:val="single" w:sz="4" w:space="0" w:color="auto"/>
              <w:right w:val="single" w:sz="4" w:space="0" w:color="auto"/>
            </w:tcBorders>
            <w:shd w:val="clear" w:color="000000" w:fill="FFFFFF"/>
            <w:hideMark/>
          </w:tcPr>
          <w:p w14:paraId="421934D8" w14:textId="1B859F36" w:rsidR="00C41A6F" w:rsidRPr="00945A48" w:rsidRDefault="00EF5B07" w:rsidP="00C41A6F">
            <w:pPr>
              <w:spacing w:after="0" w:line="240" w:lineRule="auto"/>
              <w:rPr>
                <w:color w:val="363636"/>
                <w:sz w:val="22"/>
                <w:szCs w:val="22"/>
              </w:rPr>
            </w:pPr>
            <w:r w:rsidRPr="00945A48">
              <w:rPr>
                <w:color w:val="363636"/>
                <w:sz w:val="22"/>
                <w:szCs w:val="22"/>
              </w:rPr>
              <w:t>Ő</w:t>
            </w:r>
            <w:r w:rsidR="00C41A6F" w:rsidRPr="00945A48">
              <w:rPr>
                <w:color w:val="363636"/>
                <w:sz w:val="22"/>
                <w:szCs w:val="22"/>
              </w:rPr>
              <w:t>szi átlag</w:t>
            </w:r>
          </w:p>
        </w:tc>
        <w:tc>
          <w:tcPr>
            <w:tcW w:w="2442" w:type="dxa"/>
            <w:gridSpan w:val="2"/>
            <w:tcBorders>
              <w:left w:val="single" w:sz="4" w:space="0" w:color="auto"/>
              <w:bottom w:val="single" w:sz="4" w:space="0" w:color="auto"/>
              <w:right w:val="single" w:sz="4" w:space="0" w:color="auto"/>
            </w:tcBorders>
            <w:shd w:val="clear" w:color="000000" w:fill="FFFFFF"/>
            <w:vAlign w:val="center"/>
            <w:hideMark/>
          </w:tcPr>
          <w:p w14:paraId="5C0D0860" w14:textId="77777777" w:rsidR="00C41A6F" w:rsidRPr="00945A48" w:rsidRDefault="00C41A6F" w:rsidP="00C41A6F">
            <w:pPr>
              <w:spacing w:after="0" w:line="240" w:lineRule="auto"/>
              <w:jc w:val="both"/>
              <w:rPr>
                <w:color w:val="363636"/>
                <w:sz w:val="22"/>
                <w:szCs w:val="22"/>
              </w:rPr>
            </w:pPr>
            <w:r w:rsidRPr="00945A48">
              <w:rPr>
                <w:color w:val="363636"/>
                <w:sz w:val="22"/>
                <w:szCs w:val="22"/>
              </w:rPr>
              <w:t>5.76%</w:t>
            </w:r>
          </w:p>
        </w:tc>
        <w:tc>
          <w:tcPr>
            <w:tcW w:w="2635" w:type="dxa"/>
            <w:gridSpan w:val="2"/>
            <w:tcBorders>
              <w:left w:val="single" w:sz="4" w:space="0" w:color="auto"/>
              <w:bottom w:val="single" w:sz="4" w:space="0" w:color="auto"/>
              <w:right w:val="single" w:sz="4" w:space="0" w:color="auto"/>
            </w:tcBorders>
            <w:shd w:val="clear" w:color="000000" w:fill="FFFFFF"/>
            <w:vAlign w:val="center"/>
            <w:hideMark/>
          </w:tcPr>
          <w:p w14:paraId="7B0736C5" w14:textId="77777777" w:rsidR="00C41A6F" w:rsidRPr="00945A48" w:rsidRDefault="00C41A6F" w:rsidP="00C41A6F">
            <w:pPr>
              <w:spacing w:after="0" w:line="240" w:lineRule="auto"/>
              <w:jc w:val="both"/>
              <w:rPr>
                <w:color w:val="363636"/>
                <w:sz w:val="22"/>
                <w:szCs w:val="22"/>
              </w:rPr>
            </w:pPr>
            <w:r w:rsidRPr="00945A48">
              <w:rPr>
                <w:color w:val="363636"/>
                <w:sz w:val="22"/>
                <w:szCs w:val="22"/>
              </w:rPr>
              <w:t>5.31%</w:t>
            </w:r>
          </w:p>
        </w:tc>
        <w:tc>
          <w:tcPr>
            <w:tcW w:w="2536" w:type="dxa"/>
            <w:gridSpan w:val="2"/>
            <w:tcBorders>
              <w:left w:val="single" w:sz="4" w:space="0" w:color="auto"/>
              <w:bottom w:val="single" w:sz="4" w:space="0" w:color="auto"/>
              <w:right w:val="single" w:sz="4" w:space="0" w:color="auto"/>
            </w:tcBorders>
            <w:shd w:val="clear" w:color="000000" w:fill="FFFFFF"/>
            <w:vAlign w:val="center"/>
            <w:hideMark/>
          </w:tcPr>
          <w:p w14:paraId="5ECD12FC" w14:textId="77777777" w:rsidR="00C41A6F" w:rsidRPr="00945A48" w:rsidRDefault="00C41A6F" w:rsidP="00886434">
            <w:pPr>
              <w:keepNext/>
              <w:spacing w:after="0" w:line="240" w:lineRule="auto"/>
              <w:rPr>
                <w:color w:val="363636"/>
                <w:sz w:val="22"/>
                <w:szCs w:val="22"/>
              </w:rPr>
            </w:pPr>
            <w:r w:rsidRPr="00945A48">
              <w:rPr>
                <w:color w:val="363636"/>
                <w:sz w:val="22"/>
                <w:szCs w:val="22"/>
              </w:rPr>
              <w:t>4.59%</w:t>
            </w:r>
          </w:p>
        </w:tc>
      </w:tr>
    </w:tbl>
    <w:p w14:paraId="6EC8DDA0" w14:textId="380A1283" w:rsidR="006A5EB3" w:rsidRPr="00945A48" w:rsidRDefault="00000000" w:rsidP="00C41A6F">
      <w:pPr>
        <w:spacing w:before="240"/>
        <w:jc w:val="both"/>
      </w:pPr>
      <w:r w:rsidRPr="00945A48">
        <w:t xml:space="preserve">Kovászna és Hargita megyében a vizsgált időszakban 2010 februárjában volt a legmagasabb a munkanélküliségi ráta (12.5% valamint 11.4%), míg Maros megyében 2010 márciusában, 8.5%-os értékkel.  </w:t>
      </w:r>
      <w:r w:rsidRPr="009B2C0B">
        <w:rPr>
          <w:rPrChange w:id="331" w:author="Krisztián Károlyi" w:date="2024-03-27T16:29:00Z">
            <w:rPr>
              <w:highlight w:val="yellow"/>
            </w:rPr>
          </w:rPrChange>
        </w:rPr>
        <w:t>Ez bizonyára a 2008-ban kirobbant gazdasági világválság hatása</w:t>
      </w:r>
      <w:ins w:id="332" w:author="Krisztián Károlyi" w:date="2024-03-27T16:29:00Z">
        <w:r w:rsidR="00167C43" w:rsidRPr="009B2C0B">
          <w:rPr>
            <w:rPrChange w:id="333" w:author="Krisztián Károlyi" w:date="2024-03-27T16:29:00Z">
              <w:rPr>
                <w:highlight w:val="yellow"/>
              </w:rPr>
            </w:rPrChange>
          </w:rPr>
          <w:t xml:space="preserve"> volt</w:t>
        </w:r>
      </w:ins>
      <w:r w:rsidRPr="009B2C0B">
        <w:rPr>
          <w:rPrChange w:id="334" w:author="Krisztián Károlyi" w:date="2024-03-27T16:29:00Z">
            <w:rPr>
              <w:highlight w:val="yellow"/>
            </w:rPr>
          </w:rPrChange>
        </w:rPr>
        <w:t>, amely elérte Romániát i</w:t>
      </w:r>
      <w:r w:rsidR="0066115B" w:rsidRPr="009B2C0B">
        <w:rPr>
          <w:rPrChange w:id="335" w:author="Krisztián Károlyi" w:date="2024-03-27T16:29:00Z">
            <w:rPr>
              <w:highlight w:val="yellow"/>
            </w:rPr>
          </w:rPrChange>
        </w:rPr>
        <w:t>s</w:t>
      </w:r>
      <w:r w:rsidRPr="009B2C0B">
        <w:rPr>
          <w:rPrChange w:id="336" w:author="Krisztián Károlyi" w:date="2024-03-27T16:29:00Z">
            <w:rPr>
              <w:highlight w:val="yellow"/>
            </w:rPr>
          </w:rPrChange>
        </w:rPr>
        <w:t xml:space="preserve">.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rPr>
            <w:rPrChange w:id="337" w:author="Krisztián Károlyi" w:date="2024-03-27T16:29:00Z">
              <w:rPr>
                <w:highlight w:val="yellow"/>
              </w:rPr>
            </w:rPrChange>
          </w:rPr>
          <w:id w:val="1978561577"/>
          <w:citation/>
        </w:sdtPr>
        <w:sdtContent>
          <w:r w:rsidR="00383676" w:rsidRPr="009B2C0B">
            <w:rPr>
              <w:rPrChange w:id="338" w:author="Krisztián Károlyi" w:date="2024-03-27T16:29:00Z">
                <w:rPr>
                  <w:highlight w:val="yellow"/>
                </w:rPr>
              </w:rPrChange>
            </w:rPr>
            <w:fldChar w:fldCharType="begin"/>
          </w:r>
          <w:r w:rsidR="00383676" w:rsidRPr="009B2C0B">
            <w:rPr>
              <w:rPrChange w:id="339" w:author="Krisztián Károlyi" w:date="2024-03-27T16:29:00Z">
                <w:rPr>
                  <w:highlight w:val="yellow"/>
                </w:rPr>
              </w:rPrChange>
            </w:rPr>
            <w:instrText xml:space="preserve"> CITATION Ena15 \l 2057 </w:instrText>
          </w:r>
          <w:r w:rsidR="00383676" w:rsidRPr="009B2C0B">
            <w:rPr>
              <w:rPrChange w:id="340" w:author="Krisztián Károlyi" w:date="2024-03-27T16:29:00Z">
                <w:rPr>
                  <w:highlight w:val="yellow"/>
                </w:rPr>
              </w:rPrChange>
            </w:rPr>
            <w:fldChar w:fldCharType="separate"/>
          </w:r>
          <w:r w:rsidR="00683CFD">
            <w:rPr>
              <w:noProof/>
            </w:rPr>
            <w:t>(Georgeta, 2015)</w:t>
          </w:r>
          <w:r w:rsidR="00383676" w:rsidRPr="009B2C0B">
            <w:rPr>
              <w:rPrChange w:id="341" w:author="Krisztián Károlyi" w:date="2024-03-27T16:29:00Z">
                <w:rPr>
                  <w:highlight w:val="yellow"/>
                </w:rPr>
              </w:rPrChange>
            </w:rPr>
            <w:fldChar w:fldCharType="end"/>
          </w:r>
        </w:sdtContent>
      </w:sdt>
    </w:p>
    <w:p w14:paraId="0105F12C" w14:textId="77777777" w:rsidR="00A808A4" w:rsidRPr="00945A48" w:rsidRDefault="00216F8B" w:rsidP="007A462B">
      <w:pPr>
        <w:spacing w:before="240"/>
        <w:jc w:val="both"/>
      </w:pPr>
      <w:r w:rsidRPr="00945A48">
        <w:lastRenderedPageBreak/>
        <w:t>A táblázatban is látható</w:t>
      </w:r>
      <w:r w:rsidR="00A16681" w:rsidRPr="00945A48">
        <w:t>,</w:t>
      </w:r>
      <w:r w:rsidRPr="00945A48">
        <w:t xml:space="preserve"> hogy a téli hónapokban átlagosan magasabb volt a munkanélküliség, mint a többi évszakban</w:t>
      </w:r>
      <w:r w:rsidR="00B336ED" w:rsidRPr="00945A48">
        <w:t xml:space="preserve">. </w:t>
      </w:r>
      <w:r w:rsidRPr="00945A48">
        <w:t xml:space="preserve">Maros megyében 2020 májusában volt a legalacsonyabb a mutató, 2.3%, Hargita megyében 2021 novemberében 3.2%, míg Kovászna megyében 2019 májusában 3% volt. Sajnos a koronavírus járvány miatt </w:t>
      </w:r>
      <w:r w:rsidR="00A04B05" w:rsidRPr="00945A48">
        <w:t xml:space="preserve">2020 tavaszától </w:t>
      </w:r>
      <w:r w:rsidR="00AD7C63" w:rsidRPr="00945A48">
        <w:t xml:space="preserve">2021 novemberig </w:t>
      </w:r>
      <w:r w:rsidR="00011C07" w:rsidRPr="00945A48">
        <w:t>jelentős ütemben növekedett</w:t>
      </w:r>
      <w:r w:rsidR="00D22000" w:rsidRPr="00945A48">
        <w:t xml:space="preserve"> </w:t>
      </w:r>
      <w:r w:rsidR="00011C07" w:rsidRPr="00945A48">
        <w:t>a m</w:t>
      </w:r>
      <w:r w:rsidR="00D22000" w:rsidRPr="00945A48">
        <w:t>unkanélküliek száma</w:t>
      </w:r>
      <w:r w:rsidR="00011C07" w:rsidRPr="00945A48">
        <w:t xml:space="preserve">, </w:t>
      </w:r>
      <w:r w:rsidR="006B7D90" w:rsidRPr="00945A48">
        <w:t>amelyhez a járvány visszaszorítására irányuló intézkedések jelentősen hozzájárult</w:t>
      </w:r>
      <w:r w:rsidR="00DE152A" w:rsidRPr="00945A48">
        <w:t xml:space="preserve">ak. </w:t>
      </w:r>
      <w:r w:rsidR="0008608B" w:rsidRPr="00945A48">
        <w:t>Azt, h</w:t>
      </w:r>
      <w:r w:rsidR="00A725FC" w:rsidRPr="00945A48">
        <w:t>ogy Maros megyét miért érintette kevésbé</w:t>
      </w:r>
      <w:r w:rsidR="003C776A" w:rsidRPr="00945A48">
        <w:t xml:space="preserve"> a koronavírus járvány</w:t>
      </w:r>
      <w:r w:rsidR="00A725FC" w:rsidRPr="00945A48">
        <w:t>, azt egy külön kutatás keretein belül lehetne megválaszolni.</w:t>
      </w:r>
    </w:p>
    <w:p w14:paraId="6F2EC164" w14:textId="7D0CADA7" w:rsidR="00AE0077" w:rsidRPr="00945A48" w:rsidRDefault="00FF3340" w:rsidP="004B10AD">
      <w:pPr>
        <w:spacing w:before="240"/>
        <w:jc w:val="both"/>
      </w:pPr>
      <w:r w:rsidRPr="00945A48">
        <w:t>Megnéztem,</w:t>
      </w:r>
      <w:r w:rsidR="0001258C" w:rsidRPr="00945A48">
        <w:t xml:space="preserve"> hogy </w:t>
      </w:r>
      <w:r w:rsidR="00EA5F79" w:rsidRPr="00945A48">
        <w:t xml:space="preserve">az adatok </w:t>
      </w:r>
      <w:r w:rsidR="0001258C" w:rsidRPr="00945A48">
        <w:t>követi</w:t>
      </w:r>
      <w:r w:rsidR="00EA5F79" w:rsidRPr="00945A48">
        <w:t>k</w:t>
      </w:r>
      <w:r w:rsidR="0001258C" w:rsidRPr="00945A48">
        <w:t>-e a normál eloszlást</w:t>
      </w:r>
      <w:r w:rsidR="007D7926" w:rsidRPr="00945A48">
        <w:t xml:space="preserve">, </w:t>
      </w:r>
      <w:r w:rsidR="00374805" w:rsidRPr="00945A48">
        <w:t xml:space="preserve">mert, </w:t>
      </w:r>
      <w:r w:rsidR="0022461B" w:rsidRPr="00945A48">
        <w:t xml:space="preserve">ha nem normál eloszlású az idősor, nagy valószínűséggel torzítják a </w:t>
      </w:r>
      <w:r w:rsidR="00392BBA" w:rsidRPr="00945A48">
        <w:t>középértékeket</w:t>
      </w:r>
      <w:r w:rsidR="0022461B" w:rsidRPr="00945A48">
        <w:t xml:space="preserve"> a kiugró értékek</w:t>
      </w:r>
      <w:r w:rsidR="00CC3BB4" w:rsidRPr="00945A48">
        <w:t>.</w:t>
      </w:r>
      <w:r w:rsidR="00C06B76" w:rsidRPr="00945A48">
        <w:t xml:space="preserve"> A programom az idősorok hisztogramjait is automatikusan elkészíti, valamint </w:t>
      </w:r>
      <w:r w:rsidR="00E03FB7" w:rsidRPr="00945A48">
        <w:t>lefuttatja rajtuk</w:t>
      </w:r>
      <w:r w:rsidR="0067086A" w:rsidRPr="00945A48">
        <w:t xml:space="preserve"> </w:t>
      </w:r>
      <w:proofErr w:type="spellStart"/>
      <w:r w:rsidR="00E846E7" w:rsidRPr="00945A48">
        <w:t>Kolmogorov-Smirnov</w:t>
      </w:r>
      <w:proofErr w:type="spellEnd"/>
      <w:r w:rsidR="00E846E7" w:rsidRPr="00945A48">
        <w:t xml:space="preserve"> </w:t>
      </w:r>
      <w:del w:id="342" w:author="Krisztián Károlyi" w:date="2024-03-27T16:31:00Z">
        <w:r w:rsidR="00E846E7" w:rsidRPr="00945A48" w:rsidDel="00391139">
          <w:delText xml:space="preserve">próbát </w:delText>
        </w:r>
      </w:del>
      <w:ins w:id="343" w:author="Krisztián Károlyi" w:date="2024-03-27T16:31:00Z">
        <w:r w:rsidR="00391139">
          <w:t>tesztet</w:t>
        </w:r>
        <w:r w:rsidR="00391139" w:rsidRPr="00945A48">
          <w:t xml:space="preserve"> </w:t>
        </w:r>
      </w:ins>
      <w:r w:rsidR="00E846E7" w:rsidRPr="00945A48">
        <w:t>a normál eloszlásra</w:t>
      </w:r>
      <w:del w:id="344" w:author="Krisztián Károlyi" w:date="2024-03-27T16:31:00Z">
        <w:r w:rsidR="00E846E7" w:rsidRPr="00945A48" w:rsidDel="00561F64">
          <w:delText xml:space="preserve"> tekintve</w:delText>
        </w:r>
      </w:del>
      <w:r w:rsidR="0005500C" w:rsidRPr="00945A48">
        <w:t xml:space="preserve">. </w:t>
      </w:r>
    </w:p>
    <w:p w14:paraId="1911982D" w14:textId="77777777" w:rsidR="000B7B72" w:rsidRPr="00945A48" w:rsidRDefault="0014704E" w:rsidP="000B7B72">
      <w:pPr>
        <w:keepNext/>
        <w:spacing w:before="240"/>
        <w:jc w:val="both"/>
      </w:pPr>
      <w:r w:rsidRPr="00945A48">
        <w:rPr>
          <w:noProof/>
        </w:rPr>
        <w:drawing>
          <wp:inline distT="0" distB="0" distL="0" distR="0" wp14:anchorId="2B4799C8" wp14:editId="321E017D">
            <wp:extent cx="5696585" cy="1424305"/>
            <wp:effectExtent l="19050" t="19050" r="18415" b="23495"/>
            <wp:docPr id="102021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16222" name=""/>
                    <pic:cNvPicPr/>
                  </pic:nvPicPr>
                  <pic:blipFill>
                    <a:blip r:embed="rId16"/>
                    <a:stretch>
                      <a:fillRect/>
                    </a:stretch>
                  </pic:blipFill>
                  <pic:spPr>
                    <a:xfrm>
                      <a:off x="0" y="0"/>
                      <a:ext cx="5696585" cy="1424305"/>
                    </a:xfrm>
                    <a:prstGeom prst="rect">
                      <a:avLst/>
                    </a:prstGeom>
                    <a:ln w="6350">
                      <a:solidFill>
                        <a:schemeClr val="tx1"/>
                      </a:solidFill>
                    </a:ln>
                  </pic:spPr>
                </pic:pic>
              </a:graphicData>
            </a:graphic>
          </wp:inline>
        </w:drawing>
      </w:r>
    </w:p>
    <w:p w14:paraId="1F974D26" w14:textId="54FCC996" w:rsidR="0014704E" w:rsidRPr="00945A48" w:rsidRDefault="000B7B72" w:rsidP="000B7B72">
      <w:pPr>
        <w:pStyle w:val="Caption"/>
        <w:jc w:val="center"/>
        <w:rPr>
          <w:color w:val="auto"/>
        </w:rPr>
      </w:pPr>
      <w:r w:rsidRPr="00945A48">
        <w:rPr>
          <w:b/>
          <w:bCs/>
          <w:color w:val="auto"/>
        </w:rPr>
        <w:t>XY. ábra:</w:t>
      </w:r>
      <w:r w:rsidRPr="00945A48">
        <w:rPr>
          <w:color w:val="auto"/>
        </w:rPr>
        <w:t xml:space="preserve"> az adatok eloszlása</w:t>
      </w:r>
    </w:p>
    <w:p w14:paraId="62563428" w14:textId="41F25B30" w:rsidR="00456226" w:rsidRPr="00945A48" w:rsidRDefault="00456226" w:rsidP="003C7548">
      <w:pPr>
        <w:jc w:val="both"/>
      </w:pPr>
      <w:r w:rsidRPr="00945A48">
        <w:t>A nullhipotézis az, hogy a vizsgált idősor empirikus eloszlása megegyezik a feltételezett eloszlással. Ha a p-érték kisebb, mint 0.05, akkor elutasítjuk a nullhipotézist. Az xy. táblázatban találhatóak a KS teszt p-értékek, amely szerint egyik idősor sem normál eloszlású.</w:t>
      </w:r>
      <w:r w:rsidR="008F1C5C" w:rsidRPr="00945A48">
        <w:t xml:space="preserve"> Ezt figyelembe vettem a neurális hálók tanítása során, és kipróbáltam a különböző </w:t>
      </w:r>
      <w:proofErr w:type="spellStart"/>
      <w:r w:rsidR="008F1C5C" w:rsidRPr="00945A48">
        <w:t>normalizációs</w:t>
      </w:r>
      <w:proofErr w:type="spellEnd"/>
      <w:r w:rsidR="008F1C5C" w:rsidRPr="00945A48">
        <w:t xml:space="preserve"> megoldásokat</w:t>
      </w:r>
      <w:r w:rsidR="002E69C7" w:rsidRPr="00945A48">
        <w:t xml:space="preserve">, </w:t>
      </w:r>
      <w:r w:rsidR="00476A19" w:rsidRPr="00945A48">
        <w:t xml:space="preserve">amelyek közül a </w:t>
      </w:r>
      <w:proofErr w:type="spellStart"/>
      <w:r w:rsidR="00476A19" w:rsidRPr="00945A48">
        <w:t>standardizáció</w:t>
      </w:r>
      <w:proofErr w:type="spellEnd"/>
      <w:r w:rsidR="00476A19" w:rsidRPr="00945A48">
        <w:t xml:space="preserve"> bizonyult a legjobbnak.</w:t>
      </w:r>
    </w:p>
    <w:p w14:paraId="6B493358" w14:textId="275B8F1F" w:rsidR="000E28B1" w:rsidRPr="00945A48" w:rsidRDefault="000E28B1" w:rsidP="000E28B1">
      <w:pPr>
        <w:pStyle w:val="Caption"/>
        <w:keepNext/>
        <w:jc w:val="center"/>
        <w:rPr>
          <w:i w:val="0"/>
          <w:iCs w:val="0"/>
          <w:color w:val="auto"/>
        </w:rPr>
      </w:pPr>
      <w:r w:rsidRPr="00945A48">
        <w:rPr>
          <w:b/>
          <w:bCs/>
          <w:i w:val="0"/>
          <w:iCs w:val="0"/>
          <w:color w:val="auto"/>
        </w:rPr>
        <w:t>XY. táblázat:</w:t>
      </w:r>
      <w:r w:rsidRPr="00945A48">
        <w:rPr>
          <w:i w:val="0"/>
          <w:iCs w:val="0"/>
          <w:color w:val="auto"/>
        </w:rPr>
        <w:t xml:space="preserve"> a </w:t>
      </w:r>
      <w:proofErr w:type="spellStart"/>
      <w:r w:rsidRPr="00945A48">
        <w:rPr>
          <w:i w:val="0"/>
          <w:iCs w:val="0"/>
          <w:color w:val="auto"/>
        </w:rPr>
        <w:t>A</w:t>
      </w:r>
      <w:proofErr w:type="spellEnd"/>
      <w:r w:rsidRPr="00945A48">
        <w:rPr>
          <w:i w:val="0"/>
          <w:iCs w:val="0"/>
          <w:color w:val="auto"/>
        </w:rPr>
        <w:t xml:space="preserve"> </w:t>
      </w:r>
      <w:proofErr w:type="spellStart"/>
      <w:r w:rsidRPr="00945A48">
        <w:rPr>
          <w:i w:val="0"/>
          <w:iCs w:val="0"/>
          <w:color w:val="auto"/>
        </w:rPr>
        <w:t>Kolmogorov-Smirnov</w:t>
      </w:r>
      <w:proofErr w:type="spellEnd"/>
      <w:r w:rsidRPr="00945A48">
        <w:rPr>
          <w:i w:val="0"/>
          <w:iCs w:val="0"/>
          <w:color w:val="auto"/>
        </w:rPr>
        <w:t xml:space="preserve"> </w:t>
      </w:r>
      <w:del w:id="345" w:author="Krisztián Károlyi" w:date="2024-03-27T16:30:00Z">
        <w:r w:rsidRPr="00945A48" w:rsidDel="00562001">
          <w:rPr>
            <w:i w:val="0"/>
            <w:iCs w:val="0"/>
            <w:color w:val="auto"/>
          </w:rPr>
          <w:delText xml:space="preserve">próba </w:delText>
        </w:r>
      </w:del>
      <w:ins w:id="346" w:author="Krisztián Károlyi" w:date="2024-03-27T16:30:00Z">
        <w:r w:rsidR="00562001">
          <w:rPr>
            <w:i w:val="0"/>
            <w:iCs w:val="0"/>
            <w:color w:val="auto"/>
          </w:rPr>
          <w:t>teszt</w:t>
        </w:r>
        <w:r w:rsidR="00562001" w:rsidRPr="00945A48">
          <w:rPr>
            <w:i w:val="0"/>
            <w:iCs w:val="0"/>
            <w:color w:val="auto"/>
          </w:rPr>
          <w:t xml:space="preserve"> </w:t>
        </w:r>
      </w:ins>
      <w:r w:rsidRPr="00945A48">
        <w:rPr>
          <w:i w:val="0"/>
          <w:iCs w:val="0"/>
          <w:color w:val="auto"/>
        </w:rPr>
        <w:t>eredményei</w:t>
      </w:r>
    </w:p>
    <w:tbl>
      <w:tblPr>
        <w:tblW w:w="8988" w:type="dxa"/>
        <w:tblBorders>
          <w:top w:val="single" w:sz="4" w:space="0" w:color="auto"/>
          <w:left w:val="single" w:sz="4" w:space="0" w:color="auto"/>
          <w:bottom w:val="single" w:sz="4" w:space="0" w:color="auto"/>
          <w:right w:val="single" w:sz="4" w:space="0" w:color="auto"/>
          <w:insideH w:val="single" w:sz="6" w:space="0" w:color="DBDBDB"/>
          <w:insideV w:val="single" w:sz="6" w:space="0" w:color="DBDBDB"/>
        </w:tblBorders>
        <w:shd w:val="clear" w:color="auto" w:fill="F5F5F5"/>
        <w:tblCellMar>
          <w:top w:w="15" w:type="dxa"/>
          <w:left w:w="15" w:type="dxa"/>
          <w:bottom w:w="15" w:type="dxa"/>
          <w:right w:w="15" w:type="dxa"/>
        </w:tblCellMar>
        <w:tblLook w:val="04A0" w:firstRow="1" w:lastRow="0" w:firstColumn="1" w:lastColumn="0" w:noHBand="0" w:noVBand="1"/>
      </w:tblPr>
      <w:tblGrid>
        <w:gridCol w:w="3091"/>
        <w:gridCol w:w="3307"/>
        <w:gridCol w:w="2590"/>
      </w:tblGrid>
      <w:tr w:rsidR="001B1A11" w:rsidRPr="00945A48" w14:paraId="44AB3B4E" w14:textId="77777777" w:rsidTr="001B1A11">
        <w:trPr>
          <w:trHeight w:hRule="exact" w:val="340"/>
          <w:tblHeader/>
        </w:trPr>
        <w:tc>
          <w:tcPr>
            <w:tcW w:w="0" w:type="auto"/>
            <w:shd w:val="clear" w:color="auto" w:fill="4472C4"/>
            <w:tcMar>
              <w:top w:w="60" w:type="dxa"/>
              <w:left w:w="120" w:type="dxa"/>
              <w:bottom w:w="60" w:type="dxa"/>
              <w:right w:w="120" w:type="dxa"/>
            </w:tcMar>
            <w:hideMark/>
          </w:tcPr>
          <w:p w14:paraId="3EFA9ECD" w14:textId="77777777" w:rsidR="008345AA" w:rsidRPr="005C15CF" w:rsidRDefault="008345AA" w:rsidP="008345AA">
            <w:pPr>
              <w:spacing w:after="0" w:line="240" w:lineRule="auto"/>
              <w:jc w:val="center"/>
              <w:rPr>
                <w:rFonts w:asciiTheme="majorHAnsi" w:hAnsiTheme="majorHAnsi" w:cstheme="majorHAnsi"/>
                <w:color w:val="FFFFFF" w:themeColor="background1"/>
                <w:sz w:val="22"/>
                <w:szCs w:val="22"/>
              </w:rPr>
            </w:pPr>
            <w:bookmarkStart w:id="347" w:name="_Toc159784271"/>
            <w:r w:rsidRPr="005C15CF">
              <w:rPr>
                <w:rFonts w:asciiTheme="majorHAnsi" w:hAnsiTheme="majorHAnsi" w:cstheme="majorHAnsi"/>
                <w:color w:val="FFFFFF" w:themeColor="background1"/>
                <w:sz w:val="22"/>
                <w:szCs w:val="22"/>
              </w:rPr>
              <w:t>Idősor</w:t>
            </w:r>
          </w:p>
        </w:tc>
        <w:tc>
          <w:tcPr>
            <w:tcW w:w="0" w:type="auto"/>
            <w:shd w:val="clear" w:color="auto" w:fill="4472C4"/>
            <w:tcMar>
              <w:top w:w="60" w:type="dxa"/>
              <w:left w:w="120" w:type="dxa"/>
              <w:bottom w:w="60" w:type="dxa"/>
              <w:right w:w="120" w:type="dxa"/>
            </w:tcMar>
            <w:hideMark/>
          </w:tcPr>
          <w:p w14:paraId="2FAAE821" w14:textId="77777777" w:rsidR="008345AA" w:rsidRPr="005C15CF" w:rsidRDefault="008345AA" w:rsidP="008345AA">
            <w:pPr>
              <w:spacing w:after="0" w:line="240" w:lineRule="auto"/>
              <w:jc w:val="center"/>
              <w:rPr>
                <w:rFonts w:asciiTheme="majorHAnsi" w:hAnsiTheme="majorHAnsi" w:cstheme="majorHAnsi"/>
                <w:color w:val="FFFFFF" w:themeColor="background1"/>
                <w:sz w:val="22"/>
                <w:szCs w:val="22"/>
              </w:rPr>
            </w:pPr>
            <w:r w:rsidRPr="005C15CF">
              <w:rPr>
                <w:rFonts w:asciiTheme="majorHAnsi" w:hAnsiTheme="majorHAnsi" w:cstheme="majorHAnsi"/>
                <w:color w:val="FFFFFF" w:themeColor="background1"/>
                <w:sz w:val="22"/>
                <w:szCs w:val="22"/>
              </w:rPr>
              <w:t>Statisztika</w:t>
            </w:r>
          </w:p>
        </w:tc>
        <w:tc>
          <w:tcPr>
            <w:tcW w:w="0" w:type="auto"/>
            <w:shd w:val="clear" w:color="auto" w:fill="4472C4"/>
            <w:tcMar>
              <w:top w:w="60" w:type="dxa"/>
              <w:left w:w="120" w:type="dxa"/>
              <w:bottom w:w="60" w:type="dxa"/>
              <w:right w:w="120" w:type="dxa"/>
            </w:tcMar>
            <w:hideMark/>
          </w:tcPr>
          <w:p w14:paraId="4A9802AB" w14:textId="77777777" w:rsidR="008345AA" w:rsidRPr="005C15CF" w:rsidRDefault="008345AA" w:rsidP="008345AA">
            <w:pPr>
              <w:spacing w:after="0" w:line="240" w:lineRule="auto"/>
              <w:jc w:val="center"/>
              <w:rPr>
                <w:rFonts w:asciiTheme="majorHAnsi" w:hAnsiTheme="majorHAnsi" w:cstheme="majorHAnsi"/>
                <w:color w:val="FFFFFF" w:themeColor="background1"/>
                <w:sz w:val="22"/>
                <w:szCs w:val="22"/>
              </w:rPr>
            </w:pPr>
            <w:r w:rsidRPr="005C15CF">
              <w:rPr>
                <w:rFonts w:asciiTheme="majorHAnsi" w:hAnsiTheme="majorHAnsi" w:cstheme="majorHAnsi"/>
                <w:color w:val="FFFFFF" w:themeColor="background1"/>
                <w:sz w:val="22"/>
                <w:szCs w:val="22"/>
              </w:rPr>
              <w:t>p-érték</w:t>
            </w:r>
          </w:p>
        </w:tc>
      </w:tr>
      <w:tr w:rsidR="001B1A11" w:rsidRPr="00945A48" w14:paraId="255706A5" w14:textId="77777777" w:rsidTr="001B1A11">
        <w:trPr>
          <w:trHeight w:hRule="exact" w:val="340"/>
        </w:trPr>
        <w:tc>
          <w:tcPr>
            <w:tcW w:w="0" w:type="auto"/>
            <w:shd w:val="clear" w:color="auto" w:fill="F2F2F2" w:themeFill="background1" w:themeFillShade="F2"/>
            <w:tcMar>
              <w:top w:w="60" w:type="dxa"/>
              <w:left w:w="120" w:type="dxa"/>
              <w:bottom w:w="60" w:type="dxa"/>
              <w:right w:w="120" w:type="dxa"/>
            </w:tcMar>
            <w:hideMark/>
          </w:tcPr>
          <w:p w14:paraId="780EE95D" w14:textId="77777777" w:rsidR="008345AA" w:rsidRPr="005C15CF" w:rsidRDefault="008345AA" w:rsidP="008345AA">
            <w:pPr>
              <w:spacing w:after="0" w:line="240" w:lineRule="auto"/>
              <w:rPr>
                <w:rFonts w:asciiTheme="majorHAnsi" w:hAnsiTheme="majorHAnsi" w:cstheme="majorHAnsi"/>
                <w:sz w:val="22"/>
                <w:szCs w:val="22"/>
                <w:rPrChange w:id="348" w:author="Krisztián Károlyi" w:date="2024-03-27T16:30:00Z">
                  <w:rPr>
                    <w:rFonts w:asciiTheme="majorHAnsi" w:hAnsiTheme="majorHAnsi" w:cstheme="majorHAnsi"/>
                    <w:color w:val="363636"/>
                    <w:sz w:val="22"/>
                    <w:szCs w:val="22"/>
                  </w:rPr>
                </w:rPrChange>
              </w:rPr>
            </w:pPr>
            <w:r w:rsidRPr="005C15CF">
              <w:rPr>
                <w:rFonts w:asciiTheme="majorHAnsi" w:hAnsiTheme="majorHAnsi" w:cstheme="majorHAnsi"/>
                <w:sz w:val="22"/>
                <w:szCs w:val="22"/>
                <w:rPrChange w:id="349" w:author="Krisztián Károlyi" w:date="2024-03-27T16:30:00Z">
                  <w:rPr>
                    <w:rFonts w:asciiTheme="majorHAnsi" w:hAnsiTheme="majorHAnsi" w:cstheme="majorHAnsi"/>
                    <w:color w:val="363636"/>
                    <w:sz w:val="22"/>
                    <w:szCs w:val="22"/>
                  </w:rPr>
                </w:rPrChange>
              </w:rPr>
              <w:t>Kovászna</w:t>
            </w:r>
          </w:p>
        </w:tc>
        <w:tc>
          <w:tcPr>
            <w:tcW w:w="0" w:type="auto"/>
            <w:shd w:val="clear" w:color="auto" w:fill="F2F2F2" w:themeFill="background1" w:themeFillShade="F2"/>
            <w:tcMar>
              <w:top w:w="60" w:type="dxa"/>
              <w:left w:w="120" w:type="dxa"/>
              <w:bottom w:w="60" w:type="dxa"/>
              <w:right w:w="120" w:type="dxa"/>
            </w:tcMar>
            <w:hideMark/>
          </w:tcPr>
          <w:p w14:paraId="6F1B804E" w14:textId="77777777" w:rsidR="008345AA" w:rsidRPr="005C15CF" w:rsidRDefault="008345AA" w:rsidP="008345AA">
            <w:pPr>
              <w:spacing w:after="0" w:line="240" w:lineRule="auto"/>
              <w:rPr>
                <w:rFonts w:asciiTheme="majorHAnsi" w:hAnsiTheme="majorHAnsi" w:cstheme="majorHAnsi"/>
                <w:sz w:val="22"/>
                <w:szCs w:val="22"/>
                <w:rPrChange w:id="350" w:author="Krisztián Károlyi" w:date="2024-03-27T16:30:00Z">
                  <w:rPr>
                    <w:rFonts w:asciiTheme="majorHAnsi" w:hAnsiTheme="majorHAnsi" w:cstheme="majorHAnsi"/>
                    <w:color w:val="363636"/>
                    <w:sz w:val="22"/>
                    <w:szCs w:val="22"/>
                  </w:rPr>
                </w:rPrChange>
              </w:rPr>
            </w:pPr>
            <w:r w:rsidRPr="005C15CF">
              <w:rPr>
                <w:rFonts w:asciiTheme="majorHAnsi" w:hAnsiTheme="majorHAnsi" w:cstheme="majorHAnsi"/>
                <w:sz w:val="22"/>
                <w:szCs w:val="22"/>
                <w:rPrChange w:id="351" w:author="Krisztián Károlyi" w:date="2024-03-27T16:30:00Z">
                  <w:rPr>
                    <w:rFonts w:asciiTheme="majorHAnsi" w:hAnsiTheme="majorHAnsi" w:cstheme="majorHAnsi"/>
                    <w:color w:val="363636"/>
                    <w:sz w:val="22"/>
                    <w:szCs w:val="22"/>
                  </w:rPr>
                </w:rPrChange>
              </w:rPr>
              <w:t>1.00</w:t>
            </w:r>
          </w:p>
        </w:tc>
        <w:tc>
          <w:tcPr>
            <w:tcW w:w="0" w:type="auto"/>
            <w:shd w:val="clear" w:color="auto" w:fill="F2F2F2" w:themeFill="background1" w:themeFillShade="F2"/>
            <w:tcMar>
              <w:top w:w="60" w:type="dxa"/>
              <w:left w:w="120" w:type="dxa"/>
              <w:bottom w:w="60" w:type="dxa"/>
              <w:right w:w="120" w:type="dxa"/>
            </w:tcMar>
            <w:hideMark/>
          </w:tcPr>
          <w:p w14:paraId="0D16235B" w14:textId="77777777" w:rsidR="008345AA" w:rsidRPr="005C15CF" w:rsidRDefault="008345AA" w:rsidP="008345AA">
            <w:pPr>
              <w:spacing w:after="0" w:line="240" w:lineRule="auto"/>
              <w:rPr>
                <w:rFonts w:asciiTheme="majorHAnsi" w:hAnsiTheme="majorHAnsi" w:cstheme="majorHAnsi"/>
                <w:sz w:val="22"/>
                <w:szCs w:val="22"/>
                <w:rPrChange w:id="352" w:author="Krisztián Károlyi" w:date="2024-03-27T16:30:00Z">
                  <w:rPr>
                    <w:rFonts w:asciiTheme="majorHAnsi" w:hAnsiTheme="majorHAnsi" w:cstheme="majorHAnsi"/>
                    <w:color w:val="363636"/>
                    <w:sz w:val="22"/>
                    <w:szCs w:val="22"/>
                  </w:rPr>
                </w:rPrChange>
              </w:rPr>
            </w:pPr>
            <w:r w:rsidRPr="005C15CF">
              <w:rPr>
                <w:rFonts w:asciiTheme="majorHAnsi" w:hAnsiTheme="majorHAnsi" w:cstheme="majorHAnsi"/>
                <w:sz w:val="22"/>
                <w:szCs w:val="22"/>
                <w:rPrChange w:id="353" w:author="Krisztián Károlyi" w:date="2024-03-27T16:30:00Z">
                  <w:rPr>
                    <w:rFonts w:asciiTheme="majorHAnsi" w:hAnsiTheme="majorHAnsi" w:cstheme="majorHAnsi"/>
                    <w:color w:val="363636"/>
                    <w:sz w:val="22"/>
                    <w:szCs w:val="22"/>
                  </w:rPr>
                </w:rPrChange>
              </w:rPr>
              <w:t>0.00</w:t>
            </w:r>
          </w:p>
        </w:tc>
      </w:tr>
      <w:tr w:rsidR="008345AA" w:rsidRPr="00945A48" w14:paraId="0EAB149A" w14:textId="77777777" w:rsidTr="00514216">
        <w:trPr>
          <w:trHeight w:hRule="exact" w:val="340"/>
        </w:trPr>
        <w:tc>
          <w:tcPr>
            <w:tcW w:w="0" w:type="auto"/>
            <w:shd w:val="clear" w:color="auto" w:fill="FFFFFF" w:themeFill="background1"/>
            <w:tcMar>
              <w:top w:w="60" w:type="dxa"/>
              <w:left w:w="120" w:type="dxa"/>
              <w:bottom w:w="60" w:type="dxa"/>
              <w:right w:w="120" w:type="dxa"/>
            </w:tcMar>
            <w:hideMark/>
          </w:tcPr>
          <w:p w14:paraId="16A69E58" w14:textId="77777777" w:rsidR="008345AA" w:rsidRPr="005C15CF" w:rsidRDefault="008345AA" w:rsidP="008345AA">
            <w:pPr>
              <w:spacing w:after="0" w:line="240" w:lineRule="auto"/>
              <w:rPr>
                <w:rFonts w:asciiTheme="majorHAnsi" w:hAnsiTheme="majorHAnsi" w:cstheme="majorHAnsi"/>
                <w:sz w:val="22"/>
                <w:szCs w:val="22"/>
                <w:rPrChange w:id="354" w:author="Krisztián Károlyi" w:date="2024-03-27T16:30:00Z">
                  <w:rPr>
                    <w:rFonts w:asciiTheme="majorHAnsi" w:hAnsiTheme="majorHAnsi" w:cstheme="majorHAnsi"/>
                    <w:color w:val="363636"/>
                    <w:sz w:val="22"/>
                    <w:szCs w:val="22"/>
                  </w:rPr>
                </w:rPrChange>
              </w:rPr>
            </w:pPr>
            <w:r w:rsidRPr="005C15CF">
              <w:rPr>
                <w:rFonts w:asciiTheme="majorHAnsi" w:hAnsiTheme="majorHAnsi" w:cstheme="majorHAnsi"/>
                <w:sz w:val="22"/>
                <w:szCs w:val="22"/>
                <w:rPrChange w:id="355" w:author="Krisztián Károlyi" w:date="2024-03-27T16:30:00Z">
                  <w:rPr>
                    <w:rFonts w:asciiTheme="majorHAnsi" w:hAnsiTheme="majorHAnsi" w:cstheme="majorHAnsi"/>
                    <w:color w:val="363636"/>
                    <w:sz w:val="22"/>
                    <w:szCs w:val="22"/>
                  </w:rPr>
                </w:rPrChange>
              </w:rPr>
              <w:t>Hargita</w:t>
            </w:r>
          </w:p>
        </w:tc>
        <w:tc>
          <w:tcPr>
            <w:tcW w:w="0" w:type="auto"/>
            <w:shd w:val="clear" w:color="auto" w:fill="FFFFFF" w:themeFill="background1"/>
            <w:tcMar>
              <w:top w:w="60" w:type="dxa"/>
              <w:left w:w="120" w:type="dxa"/>
              <w:bottom w:w="60" w:type="dxa"/>
              <w:right w:w="120" w:type="dxa"/>
            </w:tcMar>
            <w:hideMark/>
          </w:tcPr>
          <w:p w14:paraId="11154481" w14:textId="77777777" w:rsidR="008345AA" w:rsidRPr="005C15CF" w:rsidRDefault="008345AA" w:rsidP="008345AA">
            <w:pPr>
              <w:spacing w:after="0" w:line="240" w:lineRule="auto"/>
              <w:rPr>
                <w:rFonts w:asciiTheme="majorHAnsi" w:hAnsiTheme="majorHAnsi" w:cstheme="majorHAnsi"/>
                <w:sz w:val="22"/>
                <w:szCs w:val="22"/>
                <w:rPrChange w:id="356" w:author="Krisztián Károlyi" w:date="2024-03-27T16:30:00Z">
                  <w:rPr>
                    <w:rFonts w:asciiTheme="majorHAnsi" w:hAnsiTheme="majorHAnsi" w:cstheme="majorHAnsi"/>
                    <w:color w:val="363636"/>
                    <w:sz w:val="22"/>
                    <w:szCs w:val="22"/>
                  </w:rPr>
                </w:rPrChange>
              </w:rPr>
            </w:pPr>
            <w:r w:rsidRPr="005C15CF">
              <w:rPr>
                <w:rFonts w:asciiTheme="majorHAnsi" w:hAnsiTheme="majorHAnsi" w:cstheme="majorHAnsi"/>
                <w:sz w:val="22"/>
                <w:szCs w:val="22"/>
                <w:rPrChange w:id="357" w:author="Krisztián Károlyi" w:date="2024-03-27T16:30:00Z">
                  <w:rPr>
                    <w:rFonts w:asciiTheme="majorHAnsi" w:hAnsiTheme="majorHAnsi" w:cstheme="majorHAnsi"/>
                    <w:color w:val="363636"/>
                    <w:sz w:val="22"/>
                    <w:szCs w:val="22"/>
                  </w:rPr>
                </w:rPrChange>
              </w:rPr>
              <w:t>1.00</w:t>
            </w:r>
          </w:p>
        </w:tc>
        <w:tc>
          <w:tcPr>
            <w:tcW w:w="0" w:type="auto"/>
            <w:shd w:val="clear" w:color="auto" w:fill="FFFFFF" w:themeFill="background1"/>
            <w:tcMar>
              <w:top w:w="60" w:type="dxa"/>
              <w:left w:w="120" w:type="dxa"/>
              <w:bottom w:w="60" w:type="dxa"/>
              <w:right w:w="120" w:type="dxa"/>
            </w:tcMar>
            <w:hideMark/>
          </w:tcPr>
          <w:p w14:paraId="77F1B49E" w14:textId="77777777" w:rsidR="008345AA" w:rsidRPr="005C15CF" w:rsidRDefault="008345AA" w:rsidP="008345AA">
            <w:pPr>
              <w:spacing w:after="0" w:line="240" w:lineRule="auto"/>
              <w:rPr>
                <w:rFonts w:asciiTheme="majorHAnsi" w:hAnsiTheme="majorHAnsi" w:cstheme="majorHAnsi"/>
                <w:sz w:val="22"/>
                <w:szCs w:val="22"/>
                <w:rPrChange w:id="358" w:author="Krisztián Károlyi" w:date="2024-03-27T16:30:00Z">
                  <w:rPr>
                    <w:rFonts w:asciiTheme="majorHAnsi" w:hAnsiTheme="majorHAnsi" w:cstheme="majorHAnsi"/>
                    <w:color w:val="363636"/>
                    <w:sz w:val="22"/>
                    <w:szCs w:val="22"/>
                  </w:rPr>
                </w:rPrChange>
              </w:rPr>
            </w:pPr>
            <w:r w:rsidRPr="005C15CF">
              <w:rPr>
                <w:rFonts w:asciiTheme="majorHAnsi" w:hAnsiTheme="majorHAnsi" w:cstheme="majorHAnsi"/>
                <w:sz w:val="22"/>
                <w:szCs w:val="22"/>
                <w:rPrChange w:id="359" w:author="Krisztián Károlyi" w:date="2024-03-27T16:30:00Z">
                  <w:rPr>
                    <w:rFonts w:asciiTheme="majorHAnsi" w:hAnsiTheme="majorHAnsi" w:cstheme="majorHAnsi"/>
                    <w:color w:val="363636"/>
                    <w:sz w:val="22"/>
                    <w:szCs w:val="22"/>
                  </w:rPr>
                </w:rPrChange>
              </w:rPr>
              <w:t>0.00</w:t>
            </w:r>
          </w:p>
        </w:tc>
      </w:tr>
      <w:tr w:rsidR="001B1A11" w:rsidRPr="00945A48" w14:paraId="6AC09A62" w14:textId="77777777" w:rsidTr="001B1A11">
        <w:trPr>
          <w:trHeight w:hRule="exact" w:val="340"/>
        </w:trPr>
        <w:tc>
          <w:tcPr>
            <w:tcW w:w="0" w:type="auto"/>
            <w:shd w:val="clear" w:color="auto" w:fill="F2F2F2" w:themeFill="background1" w:themeFillShade="F2"/>
            <w:tcMar>
              <w:top w:w="60" w:type="dxa"/>
              <w:left w:w="120" w:type="dxa"/>
              <w:bottom w:w="60" w:type="dxa"/>
              <w:right w:w="120" w:type="dxa"/>
            </w:tcMar>
            <w:hideMark/>
          </w:tcPr>
          <w:p w14:paraId="54420D85" w14:textId="77777777" w:rsidR="008345AA" w:rsidRPr="005C15CF" w:rsidRDefault="008345AA" w:rsidP="008345AA">
            <w:pPr>
              <w:spacing w:after="0" w:line="240" w:lineRule="auto"/>
              <w:rPr>
                <w:rFonts w:asciiTheme="majorHAnsi" w:hAnsiTheme="majorHAnsi" w:cstheme="majorHAnsi"/>
                <w:sz w:val="22"/>
                <w:szCs w:val="22"/>
                <w:rPrChange w:id="360" w:author="Krisztián Károlyi" w:date="2024-03-27T16:30:00Z">
                  <w:rPr>
                    <w:rFonts w:asciiTheme="majorHAnsi" w:hAnsiTheme="majorHAnsi" w:cstheme="majorHAnsi"/>
                    <w:color w:val="363636"/>
                    <w:sz w:val="22"/>
                    <w:szCs w:val="22"/>
                  </w:rPr>
                </w:rPrChange>
              </w:rPr>
            </w:pPr>
            <w:r w:rsidRPr="005C15CF">
              <w:rPr>
                <w:rFonts w:asciiTheme="majorHAnsi" w:hAnsiTheme="majorHAnsi" w:cstheme="majorHAnsi"/>
                <w:sz w:val="22"/>
                <w:szCs w:val="22"/>
                <w:rPrChange w:id="361" w:author="Krisztián Károlyi" w:date="2024-03-27T16:30:00Z">
                  <w:rPr>
                    <w:rFonts w:asciiTheme="majorHAnsi" w:hAnsiTheme="majorHAnsi" w:cstheme="majorHAnsi"/>
                    <w:color w:val="363636"/>
                    <w:sz w:val="22"/>
                    <w:szCs w:val="22"/>
                  </w:rPr>
                </w:rPrChange>
              </w:rPr>
              <w:t>Maros</w:t>
            </w:r>
          </w:p>
        </w:tc>
        <w:tc>
          <w:tcPr>
            <w:tcW w:w="0" w:type="auto"/>
            <w:shd w:val="clear" w:color="auto" w:fill="F2F2F2" w:themeFill="background1" w:themeFillShade="F2"/>
            <w:tcMar>
              <w:top w:w="60" w:type="dxa"/>
              <w:left w:w="120" w:type="dxa"/>
              <w:bottom w:w="60" w:type="dxa"/>
              <w:right w:w="120" w:type="dxa"/>
            </w:tcMar>
            <w:hideMark/>
          </w:tcPr>
          <w:p w14:paraId="050D7C4A" w14:textId="77777777" w:rsidR="008345AA" w:rsidRPr="005C15CF" w:rsidRDefault="008345AA" w:rsidP="008345AA">
            <w:pPr>
              <w:spacing w:after="0" w:line="240" w:lineRule="auto"/>
              <w:rPr>
                <w:rFonts w:asciiTheme="majorHAnsi" w:hAnsiTheme="majorHAnsi" w:cstheme="majorHAnsi"/>
                <w:sz w:val="22"/>
                <w:szCs w:val="22"/>
                <w:rPrChange w:id="362" w:author="Krisztián Károlyi" w:date="2024-03-27T16:30:00Z">
                  <w:rPr>
                    <w:rFonts w:asciiTheme="majorHAnsi" w:hAnsiTheme="majorHAnsi" w:cstheme="majorHAnsi"/>
                    <w:color w:val="363636"/>
                    <w:sz w:val="22"/>
                    <w:szCs w:val="22"/>
                  </w:rPr>
                </w:rPrChange>
              </w:rPr>
            </w:pPr>
            <w:r w:rsidRPr="005C15CF">
              <w:rPr>
                <w:rFonts w:asciiTheme="majorHAnsi" w:hAnsiTheme="majorHAnsi" w:cstheme="majorHAnsi"/>
                <w:sz w:val="22"/>
                <w:szCs w:val="22"/>
                <w:rPrChange w:id="363" w:author="Krisztián Károlyi" w:date="2024-03-27T16:30:00Z">
                  <w:rPr>
                    <w:rFonts w:asciiTheme="majorHAnsi" w:hAnsiTheme="majorHAnsi" w:cstheme="majorHAnsi"/>
                    <w:color w:val="363636"/>
                    <w:sz w:val="22"/>
                    <w:szCs w:val="22"/>
                  </w:rPr>
                </w:rPrChange>
              </w:rPr>
              <w:t>0.99</w:t>
            </w:r>
          </w:p>
        </w:tc>
        <w:tc>
          <w:tcPr>
            <w:tcW w:w="0" w:type="auto"/>
            <w:shd w:val="clear" w:color="auto" w:fill="F2F2F2" w:themeFill="background1" w:themeFillShade="F2"/>
            <w:tcMar>
              <w:top w:w="60" w:type="dxa"/>
              <w:left w:w="120" w:type="dxa"/>
              <w:bottom w:w="60" w:type="dxa"/>
              <w:right w:w="120" w:type="dxa"/>
            </w:tcMar>
            <w:hideMark/>
          </w:tcPr>
          <w:p w14:paraId="7165D59B" w14:textId="77777777" w:rsidR="008345AA" w:rsidRPr="005C15CF" w:rsidRDefault="008345AA" w:rsidP="008345AA">
            <w:pPr>
              <w:spacing w:after="0" w:line="240" w:lineRule="auto"/>
              <w:rPr>
                <w:rFonts w:asciiTheme="majorHAnsi" w:hAnsiTheme="majorHAnsi" w:cstheme="majorHAnsi"/>
                <w:sz w:val="22"/>
                <w:szCs w:val="22"/>
                <w:rPrChange w:id="364" w:author="Krisztián Károlyi" w:date="2024-03-27T16:30:00Z">
                  <w:rPr>
                    <w:rFonts w:asciiTheme="majorHAnsi" w:hAnsiTheme="majorHAnsi" w:cstheme="majorHAnsi"/>
                    <w:color w:val="363636"/>
                    <w:sz w:val="22"/>
                    <w:szCs w:val="22"/>
                  </w:rPr>
                </w:rPrChange>
              </w:rPr>
            </w:pPr>
            <w:r w:rsidRPr="005C15CF">
              <w:rPr>
                <w:rFonts w:asciiTheme="majorHAnsi" w:hAnsiTheme="majorHAnsi" w:cstheme="majorHAnsi"/>
                <w:sz w:val="22"/>
                <w:szCs w:val="22"/>
                <w:rPrChange w:id="365" w:author="Krisztián Károlyi" w:date="2024-03-27T16:30:00Z">
                  <w:rPr>
                    <w:rFonts w:asciiTheme="majorHAnsi" w:hAnsiTheme="majorHAnsi" w:cstheme="majorHAnsi"/>
                    <w:color w:val="363636"/>
                    <w:sz w:val="22"/>
                    <w:szCs w:val="22"/>
                  </w:rPr>
                </w:rPrChange>
              </w:rPr>
              <w:t>0.00</w:t>
            </w:r>
          </w:p>
        </w:tc>
      </w:tr>
    </w:tbl>
    <w:p w14:paraId="1025321C" w14:textId="77777777" w:rsidR="00424697" w:rsidRPr="00945A48" w:rsidRDefault="00424697">
      <w:pPr>
        <w:rPr>
          <w:rFonts w:eastAsiaTheme="majorEastAsia"/>
          <w:b/>
          <w:sz w:val="32"/>
          <w:szCs w:val="32"/>
          <w14:textOutline w14:w="6350" w14:cap="rnd" w14:cmpd="sng" w14:algn="ctr">
            <w14:solidFill>
              <w14:schemeClr w14:val="tx1"/>
            </w14:solidFill>
            <w14:prstDash w14:val="solid"/>
            <w14:bevel/>
          </w14:textOutline>
        </w:rPr>
      </w:pPr>
      <w:r w:rsidRPr="00945A48">
        <w:br w:type="page"/>
      </w:r>
    </w:p>
    <w:p w14:paraId="0AB537CD" w14:textId="5B66C1C9" w:rsidR="006A5EB3" w:rsidRPr="00945A48" w:rsidRDefault="004D1E39" w:rsidP="004D1E39">
      <w:pPr>
        <w:pStyle w:val="Heading1"/>
        <w:jc w:val="both"/>
        <w:rPr>
          <w:rFonts w:cs="Times New Roman"/>
        </w:rPr>
      </w:pPr>
      <w:del w:id="366" w:author="Krisztián Károlyi" w:date="2024-03-27T16:31:00Z">
        <w:r w:rsidRPr="00945A48" w:rsidDel="00A233FC">
          <w:rPr>
            <w:rFonts w:cs="Times New Roman"/>
          </w:rPr>
          <w:lastRenderedPageBreak/>
          <w:delText xml:space="preserve">4 </w:delText>
        </w:r>
      </w:del>
      <w:bookmarkStart w:id="367" w:name="_Toc162458084"/>
      <w:r w:rsidRPr="00945A48">
        <w:rPr>
          <w:rFonts w:cs="Times New Roman"/>
        </w:rPr>
        <w:t xml:space="preserve">Előrejelzés </w:t>
      </w:r>
      <w:r w:rsidR="001871C1" w:rsidRPr="00945A48">
        <w:rPr>
          <w:rFonts w:cs="Times New Roman"/>
        </w:rPr>
        <w:t>Box-Jenkins</w:t>
      </w:r>
      <w:r w:rsidRPr="00945A48">
        <w:rPr>
          <w:rFonts w:cs="Times New Roman"/>
        </w:rPr>
        <w:t xml:space="preserve"> módszerrel</w:t>
      </w:r>
      <w:bookmarkEnd w:id="347"/>
      <w:bookmarkEnd w:id="367"/>
    </w:p>
    <w:p w14:paraId="045514B8" w14:textId="7151FD4D" w:rsidR="00346B1E" w:rsidRPr="00945A48" w:rsidRDefault="00E759F5" w:rsidP="000F60CA">
      <w:pPr>
        <w:jc w:val="both"/>
      </w:pPr>
      <w:r w:rsidRPr="00945A48">
        <w:t xml:space="preserve">Az eljárás nevét két fő </w:t>
      </w:r>
      <w:proofErr w:type="spellStart"/>
      <w:r w:rsidRPr="00945A48">
        <w:t>proponenséről</w:t>
      </w:r>
      <w:proofErr w:type="spellEnd"/>
      <w:r w:rsidRPr="00945A48">
        <w:t xml:space="preserve">, George </w:t>
      </w:r>
      <w:proofErr w:type="spellStart"/>
      <w:r w:rsidRPr="00945A48">
        <w:t>Bo</w:t>
      </w:r>
      <w:r w:rsidR="00C338EC" w:rsidRPr="00945A48">
        <w:t>x</w:t>
      </w:r>
      <w:r w:rsidRPr="00945A48">
        <w:t>-ról</w:t>
      </w:r>
      <w:proofErr w:type="spellEnd"/>
      <w:r w:rsidRPr="00945A48">
        <w:t xml:space="preserve"> és </w:t>
      </w:r>
      <w:proofErr w:type="spellStart"/>
      <w:r w:rsidRPr="00945A48">
        <w:t>Gwilym</w:t>
      </w:r>
      <w:proofErr w:type="spellEnd"/>
      <w:r w:rsidRPr="00945A48">
        <w:t xml:space="preserve"> </w:t>
      </w:r>
      <w:proofErr w:type="spellStart"/>
      <w:r w:rsidRPr="00945A48">
        <w:t>Jenkins-ről</w:t>
      </w:r>
      <w:proofErr w:type="spellEnd"/>
      <w:r w:rsidRPr="00945A48">
        <w:t xml:space="preserve"> </w:t>
      </w:r>
      <w:r w:rsidR="003B22D9" w:rsidRPr="00945A48">
        <w:t>kapta.</w:t>
      </w:r>
      <w:r w:rsidR="00747591" w:rsidRPr="00945A48">
        <w:t xml:space="preserve"> </w:t>
      </w:r>
      <w:r w:rsidR="008E0B70" w:rsidRPr="00945A48">
        <w:t xml:space="preserve">Az alapgondolat az, hogy </w:t>
      </w:r>
      <w:r w:rsidR="00E258C3" w:rsidRPr="00945A48">
        <w:t xml:space="preserve">az idősorokat </w:t>
      </w:r>
      <w:r w:rsidR="0077285D" w:rsidRPr="00945A48">
        <w:t>ARIMA (q, d, q) modellel írjuk le</w:t>
      </w:r>
      <w:r w:rsidR="00DA40DA" w:rsidRPr="00945A48">
        <w:t xml:space="preserve">. </w:t>
      </w:r>
      <w:r w:rsidR="00630F55" w:rsidRPr="00945A48">
        <w:t xml:space="preserve">A paramétereket a lehető legjobban kell behatárolni </w:t>
      </w:r>
      <w:r w:rsidR="00607569" w:rsidRPr="00945A48">
        <w:t>a modell pontosságának érdekében.</w:t>
      </w:r>
    </w:p>
    <w:p w14:paraId="7FEECA84" w14:textId="61733B61" w:rsidR="00AB7F39" w:rsidRPr="00945A48" w:rsidRDefault="00672457" w:rsidP="00FB5985">
      <w:pPr>
        <w:jc w:val="both"/>
      </w:pPr>
      <w:r w:rsidRPr="00945A48">
        <w:t>A</w:t>
      </w:r>
      <w:r w:rsidR="00CC61EA" w:rsidRPr="00945A48">
        <w:t>z eljárás f</w:t>
      </w:r>
      <w:r w:rsidR="00561BD6" w:rsidRPr="00945A48">
        <w:t xml:space="preserve">őbb </w:t>
      </w:r>
      <w:r w:rsidRPr="00945A48">
        <w:t>lépés</w:t>
      </w:r>
      <w:r w:rsidR="00CA4DF5" w:rsidRPr="00945A48">
        <w:t>ei</w:t>
      </w:r>
      <w:r w:rsidR="00CC61EA" w:rsidRPr="00945A48">
        <w:t xml:space="preserve"> a következők</w:t>
      </w:r>
      <w:r w:rsidRPr="00945A48">
        <w:t>:</w:t>
      </w:r>
    </w:p>
    <w:p w14:paraId="0A760951" w14:textId="02340AD7" w:rsidR="00DB12B1" w:rsidRPr="00945A48" w:rsidRDefault="00AB7F39" w:rsidP="00FB5985">
      <w:pPr>
        <w:pStyle w:val="ListParagraph"/>
        <w:numPr>
          <w:ilvl w:val="0"/>
          <w:numId w:val="17"/>
        </w:numPr>
        <w:jc w:val="both"/>
      </w:pPr>
      <w:r w:rsidRPr="00945A48">
        <w:t>A stacionaritás vizsgálata</w:t>
      </w:r>
      <w:r w:rsidR="00DB12B1" w:rsidRPr="00945A48">
        <w:t xml:space="preserve"> (pl. ADF</w:t>
      </w:r>
      <w:r w:rsidR="00752BF1" w:rsidRPr="00945A48">
        <w:t xml:space="preserve"> és </w:t>
      </w:r>
      <w:r w:rsidR="00DB12B1" w:rsidRPr="00945A48">
        <w:t xml:space="preserve">KPSS </w:t>
      </w:r>
      <w:r w:rsidR="00752BF1" w:rsidRPr="00945A48">
        <w:t xml:space="preserve">tesztek </w:t>
      </w:r>
      <w:r w:rsidR="00DB12B1" w:rsidRPr="00945A48">
        <w:t>segítségével)</w:t>
      </w:r>
      <w:r w:rsidR="00C82386" w:rsidRPr="00945A48">
        <w:t>. Ha nem stacioner az idősor, differenciálni kell</w:t>
      </w:r>
      <w:r w:rsidR="001238CB" w:rsidRPr="00945A48">
        <w:t>.</w:t>
      </w:r>
    </w:p>
    <w:p w14:paraId="2F1A4B29" w14:textId="36A3D24C" w:rsidR="00035D2F" w:rsidRPr="00945A48" w:rsidRDefault="002176C5" w:rsidP="00FB5985">
      <w:pPr>
        <w:pStyle w:val="ListParagraph"/>
        <w:numPr>
          <w:ilvl w:val="0"/>
          <w:numId w:val="17"/>
        </w:numPr>
        <w:jc w:val="both"/>
      </w:pPr>
      <w:r w:rsidRPr="00945A48">
        <w:t>AR</w:t>
      </w:r>
      <w:r w:rsidR="007800A1" w:rsidRPr="00945A48">
        <w:t>(p)</w:t>
      </w:r>
      <w:r w:rsidRPr="00945A48">
        <w:t xml:space="preserve"> és MA</w:t>
      </w:r>
      <w:r w:rsidR="007800A1" w:rsidRPr="00945A48">
        <w:t>(q)</w:t>
      </w:r>
      <w:r w:rsidRPr="00945A48">
        <w:t xml:space="preserve"> komponensek paramétereinek </w:t>
      </w:r>
      <w:r w:rsidR="00E31225" w:rsidRPr="00945A48">
        <w:t xml:space="preserve">kezdeti </w:t>
      </w:r>
      <w:r w:rsidRPr="00945A48">
        <w:t>behatárolása PACF és ACF tesztek segítségével</w:t>
      </w:r>
      <w:r w:rsidR="0090638F" w:rsidRPr="00945A48">
        <w:t>.</w:t>
      </w:r>
      <w:r w:rsidR="00F30657" w:rsidRPr="00945A48">
        <w:t xml:space="preserve"> </w:t>
      </w:r>
      <w:r w:rsidR="009A4FE1" w:rsidRPr="00945A48">
        <w:t>Modell „tanítása” a tanítóadatokkal.</w:t>
      </w:r>
    </w:p>
    <w:p w14:paraId="5C26CA53" w14:textId="75ABD0CB" w:rsidR="00952E61" w:rsidRPr="00945A48" w:rsidRDefault="00394DFD" w:rsidP="00FB5985">
      <w:pPr>
        <w:pStyle w:val="ListParagraph"/>
        <w:numPr>
          <w:ilvl w:val="0"/>
          <w:numId w:val="17"/>
        </w:numPr>
        <w:jc w:val="both"/>
      </w:pPr>
      <w:r w:rsidRPr="00945A48">
        <w:t xml:space="preserve">Modellminősítés: </w:t>
      </w:r>
      <w:r w:rsidR="007E6F11" w:rsidRPr="00945A48">
        <w:t xml:space="preserve">A </w:t>
      </w:r>
      <w:r w:rsidR="0003665A" w:rsidRPr="00945A48">
        <w:t>legjobban illeszkedő</w:t>
      </w:r>
      <w:r w:rsidR="007E6F11" w:rsidRPr="00945A48">
        <w:t xml:space="preserve"> modell</w:t>
      </w:r>
      <w:r w:rsidR="002108A0" w:rsidRPr="00945A48">
        <w:t xml:space="preserve"> </w:t>
      </w:r>
      <w:r w:rsidR="003F15C4" w:rsidRPr="00945A48">
        <w:t xml:space="preserve">(AR/MA/ARMA/ARIMA) </w:t>
      </w:r>
      <w:r w:rsidR="007E6F11" w:rsidRPr="00945A48">
        <w:t>a</w:t>
      </w:r>
      <w:r w:rsidR="002108A0" w:rsidRPr="00945A48">
        <w:t xml:space="preserve"> legkisebb</w:t>
      </w:r>
      <w:r w:rsidR="007E6F11" w:rsidRPr="00945A48">
        <w:t xml:space="preserve"> </w:t>
      </w:r>
      <w:proofErr w:type="spellStart"/>
      <w:r w:rsidR="007E6F11" w:rsidRPr="00945A48">
        <w:t>Akaike</w:t>
      </w:r>
      <w:proofErr w:type="spellEnd"/>
      <w:r w:rsidR="007E6F11" w:rsidRPr="00945A48">
        <w:t xml:space="preserve"> </w:t>
      </w:r>
      <w:proofErr w:type="spellStart"/>
      <w:r w:rsidR="007E6F11" w:rsidRPr="00945A48">
        <w:t>Information</w:t>
      </w:r>
      <w:proofErr w:type="spellEnd"/>
      <w:r w:rsidR="007E6F11" w:rsidRPr="00945A48">
        <w:t xml:space="preserve"> </w:t>
      </w:r>
      <w:proofErr w:type="spellStart"/>
      <w:r w:rsidR="007E6F11" w:rsidRPr="00945A48">
        <w:t>Criterion</w:t>
      </w:r>
      <w:proofErr w:type="spellEnd"/>
      <w:r w:rsidR="007E6F11" w:rsidRPr="00945A48">
        <w:t xml:space="preserve"> (AIC) </w:t>
      </w:r>
      <w:r w:rsidR="002108A0" w:rsidRPr="00945A48">
        <w:t>érték</w:t>
      </w:r>
      <w:r w:rsidR="00E44FFB" w:rsidRPr="00945A48">
        <w:t>kel rendelkező</w:t>
      </w:r>
      <w:r w:rsidR="002108A0" w:rsidRPr="00945A48">
        <w:t xml:space="preserve"> modell lesz.</w:t>
      </w:r>
    </w:p>
    <w:p w14:paraId="7C021FCB" w14:textId="1C9F4359" w:rsidR="0089097A" w:rsidRPr="00945A48" w:rsidRDefault="00A86BCA" w:rsidP="0089097A">
      <w:pPr>
        <w:pStyle w:val="ListParagraph"/>
        <w:numPr>
          <w:ilvl w:val="0"/>
          <w:numId w:val="17"/>
        </w:numPr>
        <w:jc w:val="both"/>
      </w:pPr>
      <w:r w:rsidRPr="00945A48">
        <w:t xml:space="preserve">Előrejelzés </w:t>
      </w:r>
      <w:r w:rsidR="008A37ED" w:rsidRPr="00945A48">
        <w:t>k</w:t>
      </w:r>
      <w:r w:rsidRPr="00945A48">
        <w:t>észítése</w:t>
      </w:r>
      <w:r w:rsidR="00FB74F3" w:rsidRPr="00945A48">
        <w:t>, majd</w:t>
      </w:r>
      <w:r w:rsidRPr="00945A48">
        <w:t xml:space="preserve"> annak pontosságának meghatározása </w:t>
      </w:r>
      <w:r w:rsidR="00432B44" w:rsidRPr="00945A48">
        <w:t>(</w:t>
      </w:r>
      <w:r w:rsidRPr="00945A48">
        <w:t xml:space="preserve">például MSE, </w:t>
      </w:r>
      <w:r w:rsidR="008B6C2F" w:rsidRPr="00945A48">
        <w:t>R</w:t>
      </w:r>
      <w:r w:rsidR="0077054F" w:rsidRPr="00945A48">
        <w:t>R</w:t>
      </w:r>
      <w:r w:rsidRPr="00945A48">
        <w:t>MSE</w:t>
      </w:r>
      <w:r w:rsidR="00BA637A" w:rsidRPr="00945A48">
        <w:t xml:space="preserve">, MAPE </w:t>
      </w:r>
      <w:r w:rsidR="008B6C2F" w:rsidRPr="00945A48">
        <w:t>mutatókkal</w:t>
      </w:r>
      <w:r w:rsidR="008600F8" w:rsidRPr="00945A48">
        <w:t>, hibák eloszlás</w:t>
      </w:r>
      <w:r w:rsidR="00691A31" w:rsidRPr="00945A48">
        <w:t xml:space="preserve">a, </w:t>
      </w:r>
      <w:proofErr w:type="spellStart"/>
      <w:r w:rsidR="00691A31" w:rsidRPr="00945A48">
        <w:t>heteroszkedaszicitá</w:t>
      </w:r>
      <w:r w:rsidR="006D4C1C" w:rsidRPr="00945A48">
        <w:t>s</w:t>
      </w:r>
      <w:proofErr w:type="spellEnd"/>
      <w:r w:rsidR="00691A31" w:rsidRPr="00945A48">
        <w:t xml:space="preserve">, </w:t>
      </w:r>
      <w:r w:rsidR="00271EF5" w:rsidRPr="00945A48">
        <w:t xml:space="preserve">reziduumok </w:t>
      </w:r>
      <w:proofErr w:type="spellStart"/>
      <w:r w:rsidR="00271EF5" w:rsidRPr="00945A48">
        <w:t>autokorrelációjának</w:t>
      </w:r>
      <w:proofErr w:type="spellEnd"/>
      <w:r w:rsidR="00271EF5" w:rsidRPr="00945A48">
        <w:t xml:space="preserve"> vizsgálata</w:t>
      </w:r>
      <w:r w:rsidR="00432B44" w:rsidRPr="00945A48">
        <w:t>)</w:t>
      </w:r>
      <w:r w:rsidR="007F5AEC" w:rsidRPr="00945A48">
        <w:t>.</w:t>
      </w:r>
      <w:r w:rsidR="008600F8" w:rsidRPr="00945A48">
        <w:t xml:space="preserve"> </w:t>
      </w:r>
    </w:p>
    <w:p w14:paraId="76A63E35" w14:textId="70A9E06D" w:rsidR="00CE124B" w:rsidRPr="00945A48" w:rsidRDefault="007F5AEC" w:rsidP="0089097A">
      <w:pPr>
        <w:jc w:val="both"/>
      </w:pPr>
      <w:r w:rsidRPr="00945A48">
        <w:t>Ha nem elég jók az eredmények, másféle modell</w:t>
      </w:r>
      <w:r w:rsidR="00052117" w:rsidRPr="00945A48">
        <w:t>eket</w:t>
      </w:r>
      <w:r w:rsidRPr="00945A48">
        <w:t xml:space="preserve"> is ki kell próbálni</w:t>
      </w:r>
      <w:r w:rsidR="00052117" w:rsidRPr="00945A48">
        <w:t xml:space="preserve">, tehát a </w:t>
      </w:r>
      <w:r w:rsidR="00E97076" w:rsidRPr="00945A48">
        <w:t>második</w:t>
      </w:r>
      <w:r w:rsidR="00052117" w:rsidRPr="00945A48">
        <w:t xml:space="preserve">, </w:t>
      </w:r>
      <w:r w:rsidR="00566976" w:rsidRPr="00945A48">
        <w:t>harmadik</w:t>
      </w:r>
      <w:r w:rsidR="00052117" w:rsidRPr="00945A48">
        <w:t xml:space="preserve"> és a</w:t>
      </w:r>
      <w:r w:rsidR="00566976" w:rsidRPr="00945A48">
        <w:t xml:space="preserve"> negyedik </w:t>
      </w:r>
      <w:r w:rsidR="00052117" w:rsidRPr="00945A48">
        <w:t>lépé</w:t>
      </w:r>
      <w:r w:rsidR="009D140E" w:rsidRPr="00945A48">
        <w:t xml:space="preserve">s </w:t>
      </w:r>
      <w:r w:rsidR="009E37A1" w:rsidRPr="00945A48">
        <w:t>addig ismétlődik, amíg meg találjuk a legjobb modellt.</w:t>
      </w:r>
    </w:p>
    <w:p w14:paraId="2B122BD8" w14:textId="77777777" w:rsidR="00426125" w:rsidRPr="00945A48" w:rsidRDefault="001A5456" w:rsidP="00426125">
      <w:pPr>
        <w:keepNext/>
        <w:spacing w:after="0"/>
        <w:jc w:val="center"/>
      </w:pPr>
      <w:r w:rsidRPr="00945A48">
        <w:rPr>
          <w:noProof/>
        </w:rPr>
        <w:drawing>
          <wp:inline distT="0" distB="0" distL="0" distR="0" wp14:anchorId="26480F71" wp14:editId="5565870C">
            <wp:extent cx="4416724" cy="2946755"/>
            <wp:effectExtent l="19050" t="19050" r="22225" b="25400"/>
            <wp:docPr id="878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51" name=""/>
                    <pic:cNvPicPr/>
                  </pic:nvPicPr>
                  <pic:blipFill>
                    <a:blip r:embed="rId17"/>
                    <a:stretch>
                      <a:fillRect/>
                    </a:stretch>
                  </pic:blipFill>
                  <pic:spPr>
                    <a:xfrm>
                      <a:off x="0" y="0"/>
                      <a:ext cx="4421209" cy="2949747"/>
                    </a:xfrm>
                    <a:prstGeom prst="rect">
                      <a:avLst/>
                    </a:prstGeom>
                    <a:ln>
                      <a:solidFill>
                        <a:schemeClr val="tx1"/>
                      </a:solidFill>
                    </a:ln>
                  </pic:spPr>
                </pic:pic>
              </a:graphicData>
            </a:graphic>
          </wp:inline>
        </w:drawing>
      </w:r>
    </w:p>
    <w:p w14:paraId="7328D116" w14:textId="2D12E153" w:rsidR="00426125" w:rsidRPr="00945A48" w:rsidRDefault="004230E1" w:rsidP="00426125">
      <w:pPr>
        <w:pStyle w:val="Caption"/>
        <w:jc w:val="center"/>
        <w:rPr>
          <w:color w:val="auto"/>
        </w:rPr>
      </w:pPr>
      <w:r w:rsidRPr="00945A48">
        <w:rPr>
          <w:b/>
          <w:bCs/>
          <w:color w:val="auto"/>
        </w:rPr>
        <w:t>5</w:t>
      </w:r>
      <w:r w:rsidR="00426125" w:rsidRPr="00945A48">
        <w:rPr>
          <w:b/>
          <w:bCs/>
          <w:color w:val="auto"/>
        </w:rPr>
        <w:t>. ábra</w:t>
      </w:r>
      <w:r w:rsidR="00426125" w:rsidRPr="00945A48">
        <w:rPr>
          <w:color w:val="auto"/>
        </w:rPr>
        <w:t>: A Box-Jenkins eljárás folyamatábrája</w:t>
      </w:r>
    </w:p>
    <w:p w14:paraId="098C24BE" w14:textId="76EB1147" w:rsidR="00CE124B" w:rsidRPr="00945A48" w:rsidRDefault="00A02305" w:rsidP="00AF5FB8">
      <w:r w:rsidRPr="00945A48">
        <w:t xml:space="preserve">A következő lépésben </w:t>
      </w:r>
      <w:r w:rsidR="00D92863" w:rsidRPr="00945A48">
        <w:t xml:space="preserve">elvégzem a stacionaritás </w:t>
      </w:r>
      <w:r w:rsidR="00666BCB" w:rsidRPr="00945A48">
        <w:t>vizs</w:t>
      </w:r>
      <w:r w:rsidR="00383CE6" w:rsidRPr="00945A48">
        <w:t>g</w:t>
      </w:r>
      <w:r w:rsidR="00666BCB" w:rsidRPr="00945A48">
        <w:t>álat</w:t>
      </w:r>
      <w:r w:rsidR="00383CE6" w:rsidRPr="00945A48">
        <w:t>át</w:t>
      </w:r>
      <w:r w:rsidR="00DC4BEB" w:rsidRPr="00945A48">
        <w:t xml:space="preserve"> a három idősorra</w:t>
      </w:r>
      <w:r w:rsidR="00D92863" w:rsidRPr="00945A48">
        <w:t xml:space="preserve"> és ismertetem az eredményeket. </w:t>
      </w:r>
    </w:p>
    <w:p w14:paraId="652A75DB" w14:textId="71EB189E" w:rsidR="006A5EB3" w:rsidRPr="00945A48" w:rsidRDefault="009C3B40" w:rsidP="009C3B40">
      <w:pPr>
        <w:pStyle w:val="Heading2"/>
        <w:rPr>
          <w:rFonts w:cs="Times New Roman"/>
          <w:color w:val="000000" w:themeColor="text1"/>
        </w:rPr>
      </w:pPr>
      <w:bookmarkStart w:id="368" w:name="_Toc159784272"/>
      <w:del w:id="369" w:author="Krisztián Károlyi" w:date="2024-03-27T16:31:00Z">
        <w:r w:rsidRPr="00945A48" w:rsidDel="00A233FC">
          <w:rPr>
            <w:rFonts w:cs="Times New Roman"/>
            <w:color w:val="000000" w:themeColor="text1"/>
          </w:rPr>
          <w:lastRenderedPageBreak/>
          <w:delText xml:space="preserve">4.1 </w:delText>
        </w:r>
      </w:del>
      <w:bookmarkStart w:id="370" w:name="_Toc162458085"/>
      <w:r w:rsidRPr="00945A48">
        <w:rPr>
          <w:rFonts w:cs="Times New Roman"/>
          <w:color w:val="000000" w:themeColor="text1"/>
        </w:rPr>
        <w:t>A stacionaritás vizsgálata</w:t>
      </w:r>
      <w:bookmarkEnd w:id="368"/>
      <w:bookmarkEnd w:id="370"/>
    </w:p>
    <w:p w14:paraId="28F85037" w14:textId="78CF3834" w:rsidR="006A5EB3" w:rsidRPr="00945A48" w:rsidRDefault="00000000">
      <w:pPr>
        <w:jc w:val="both"/>
      </w:pPr>
      <w:r w:rsidRPr="00945A48">
        <w:t xml:space="preserve">A stacionaritás az idősorok statisztikai tulajdonságainak időbeni </w:t>
      </w:r>
      <w:r w:rsidR="00BA1851" w:rsidRPr="00945A48">
        <w:t>(</w:t>
      </w:r>
      <w:r w:rsidRPr="00945A48">
        <w:t>közelítő</w:t>
      </w:r>
      <w:r w:rsidR="00BA1851" w:rsidRPr="00945A48">
        <w:t>)</w:t>
      </w:r>
      <w:r w:rsidRPr="00945A48">
        <w:t xml:space="preserve"> állandóságát jelenti. Egy stacionárius idősor várható értéke, varianciája és autokorrelációs függvénye állandó, vagy csak időben állandó konstans eltolódásokkal változik. </w:t>
      </w:r>
      <w:r w:rsidR="0042775C" w:rsidRPr="00945A48">
        <w:t>A s</w:t>
      </w:r>
      <w:r w:rsidRPr="00945A48">
        <w:t xml:space="preserve">tacionárius idősorok könnyebben modellezhetők és </w:t>
      </w:r>
      <w:proofErr w:type="spellStart"/>
      <w:r w:rsidRPr="00945A48">
        <w:t>előrejelzhető</w:t>
      </w:r>
      <w:r w:rsidR="003B5A60" w:rsidRPr="00945A48">
        <w:t>e</w:t>
      </w:r>
      <w:r w:rsidRPr="00945A48">
        <w:t>k</w:t>
      </w:r>
      <w:proofErr w:type="spellEnd"/>
      <w:r w:rsidRPr="00945A48">
        <w:t xml:space="preserve">. </w:t>
      </w:r>
      <w:r w:rsidR="00CC6FB4" w:rsidRPr="00945A48">
        <w:t xml:space="preserve"> </w:t>
      </w:r>
      <w:sdt>
        <w:sdtPr>
          <w:id w:val="-505738911"/>
          <w:citation/>
        </w:sdtPr>
        <w:sdtContent>
          <w:r w:rsidR="00CC6FB4" w:rsidRPr="00945A48">
            <w:fldChar w:fldCharType="begin"/>
          </w:r>
          <w:r w:rsidR="00A90EC0" w:rsidRPr="00945A48">
            <w:instrText xml:space="preserve">CITATION Sán191 \t  \l 2057 </w:instrText>
          </w:r>
          <w:r w:rsidR="00CC6FB4" w:rsidRPr="00945A48">
            <w:fldChar w:fldCharType="separate"/>
          </w:r>
          <w:r w:rsidR="00683CFD">
            <w:rPr>
              <w:noProof/>
            </w:rPr>
            <w:t>(Sándor, 2019)</w:t>
          </w:r>
          <w:r w:rsidR="00CC6FB4" w:rsidRPr="00945A48">
            <w:fldChar w:fldCharType="end"/>
          </w:r>
        </w:sdtContent>
      </w:sdt>
      <w:r w:rsidR="00CC6FB4" w:rsidRPr="00945A48">
        <w:t xml:space="preserve"> </w:t>
      </w:r>
      <w:r w:rsidRPr="00945A48">
        <w:t xml:space="preserve">A </w:t>
      </w:r>
      <w:proofErr w:type="spellStart"/>
      <w:r w:rsidRPr="00945A48">
        <w:t>stacionaritás</w:t>
      </w:r>
      <w:r w:rsidR="00893CFB" w:rsidRPr="00945A48">
        <w:t>t</w:t>
      </w:r>
      <w:proofErr w:type="spellEnd"/>
      <w:r w:rsidR="00893CFB" w:rsidRPr="00945A48">
        <w:t xml:space="preserve"> a következő két teszttel vizsgáltam:</w:t>
      </w:r>
    </w:p>
    <w:p w14:paraId="34EDAFE4" w14:textId="06FA01A9" w:rsidR="00232635" w:rsidRPr="00945A48" w:rsidRDefault="002A78B2" w:rsidP="005269FE">
      <w:pPr>
        <w:pBdr>
          <w:top w:val="nil"/>
          <w:left w:val="nil"/>
          <w:bottom w:val="nil"/>
          <w:right w:val="nil"/>
          <w:between w:val="nil"/>
        </w:pBdr>
        <w:spacing w:after="0"/>
        <w:jc w:val="both"/>
        <w:rPr>
          <w:color w:val="000000"/>
        </w:rPr>
      </w:pPr>
      <w:r w:rsidRPr="00945A48">
        <w:rPr>
          <w:color w:val="000000"/>
        </w:rPr>
        <w:t>Az</w:t>
      </w:r>
      <w:r w:rsidRPr="00945A48">
        <w:rPr>
          <w:b/>
          <w:bCs/>
          <w:color w:val="000000"/>
        </w:rPr>
        <w:t xml:space="preserve"> </w:t>
      </w:r>
      <w:proofErr w:type="spellStart"/>
      <w:r w:rsidR="00900036" w:rsidRPr="00945A48">
        <w:rPr>
          <w:b/>
          <w:bCs/>
          <w:color w:val="000000"/>
        </w:rPr>
        <w:t>Augmented</w:t>
      </w:r>
      <w:proofErr w:type="spellEnd"/>
      <w:r w:rsidR="00900036" w:rsidRPr="00945A48">
        <w:rPr>
          <w:b/>
          <w:bCs/>
          <w:color w:val="000000"/>
        </w:rPr>
        <w:t xml:space="preserve"> </w:t>
      </w:r>
      <w:proofErr w:type="spellStart"/>
      <w:r w:rsidR="00900036" w:rsidRPr="00945A48">
        <w:rPr>
          <w:b/>
          <w:bCs/>
          <w:color w:val="000000"/>
        </w:rPr>
        <w:t>Dickey-Fuller</w:t>
      </w:r>
      <w:proofErr w:type="spellEnd"/>
      <w:r w:rsidR="00900036" w:rsidRPr="00945A48">
        <w:rPr>
          <w:b/>
          <w:bCs/>
          <w:color w:val="000000"/>
        </w:rPr>
        <w:t xml:space="preserve"> (ADF) teszt</w:t>
      </w:r>
      <w:r w:rsidR="002B7E9E" w:rsidRPr="00945A48">
        <w:rPr>
          <w:color w:val="000000"/>
        </w:rPr>
        <w:t xml:space="preserve"> </w:t>
      </w:r>
      <w:proofErr w:type="spellStart"/>
      <w:r w:rsidR="002B7E9E" w:rsidRPr="00945A48">
        <w:rPr>
          <w:color w:val="000000"/>
        </w:rPr>
        <w:t>n</w:t>
      </w:r>
      <w:r w:rsidR="00232635" w:rsidRPr="00945A48">
        <w:rPr>
          <w:color w:val="000000"/>
        </w:rPr>
        <w:t>ullipotézis</w:t>
      </w:r>
      <w:r w:rsidR="003E225E" w:rsidRPr="00945A48">
        <w:rPr>
          <w:color w:val="000000"/>
        </w:rPr>
        <w:t>e</w:t>
      </w:r>
      <w:proofErr w:type="spellEnd"/>
      <w:r w:rsidR="002B7E9E" w:rsidRPr="00945A48">
        <w:rPr>
          <w:color w:val="000000"/>
        </w:rPr>
        <w:t xml:space="preserve"> </w:t>
      </w:r>
      <w:r w:rsidR="00047399" w:rsidRPr="00945A48">
        <w:rPr>
          <w:color w:val="000000"/>
        </w:rPr>
        <w:t>(H</w:t>
      </w:r>
      <w:r w:rsidR="00047399" w:rsidRPr="00945A48">
        <w:rPr>
          <w:color w:val="000000"/>
          <w:vertAlign w:val="subscript"/>
        </w:rPr>
        <w:t>0</w:t>
      </w:r>
      <w:r w:rsidR="00047399" w:rsidRPr="00945A48">
        <w:rPr>
          <w:color w:val="000000"/>
        </w:rPr>
        <w:t xml:space="preserve">) </w:t>
      </w:r>
      <w:r w:rsidR="002B7E9E" w:rsidRPr="00945A48">
        <w:rPr>
          <w:color w:val="000000"/>
        </w:rPr>
        <w:t xml:space="preserve">az, hogy </w:t>
      </w:r>
      <w:r w:rsidR="003F28A8" w:rsidRPr="00945A48">
        <w:rPr>
          <w:color w:val="000000"/>
        </w:rPr>
        <w:t>a</w:t>
      </w:r>
      <w:r w:rsidR="00232635" w:rsidRPr="00945A48">
        <w:rPr>
          <w:color w:val="000000"/>
        </w:rPr>
        <w:t>z idősorban van egységgyökér</w:t>
      </w:r>
      <w:r w:rsidR="00B06C34" w:rsidRPr="00945A48">
        <w:rPr>
          <w:color w:val="000000"/>
        </w:rPr>
        <w:t>, vagyis az idősor nem stacion</w:t>
      </w:r>
      <w:r w:rsidR="00FD7AC1" w:rsidRPr="00945A48">
        <w:rPr>
          <w:color w:val="000000"/>
        </w:rPr>
        <w:t>árius</w:t>
      </w:r>
      <w:r w:rsidR="00073516" w:rsidRPr="00945A48">
        <w:rPr>
          <w:color w:val="000000"/>
        </w:rPr>
        <w:t xml:space="preserve"> míg az alternatív hipotézis</w:t>
      </w:r>
      <w:r w:rsidR="009F55B1" w:rsidRPr="00945A48">
        <w:rPr>
          <w:color w:val="000000"/>
        </w:rPr>
        <w:t xml:space="preserve"> (H</w:t>
      </w:r>
      <w:r w:rsidR="009F55B1" w:rsidRPr="00945A48">
        <w:rPr>
          <w:color w:val="000000"/>
          <w:vertAlign w:val="subscript"/>
        </w:rPr>
        <w:t>1</w:t>
      </w:r>
      <w:r w:rsidR="009F55B1" w:rsidRPr="00945A48">
        <w:rPr>
          <w:color w:val="000000"/>
        </w:rPr>
        <w:t>)</w:t>
      </w:r>
      <w:r w:rsidR="00073516" w:rsidRPr="00945A48">
        <w:rPr>
          <w:color w:val="000000"/>
        </w:rPr>
        <w:t xml:space="preserve"> az</w:t>
      </w:r>
      <w:r w:rsidR="00767FA0" w:rsidRPr="00945A48">
        <w:rPr>
          <w:color w:val="000000"/>
        </w:rPr>
        <w:t>,</w:t>
      </w:r>
      <w:r w:rsidR="00963A68" w:rsidRPr="00945A48">
        <w:rPr>
          <w:color w:val="000000"/>
        </w:rPr>
        <w:t xml:space="preserve"> hogy nincs</w:t>
      </w:r>
      <w:r w:rsidR="00385E3A" w:rsidRPr="00945A48">
        <w:rPr>
          <w:color w:val="000000"/>
        </w:rPr>
        <w:t xml:space="preserve"> egységgyökér</w:t>
      </w:r>
      <w:r w:rsidR="00963A68" w:rsidRPr="00945A48">
        <w:rPr>
          <w:color w:val="000000"/>
        </w:rPr>
        <w:t>,</w:t>
      </w:r>
      <w:r w:rsidR="00767FA0" w:rsidRPr="00945A48">
        <w:rPr>
          <w:color w:val="000000"/>
        </w:rPr>
        <w:t xml:space="preserve"> tehát </w:t>
      </w:r>
      <w:r w:rsidR="00385E3A" w:rsidRPr="00945A48">
        <w:rPr>
          <w:color w:val="000000"/>
        </w:rPr>
        <w:t xml:space="preserve">az idősor </w:t>
      </w:r>
      <w:r w:rsidR="00767FA0" w:rsidRPr="00945A48">
        <w:rPr>
          <w:color w:val="000000"/>
        </w:rPr>
        <w:t>stacionárius</w:t>
      </w:r>
      <w:r w:rsidR="00385E3A" w:rsidRPr="00945A48">
        <w:rPr>
          <w:color w:val="000000"/>
        </w:rPr>
        <w:t>nak mondható.</w:t>
      </w:r>
    </w:p>
    <w:p w14:paraId="61575286" w14:textId="66A986A3" w:rsidR="00606BA3" w:rsidRPr="00945A48" w:rsidRDefault="00EF64D9" w:rsidP="005269FE">
      <w:pPr>
        <w:pBdr>
          <w:top w:val="nil"/>
          <w:left w:val="nil"/>
          <w:bottom w:val="nil"/>
          <w:right w:val="nil"/>
          <w:between w:val="nil"/>
        </w:pBdr>
        <w:spacing w:after="0"/>
        <w:jc w:val="both"/>
      </w:pPr>
      <w:r w:rsidRPr="00945A48">
        <w:rPr>
          <w:color w:val="000000"/>
        </w:rPr>
        <w:t xml:space="preserve">Ha a p-érték (szignifikancia szint) kisebb, mint </w:t>
      </w:r>
      <w:r w:rsidR="007E180E" w:rsidRPr="00945A48">
        <w:rPr>
          <w:color w:val="000000"/>
        </w:rPr>
        <w:t xml:space="preserve">0.05, akkor elutasítjuk a nullhipotézist, tehát az idősor stacioner, mert nincs kimutatható egységgyökér. </w:t>
      </w:r>
      <w:r w:rsidR="00232635" w:rsidRPr="00945A48">
        <w:rPr>
          <w:color w:val="000000"/>
        </w:rPr>
        <w:br/>
      </w:r>
      <w:r w:rsidR="00AC31C5" w:rsidRPr="00945A48">
        <w:rPr>
          <w:color w:val="000000"/>
        </w:rPr>
        <w:t xml:space="preserve">A programomban a Python </w:t>
      </w:r>
      <w:proofErr w:type="spellStart"/>
      <w:proofErr w:type="gramStart"/>
      <w:r w:rsidR="00AC31C5" w:rsidRPr="00945A48">
        <w:rPr>
          <w:i/>
          <w:iCs/>
          <w:color w:val="000000"/>
        </w:rPr>
        <w:t>statsmodels.tsa.stattools</w:t>
      </w:r>
      <w:proofErr w:type="spellEnd"/>
      <w:proofErr w:type="gramEnd"/>
      <w:r w:rsidR="00AA3A41" w:rsidRPr="00945A48">
        <w:rPr>
          <w:color w:val="000000"/>
        </w:rPr>
        <w:t xml:space="preserve"> </w:t>
      </w:r>
      <w:r w:rsidR="00AC31C5" w:rsidRPr="00945A48">
        <w:rPr>
          <w:color w:val="000000"/>
        </w:rPr>
        <w:t xml:space="preserve"> csomagjá</w:t>
      </w:r>
      <w:r w:rsidR="00AA3A41" w:rsidRPr="00945A48">
        <w:rPr>
          <w:color w:val="000000"/>
        </w:rPr>
        <w:t xml:space="preserve">ból az </w:t>
      </w:r>
      <w:proofErr w:type="spellStart"/>
      <w:r w:rsidR="00AA3A41" w:rsidRPr="00945A48">
        <w:rPr>
          <w:i/>
          <w:iCs/>
          <w:color w:val="000000"/>
        </w:rPr>
        <w:t>adfuller</w:t>
      </w:r>
      <w:proofErr w:type="spellEnd"/>
      <w:r w:rsidR="00AA3A41" w:rsidRPr="00945A48">
        <w:rPr>
          <w:color w:val="000000"/>
        </w:rPr>
        <w:t xml:space="preserve"> függvényt használtam fel</w:t>
      </w:r>
      <w:r w:rsidR="003D27A3" w:rsidRPr="00945A48">
        <w:rPr>
          <w:color w:val="000000"/>
        </w:rPr>
        <w:t xml:space="preserve"> a teszt elvégzéséhez.</w:t>
      </w:r>
    </w:p>
    <w:p w14:paraId="4DFCE4B6" w14:textId="7CD00D89" w:rsidR="006A5EB3" w:rsidRPr="00945A48" w:rsidRDefault="007D6388" w:rsidP="002D08C1">
      <w:pPr>
        <w:pBdr>
          <w:top w:val="nil"/>
          <w:left w:val="nil"/>
          <w:bottom w:val="nil"/>
          <w:right w:val="nil"/>
          <w:between w:val="nil"/>
        </w:pBdr>
        <w:jc w:val="both"/>
        <w:rPr>
          <w:color w:val="000000"/>
        </w:rPr>
      </w:pPr>
      <w:r w:rsidRPr="00945A48">
        <w:rPr>
          <w:color w:val="000000"/>
        </w:rPr>
        <w:t xml:space="preserve">A </w:t>
      </w:r>
      <w:proofErr w:type="spellStart"/>
      <w:r w:rsidRPr="00945A48">
        <w:rPr>
          <w:b/>
          <w:bCs/>
          <w:color w:val="000000"/>
        </w:rPr>
        <w:t>Kwiatkowski</w:t>
      </w:r>
      <w:proofErr w:type="spellEnd"/>
      <w:r w:rsidRPr="00945A48">
        <w:rPr>
          <w:b/>
          <w:bCs/>
          <w:color w:val="000000"/>
        </w:rPr>
        <w:t>-Phillips-Schmidt-</w:t>
      </w:r>
      <w:proofErr w:type="spellStart"/>
      <w:r w:rsidRPr="00945A48">
        <w:rPr>
          <w:b/>
          <w:bCs/>
          <w:color w:val="000000"/>
        </w:rPr>
        <w:t>Shin</w:t>
      </w:r>
      <w:proofErr w:type="spellEnd"/>
      <w:r w:rsidRPr="00945A48">
        <w:rPr>
          <w:b/>
          <w:bCs/>
          <w:color w:val="000000"/>
        </w:rPr>
        <w:t xml:space="preserve"> (KPSS) teszt</w:t>
      </w:r>
      <w:r w:rsidRPr="00945A48">
        <w:rPr>
          <w:color w:val="000000"/>
        </w:rPr>
        <w:t xml:space="preserve"> nullhipotézis</w:t>
      </w:r>
      <w:r w:rsidR="00AA4722" w:rsidRPr="00945A48">
        <w:rPr>
          <w:color w:val="000000"/>
        </w:rPr>
        <w:t>e</w:t>
      </w:r>
      <w:r w:rsidRPr="00945A48">
        <w:rPr>
          <w:color w:val="000000"/>
        </w:rPr>
        <w:t xml:space="preserve"> az, hogy az idősor szigorúan stacionárius</w:t>
      </w:r>
      <w:r w:rsidR="00F46DF7" w:rsidRPr="00945A48">
        <w:rPr>
          <w:color w:val="000000"/>
        </w:rPr>
        <w:t xml:space="preserve"> (az ADF </w:t>
      </w:r>
      <w:r w:rsidR="00051440" w:rsidRPr="00945A48">
        <w:rPr>
          <w:color w:val="000000"/>
        </w:rPr>
        <w:t>null</w:t>
      </w:r>
      <w:r w:rsidR="00F46DF7" w:rsidRPr="00945A48">
        <w:rPr>
          <w:color w:val="000000"/>
        </w:rPr>
        <w:t>hipotézisével ellentétben)</w:t>
      </w:r>
      <w:r w:rsidRPr="00945A48">
        <w:rPr>
          <w:color w:val="000000"/>
        </w:rPr>
        <w:t>, tehát nincs egységgyökér.</w:t>
      </w:r>
      <w:r w:rsidR="007B25BD" w:rsidRPr="00945A48">
        <w:rPr>
          <w:color w:val="000000"/>
        </w:rPr>
        <w:t xml:space="preserve"> Akkor fogadjuk el H</w:t>
      </w:r>
      <w:r w:rsidR="007B25BD" w:rsidRPr="00945A48">
        <w:rPr>
          <w:color w:val="000000"/>
          <w:vertAlign w:val="subscript"/>
        </w:rPr>
        <w:t>0</w:t>
      </w:r>
      <w:r w:rsidR="007B25BD" w:rsidRPr="00945A48">
        <w:rPr>
          <w:color w:val="000000"/>
        </w:rPr>
        <w:t>-t, ha a p-érték nagyobb, mint 0.05</w:t>
      </w:r>
      <w:r w:rsidR="00297D55" w:rsidRPr="00945A48">
        <w:rPr>
          <w:color w:val="000000"/>
        </w:rPr>
        <w:t>.</w:t>
      </w:r>
      <w:r w:rsidR="00F63EDD" w:rsidRPr="00945A48">
        <w:rPr>
          <w:color w:val="000000"/>
        </w:rPr>
        <w:t xml:space="preserve"> </w:t>
      </w:r>
      <w:r w:rsidR="00B16296" w:rsidRPr="00945A48">
        <w:rPr>
          <w:color w:val="000000"/>
        </w:rPr>
        <w:t xml:space="preserve">A </w:t>
      </w:r>
      <w:r w:rsidR="00155C96" w:rsidRPr="00945A48">
        <w:rPr>
          <w:color w:val="000000"/>
        </w:rPr>
        <w:t xml:space="preserve">teszt elvégzésére </w:t>
      </w:r>
      <w:r w:rsidR="00812AA9" w:rsidRPr="00945A48">
        <w:rPr>
          <w:color w:val="000000"/>
        </w:rPr>
        <w:t xml:space="preserve">a </w:t>
      </w:r>
      <w:r w:rsidR="00B16296" w:rsidRPr="00945A48">
        <w:rPr>
          <w:color w:val="000000"/>
        </w:rPr>
        <w:t xml:space="preserve">programomban a Python </w:t>
      </w:r>
      <w:proofErr w:type="spellStart"/>
      <w:proofErr w:type="gramStart"/>
      <w:r w:rsidR="00B16296" w:rsidRPr="00945A48">
        <w:rPr>
          <w:i/>
          <w:iCs/>
          <w:color w:val="000000"/>
        </w:rPr>
        <w:t>statsmodels.tsa.stattools</w:t>
      </w:r>
      <w:proofErr w:type="spellEnd"/>
      <w:proofErr w:type="gramEnd"/>
      <w:r w:rsidR="00B16296" w:rsidRPr="00945A48">
        <w:rPr>
          <w:color w:val="000000"/>
        </w:rPr>
        <w:t xml:space="preserve">  csomagjából a </w:t>
      </w:r>
      <w:proofErr w:type="spellStart"/>
      <w:r w:rsidR="00B16296" w:rsidRPr="00945A48">
        <w:rPr>
          <w:color w:val="000000"/>
        </w:rPr>
        <w:t>kpss</w:t>
      </w:r>
      <w:proofErr w:type="spellEnd"/>
      <w:r w:rsidR="00B16296" w:rsidRPr="00945A48">
        <w:rPr>
          <w:color w:val="000000"/>
        </w:rPr>
        <w:t xml:space="preserve"> függvényt használtam fel</w:t>
      </w:r>
      <w:r w:rsidR="005508E0" w:rsidRPr="00945A48">
        <w:rPr>
          <w:color w:val="000000"/>
        </w:rPr>
        <w:t>.</w:t>
      </w:r>
    </w:p>
    <w:p w14:paraId="59847DED" w14:textId="64A1932D" w:rsidR="00F71164" w:rsidRPr="00945A48" w:rsidRDefault="007B1F5A" w:rsidP="00F71164">
      <w:pPr>
        <w:spacing w:before="240" w:after="0"/>
        <w:jc w:val="center"/>
        <w:rPr>
          <w:b/>
          <w:bCs/>
        </w:rPr>
      </w:pPr>
      <w:r w:rsidRPr="00945A48">
        <w:rPr>
          <w:b/>
          <w:bCs/>
          <w:i/>
          <w:sz w:val="18"/>
          <w:szCs w:val="18"/>
        </w:rPr>
        <w:t>3</w:t>
      </w:r>
      <w:r w:rsidR="00F71164" w:rsidRPr="00945A48">
        <w:rPr>
          <w:b/>
          <w:bCs/>
          <w:i/>
          <w:sz w:val="18"/>
          <w:szCs w:val="18"/>
        </w:rPr>
        <w:t>. táblázat</w:t>
      </w:r>
      <w:r w:rsidR="00F71164" w:rsidRPr="00945A48">
        <w:rPr>
          <w:i/>
          <w:color w:val="44546A"/>
          <w:sz w:val="18"/>
          <w:szCs w:val="18"/>
        </w:rPr>
        <w:t>: az ADF és KPSS tesztek eredményei</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8"/>
        <w:gridCol w:w="1289"/>
        <w:gridCol w:w="1258"/>
        <w:gridCol w:w="1276"/>
        <w:gridCol w:w="1289"/>
        <w:gridCol w:w="1258"/>
        <w:gridCol w:w="1276"/>
        <w:tblGridChange w:id="371">
          <w:tblGrid>
            <w:gridCol w:w="1288"/>
            <w:gridCol w:w="1289"/>
            <w:gridCol w:w="1258"/>
            <w:gridCol w:w="1276"/>
            <w:gridCol w:w="1289"/>
            <w:gridCol w:w="1258"/>
            <w:gridCol w:w="1276"/>
          </w:tblGrid>
        </w:tblGridChange>
      </w:tblGrid>
      <w:tr w:rsidR="00CD0B0A" w:rsidRPr="00945A48" w14:paraId="60EC24A9" w14:textId="77777777" w:rsidTr="001D55CA">
        <w:trPr>
          <w:trHeight w:hRule="exact" w:val="340"/>
          <w:tblHeader/>
        </w:trPr>
        <w:tc>
          <w:tcPr>
            <w:tcW w:w="1288"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10F8606C" w:rsidR="003B0BF8" w:rsidRPr="00945A48" w:rsidRDefault="000C48BB" w:rsidP="003B0BF8">
            <w:pPr>
              <w:spacing w:after="0" w:line="240" w:lineRule="auto"/>
              <w:jc w:val="center"/>
              <w:rPr>
                <w:color w:val="363636"/>
                <w:sz w:val="22"/>
                <w:szCs w:val="22"/>
              </w:rPr>
            </w:pPr>
            <w:r w:rsidRPr="00945A48">
              <w:rPr>
                <w:color w:val="FFFFFF" w:themeColor="background1"/>
                <w:sz w:val="22"/>
                <w:szCs w:val="22"/>
              </w:rPr>
              <w:t>megye</w:t>
            </w:r>
          </w:p>
        </w:tc>
        <w:tc>
          <w:tcPr>
            <w:tcW w:w="3823"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2F58F2F0" w:rsidR="003B0BF8" w:rsidRPr="00945A48" w:rsidRDefault="0095691F" w:rsidP="007E2C77">
            <w:pPr>
              <w:spacing w:after="0" w:line="240" w:lineRule="auto"/>
              <w:jc w:val="center"/>
              <w:rPr>
                <w:rFonts w:asciiTheme="majorHAnsi" w:hAnsiTheme="majorHAnsi" w:cstheme="majorHAnsi"/>
                <w:b/>
                <w:bCs/>
                <w:color w:val="FFFFFF" w:themeColor="background1"/>
                <w:sz w:val="22"/>
                <w:szCs w:val="22"/>
              </w:rPr>
            </w:pPr>
            <w:r w:rsidRPr="00945A48">
              <w:rPr>
                <w:rFonts w:asciiTheme="majorHAnsi" w:hAnsiTheme="majorHAnsi" w:cstheme="majorHAnsi"/>
                <w:b/>
                <w:bCs/>
                <w:color w:val="FFFFFF" w:themeColor="background1"/>
                <w:sz w:val="22"/>
                <w:szCs w:val="22"/>
              </w:rPr>
              <w:t>ADF</w:t>
            </w:r>
            <w:r w:rsidR="00A62549" w:rsidRPr="00945A48">
              <w:rPr>
                <w:rFonts w:asciiTheme="majorHAnsi" w:hAnsiTheme="majorHAnsi" w:cstheme="majorHAnsi"/>
                <w:b/>
                <w:bCs/>
                <w:color w:val="FFFFFF" w:themeColor="background1"/>
                <w:sz w:val="22"/>
                <w:szCs w:val="22"/>
              </w:rPr>
              <w:t xml:space="preserve"> teszt</w:t>
            </w:r>
          </w:p>
        </w:tc>
        <w:tc>
          <w:tcPr>
            <w:tcW w:w="3823" w:type="dxa"/>
            <w:gridSpan w:val="3"/>
            <w:tcBorders>
              <w:top w:val="single" w:sz="6" w:space="0" w:color="auto"/>
              <w:left w:val="single" w:sz="6" w:space="0" w:color="auto"/>
              <w:bottom w:val="nil"/>
            </w:tcBorders>
            <w:shd w:val="clear" w:color="auto" w:fill="4472C4" w:themeFill="accent1"/>
            <w:vAlign w:val="center"/>
          </w:tcPr>
          <w:p w14:paraId="78F4C310" w14:textId="4C974AA2" w:rsidR="003B0BF8" w:rsidRPr="00945A48" w:rsidRDefault="0095691F" w:rsidP="007E2C77">
            <w:pPr>
              <w:spacing w:after="0" w:line="240" w:lineRule="auto"/>
              <w:jc w:val="center"/>
              <w:rPr>
                <w:rFonts w:asciiTheme="majorHAnsi" w:hAnsiTheme="majorHAnsi" w:cstheme="majorHAnsi"/>
                <w:b/>
                <w:bCs/>
                <w:color w:val="FFFFFF" w:themeColor="background1"/>
                <w:sz w:val="22"/>
                <w:szCs w:val="22"/>
              </w:rPr>
            </w:pPr>
            <w:r w:rsidRPr="00945A48">
              <w:rPr>
                <w:rFonts w:asciiTheme="majorHAnsi" w:hAnsiTheme="majorHAnsi" w:cstheme="majorHAnsi"/>
                <w:b/>
                <w:bCs/>
                <w:color w:val="FFFFFF" w:themeColor="background1"/>
                <w:sz w:val="22"/>
                <w:szCs w:val="22"/>
              </w:rPr>
              <w:t>KPSS</w:t>
            </w:r>
            <w:r w:rsidR="00A62549" w:rsidRPr="00945A48">
              <w:rPr>
                <w:rFonts w:asciiTheme="majorHAnsi" w:hAnsiTheme="majorHAnsi" w:cstheme="majorHAnsi"/>
                <w:b/>
                <w:bCs/>
                <w:color w:val="FFFFFF" w:themeColor="background1"/>
                <w:sz w:val="22"/>
                <w:szCs w:val="22"/>
              </w:rPr>
              <w:t xml:space="preserve"> teszt</w:t>
            </w:r>
          </w:p>
        </w:tc>
      </w:tr>
      <w:tr w:rsidR="004945DC" w:rsidRPr="00945A48" w14:paraId="19761A9E" w14:textId="77777777" w:rsidTr="001D55CA">
        <w:trPr>
          <w:trHeight w:hRule="exact" w:val="567"/>
        </w:trPr>
        <w:tc>
          <w:tcPr>
            <w:tcW w:w="1288"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945A48" w:rsidRDefault="0095691F" w:rsidP="0095691F">
            <w:pPr>
              <w:spacing w:after="0" w:line="240" w:lineRule="auto"/>
              <w:rPr>
                <w:rFonts w:asciiTheme="majorHAnsi" w:hAnsiTheme="majorHAnsi" w:cstheme="majorHAnsi"/>
                <w:color w:val="363636"/>
                <w:sz w:val="22"/>
                <w:szCs w:val="22"/>
              </w:rPr>
            </w:pP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945A48" w:rsidRDefault="0095691F" w:rsidP="0095691F">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945A48" w:rsidRDefault="0095691F" w:rsidP="0095691F">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p-érték</w:t>
            </w:r>
          </w:p>
        </w:tc>
        <w:tc>
          <w:tcPr>
            <w:tcW w:w="1276" w:type="dxa"/>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945A48" w:rsidRDefault="0095691F" w:rsidP="0095691F">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Kritikus Érték (5%)</w:t>
            </w: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945A48" w:rsidRDefault="0095691F" w:rsidP="0095691F">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945A48" w:rsidRDefault="0095691F" w:rsidP="0095691F">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p-érték</w:t>
            </w:r>
          </w:p>
        </w:tc>
        <w:tc>
          <w:tcPr>
            <w:tcW w:w="1276"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945A48" w:rsidRDefault="0095691F" w:rsidP="0095691F">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Kritikus Érték (5%)</w:t>
            </w:r>
          </w:p>
        </w:tc>
      </w:tr>
      <w:tr w:rsidR="00D86421" w:rsidRPr="00945A48" w14:paraId="0F467CB9" w14:textId="77777777" w:rsidTr="00FE240A">
        <w:tblPrEx>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PrExChange w:id="372" w:author="Krisztián Károlyi" w:date="2024-03-27T18:32:00Z">
            <w:tblPrEx>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PrEx>
          </w:tblPrExChange>
        </w:tblPrEx>
        <w:trPr>
          <w:trHeight w:hRule="exact" w:val="340"/>
          <w:trPrChange w:id="373" w:author="Krisztián Károlyi" w:date="2024-03-27T18:32:00Z">
            <w:trPr>
              <w:trHeight w:hRule="exact" w:val="340"/>
            </w:trPr>
          </w:trPrChange>
        </w:trPr>
        <w:tc>
          <w:tcPr>
            <w:tcW w:w="1288" w:type="dxa"/>
            <w:tcBorders>
              <w:top w:val="single" w:sz="4" w:space="0" w:color="auto"/>
              <w:left w:val="single" w:sz="4" w:space="0" w:color="auto"/>
              <w:bottom w:val="nil"/>
              <w:right w:val="single" w:sz="4" w:space="0" w:color="auto"/>
            </w:tcBorders>
            <w:shd w:val="clear" w:color="auto" w:fill="FFFFFF" w:themeFill="background1"/>
            <w:tcMar>
              <w:top w:w="60" w:type="dxa"/>
              <w:left w:w="120" w:type="dxa"/>
              <w:bottom w:w="60" w:type="dxa"/>
              <w:right w:w="120" w:type="dxa"/>
            </w:tcMar>
            <w:tcPrChange w:id="374" w:author="Krisztián Károlyi" w:date="2024-03-27T18:32:00Z">
              <w:tcPr>
                <w:tcW w:w="1288" w:type="dxa"/>
                <w:tcBorders>
                  <w:top w:val="single" w:sz="4" w:space="0" w:color="auto"/>
                  <w:left w:val="single" w:sz="4" w:space="0" w:color="auto"/>
                  <w:bottom w:val="nil"/>
                  <w:right w:val="single" w:sz="4" w:space="0" w:color="auto"/>
                </w:tcBorders>
                <w:shd w:val="clear" w:color="auto" w:fill="F5F5F5"/>
                <w:tcMar>
                  <w:top w:w="60" w:type="dxa"/>
                  <w:left w:w="120" w:type="dxa"/>
                  <w:bottom w:w="60" w:type="dxa"/>
                  <w:right w:w="120" w:type="dxa"/>
                </w:tcMar>
              </w:tcPr>
            </w:tcPrChange>
          </w:tcPr>
          <w:p w14:paraId="5AE0D733" w14:textId="704D9883" w:rsidR="00D86421" w:rsidRPr="00945A48" w:rsidRDefault="00D86421" w:rsidP="003B71A2">
            <w:pPr>
              <w:spacing w:after="0" w:line="240" w:lineRule="auto"/>
              <w:jc w:val="center"/>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Kovászna</w:t>
            </w:r>
          </w:p>
        </w:tc>
        <w:tc>
          <w:tcPr>
            <w:tcW w:w="1289" w:type="dxa"/>
            <w:tcBorders>
              <w:top w:val="single" w:sz="4" w:space="0" w:color="auto"/>
              <w:left w:val="single" w:sz="4" w:space="0" w:color="auto"/>
              <w:bottom w:val="nil"/>
              <w:right w:val="nil"/>
            </w:tcBorders>
            <w:shd w:val="clear" w:color="auto" w:fill="FFFFFF" w:themeFill="background1"/>
            <w:tcMar>
              <w:top w:w="60" w:type="dxa"/>
              <w:left w:w="120" w:type="dxa"/>
              <w:bottom w:w="60" w:type="dxa"/>
              <w:right w:w="120" w:type="dxa"/>
            </w:tcMar>
            <w:tcPrChange w:id="375" w:author="Krisztián Károlyi" w:date="2024-03-27T18:32:00Z">
              <w:tcPr>
                <w:tcW w:w="1289" w:type="dxa"/>
                <w:tcBorders>
                  <w:top w:val="single" w:sz="4" w:space="0" w:color="auto"/>
                  <w:left w:val="single" w:sz="4" w:space="0" w:color="auto"/>
                  <w:bottom w:val="nil"/>
                  <w:right w:val="nil"/>
                </w:tcBorders>
                <w:shd w:val="clear" w:color="auto" w:fill="F5F5F5"/>
                <w:tcMar>
                  <w:top w:w="60" w:type="dxa"/>
                  <w:left w:w="120" w:type="dxa"/>
                  <w:bottom w:w="60" w:type="dxa"/>
                  <w:right w:w="120" w:type="dxa"/>
                </w:tcMar>
              </w:tcPr>
            </w:tcPrChange>
          </w:tcPr>
          <w:p w14:paraId="7EACA93F" w14:textId="2403A7E7"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-2.79</w:t>
            </w:r>
          </w:p>
        </w:tc>
        <w:tc>
          <w:tcPr>
            <w:tcW w:w="1258" w:type="dxa"/>
            <w:tcBorders>
              <w:top w:val="single" w:sz="4" w:space="0" w:color="auto"/>
              <w:left w:val="nil"/>
              <w:bottom w:val="nil"/>
              <w:right w:val="nil"/>
            </w:tcBorders>
            <w:shd w:val="clear" w:color="auto" w:fill="FFFFFF" w:themeFill="background1"/>
            <w:tcMar>
              <w:top w:w="60" w:type="dxa"/>
              <w:left w:w="120" w:type="dxa"/>
              <w:bottom w:w="60" w:type="dxa"/>
              <w:right w:w="120" w:type="dxa"/>
            </w:tcMar>
            <w:tcPrChange w:id="376" w:author="Krisztián Károlyi" w:date="2024-03-27T18:32:00Z">
              <w:tcPr>
                <w:tcW w:w="1258" w:type="dxa"/>
                <w:tcBorders>
                  <w:top w:val="single" w:sz="4" w:space="0" w:color="auto"/>
                  <w:left w:val="nil"/>
                  <w:bottom w:val="nil"/>
                  <w:right w:val="nil"/>
                </w:tcBorders>
                <w:shd w:val="clear" w:color="auto" w:fill="F5F5F5"/>
                <w:tcMar>
                  <w:top w:w="60" w:type="dxa"/>
                  <w:left w:w="120" w:type="dxa"/>
                  <w:bottom w:w="60" w:type="dxa"/>
                  <w:right w:w="120" w:type="dxa"/>
                </w:tcMar>
              </w:tcPr>
            </w:tcPrChange>
          </w:tcPr>
          <w:p w14:paraId="4E050EA6" w14:textId="3B4D19EB"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0.06</w:t>
            </w:r>
          </w:p>
        </w:tc>
        <w:tc>
          <w:tcPr>
            <w:tcW w:w="1276" w:type="dxa"/>
            <w:vMerge w:val="restart"/>
            <w:tcBorders>
              <w:top w:val="single" w:sz="4" w:space="0" w:color="auto"/>
              <w:left w:val="nil"/>
              <w:right w:val="single" w:sz="4" w:space="0" w:color="auto"/>
            </w:tcBorders>
            <w:shd w:val="clear" w:color="auto" w:fill="FFFFFF" w:themeFill="background1"/>
            <w:tcMar>
              <w:top w:w="60" w:type="dxa"/>
              <w:left w:w="120" w:type="dxa"/>
              <w:bottom w:w="60" w:type="dxa"/>
              <w:right w:w="120" w:type="dxa"/>
            </w:tcMar>
            <w:vAlign w:val="center"/>
            <w:tcPrChange w:id="377" w:author="Krisztián Károlyi" w:date="2024-03-27T18:32:00Z">
              <w:tcPr>
                <w:tcW w:w="1276" w:type="dxa"/>
                <w:vMerge w:val="restart"/>
                <w:tcBorders>
                  <w:top w:val="single" w:sz="4" w:space="0" w:color="auto"/>
                  <w:left w:val="nil"/>
                  <w:right w:val="single" w:sz="4" w:space="0" w:color="auto"/>
                </w:tcBorders>
                <w:shd w:val="clear" w:color="auto" w:fill="FFFFFF" w:themeFill="background1"/>
                <w:tcMar>
                  <w:top w:w="60" w:type="dxa"/>
                  <w:left w:w="120" w:type="dxa"/>
                  <w:bottom w:w="60" w:type="dxa"/>
                  <w:right w:w="120" w:type="dxa"/>
                </w:tcMar>
                <w:vAlign w:val="center"/>
              </w:tcPr>
            </w:tcPrChange>
          </w:tcPr>
          <w:p w14:paraId="01718474" w14:textId="08DD48F4" w:rsidR="00D86421" w:rsidRPr="00945A48" w:rsidRDefault="00D86421" w:rsidP="00C43F7B">
            <w:pPr>
              <w:spacing w:after="0" w:line="240" w:lineRule="auto"/>
              <w:jc w:val="center"/>
              <w:rPr>
                <w:rFonts w:asciiTheme="majorHAnsi" w:hAnsiTheme="majorHAnsi" w:cstheme="majorHAnsi"/>
                <w:color w:val="363636"/>
                <w:sz w:val="22"/>
                <w:szCs w:val="22"/>
              </w:rPr>
            </w:pPr>
            <w:r w:rsidRPr="00945A48">
              <w:rPr>
                <w:rFonts w:asciiTheme="majorHAnsi" w:hAnsiTheme="majorHAnsi" w:cstheme="majorHAnsi"/>
                <w:sz w:val="22"/>
                <w:szCs w:val="22"/>
              </w:rPr>
              <w:t>-2.88</w:t>
            </w:r>
          </w:p>
        </w:tc>
        <w:tc>
          <w:tcPr>
            <w:tcW w:w="1289" w:type="dxa"/>
            <w:tcBorders>
              <w:top w:val="single" w:sz="4" w:space="0" w:color="auto"/>
              <w:left w:val="single" w:sz="4" w:space="0" w:color="auto"/>
              <w:bottom w:val="nil"/>
              <w:right w:val="nil"/>
            </w:tcBorders>
            <w:shd w:val="clear" w:color="auto" w:fill="FFFFFF" w:themeFill="background1"/>
            <w:tcMar>
              <w:top w:w="60" w:type="dxa"/>
              <w:left w:w="120" w:type="dxa"/>
              <w:bottom w:w="60" w:type="dxa"/>
              <w:right w:w="120" w:type="dxa"/>
            </w:tcMar>
            <w:tcPrChange w:id="378" w:author="Krisztián Károlyi" w:date="2024-03-27T18:32:00Z">
              <w:tcPr>
                <w:tcW w:w="1289" w:type="dxa"/>
                <w:tcBorders>
                  <w:top w:val="single" w:sz="4" w:space="0" w:color="auto"/>
                  <w:left w:val="single" w:sz="4" w:space="0" w:color="auto"/>
                  <w:bottom w:val="nil"/>
                  <w:right w:val="nil"/>
                </w:tcBorders>
                <w:shd w:val="clear" w:color="auto" w:fill="F5F5F5"/>
                <w:tcMar>
                  <w:top w:w="60" w:type="dxa"/>
                  <w:left w:w="120" w:type="dxa"/>
                  <w:bottom w:w="60" w:type="dxa"/>
                  <w:right w:w="120" w:type="dxa"/>
                </w:tcMar>
              </w:tcPr>
            </w:tcPrChange>
          </w:tcPr>
          <w:p w14:paraId="7AF30199" w14:textId="3C574219"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1.53</w:t>
            </w:r>
          </w:p>
        </w:tc>
        <w:tc>
          <w:tcPr>
            <w:tcW w:w="1258" w:type="dxa"/>
            <w:tcBorders>
              <w:top w:val="single" w:sz="4" w:space="0" w:color="auto"/>
              <w:left w:val="nil"/>
              <w:bottom w:val="nil"/>
              <w:right w:val="nil"/>
            </w:tcBorders>
            <w:shd w:val="clear" w:color="auto" w:fill="FFFFFF" w:themeFill="background1"/>
            <w:tcMar>
              <w:top w:w="60" w:type="dxa"/>
              <w:left w:w="120" w:type="dxa"/>
              <w:bottom w:w="60" w:type="dxa"/>
              <w:right w:w="120" w:type="dxa"/>
            </w:tcMar>
            <w:tcPrChange w:id="379" w:author="Krisztián Károlyi" w:date="2024-03-27T18:32:00Z">
              <w:tcPr>
                <w:tcW w:w="1258" w:type="dxa"/>
                <w:tcBorders>
                  <w:top w:val="single" w:sz="4" w:space="0" w:color="auto"/>
                  <w:left w:val="nil"/>
                  <w:bottom w:val="nil"/>
                  <w:right w:val="nil"/>
                </w:tcBorders>
                <w:shd w:val="clear" w:color="auto" w:fill="F5F5F5"/>
                <w:tcMar>
                  <w:top w:w="60" w:type="dxa"/>
                  <w:left w:w="120" w:type="dxa"/>
                  <w:bottom w:w="60" w:type="dxa"/>
                  <w:right w:w="120" w:type="dxa"/>
                </w:tcMar>
              </w:tcPr>
            </w:tcPrChange>
          </w:tcPr>
          <w:p w14:paraId="7834893D" w14:textId="7A8F8176"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0.01</w:t>
            </w:r>
          </w:p>
        </w:tc>
        <w:tc>
          <w:tcPr>
            <w:tcW w:w="1276" w:type="dxa"/>
            <w:vMerge w:val="restart"/>
            <w:tcBorders>
              <w:top w:val="single" w:sz="4" w:space="0" w:color="auto"/>
              <w:left w:val="nil"/>
              <w:right w:val="single" w:sz="4" w:space="0" w:color="auto"/>
            </w:tcBorders>
            <w:shd w:val="clear" w:color="auto" w:fill="FFFFFF" w:themeFill="background1"/>
            <w:tcMar>
              <w:top w:w="60" w:type="dxa"/>
              <w:left w:w="120" w:type="dxa"/>
              <w:bottom w:w="60" w:type="dxa"/>
              <w:right w:w="120" w:type="dxa"/>
            </w:tcMar>
            <w:vAlign w:val="center"/>
            <w:tcPrChange w:id="380" w:author="Krisztián Károlyi" w:date="2024-03-27T18:32:00Z">
              <w:tcPr>
                <w:tcW w:w="1276" w:type="dxa"/>
                <w:vMerge w:val="restart"/>
                <w:tcBorders>
                  <w:top w:val="single" w:sz="4" w:space="0" w:color="auto"/>
                  <w:left w:val="nil"/>
                  <w:right w:val="single" w:sz="4" w:space="0" w:color="auto"/>
                </w:tcBorders>
                <w:shd w:val="clear" w:color="auto" w:fill="FFFFFF" w:themeFill="background1"/>
                <w:tcMar>
                  <w:top w:w="60" w:type="dxa"/>
                  <w:left w:w="120" w:type="dxa"/>
                  <w:bottom w:w="60" w:type="dxa"/>
                  <w:right w:w="120" w:type="dxa"/>
                </w:tcMar>
                <w:vAlign w:val="center"/>
              </w:tcPr>
            </w:tcPrChange>
          </w:tcPr>
          <w:p w14:paraId="1BC5D343" w14:textId="6E667789" w:rsidR="00D86421" w:rsidRPr="00945A48" w:rsidRDefault="00D86421" w:rsidP="00D86421">
            <w:pPr>
              <w:spacing w:after="0" w:line="240" w:lineRule="auto"/>
              <w:jc w:val="center"/>
              <w:rPr>
                <w:rFonts w:asciiTheme="majorHAnsi" w:hAnsiTheme="majorHAnsi" w:cstheme="majorHAnsi"/>
                <w:color w:val="363636"/>
                <w:sz w:val="22"/>
                <w:szCs w:val="22"/>
              </w:rPr>
            </w:pPr>
            <w:r w:rsidRPr="00945A48">
              <w:rPr>
                <w:rFonts w:asciiTheme="majorHAnsi" w:hAnsiTheme="majorHAnsi" w:cstheme="majorHAnsi"/>
                <w:sz w:val="22"/>
                <w:szCs w:val="22"/>
              </w:rPr>
              <w:t>0.46</w:t>
            </w:r>
          </w:p>
        </w:tc>
      </w:tr>
      <w:tr w:rsidR="00D86421" w:rsidRPr="00945A48" w14:paraId="6919A188" w14:textId="77777777" w:rsidTr="00FE240A">
        <w:tblPrEx>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PrExChange w:id="381" w:author="Krisztián Károlyi" w:date="2024-03-27T18:32:00Z">
            <w:tblPrEx>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PrEx>
          </w:tblPrExChange>
        </w:tblPrEx>
        <w:trPr>
          <w:trHeight w:hRule="exact" w:val="340"/>
          <w:trPrChange w:id="382" w:author="Krisztián Károlyi" w:date="2024-03-27T18:32:00Z">
            <w:trPr>
              <w:trHeight w:hRule="exact" w:val="340"/>
            </w:trPr>
          </w:trPrChange>
        </w:trPr>
        <w:tc>
          <w:tcPr>
            <w:tcW w:w="1288" w:type="dxa"/>
            <w:tcBorders>
              <w:top w:val="nil"/>
              <w:left w:val="single" w:sz="4" w:space="0" w:color="auto"/>
              <w:bottom w:val="nil"/>
              <w:right w:val="single" w:sz="4" w:space="0" w:color="auto"/>
            </w:tcBorders>
            <w:shd w:val="clear" w:color="auto" w:fill="FFFFFF" w:themeFill="background1"/>
            <w:tcMar>
              <w:top w:w="60" w:type="dxa"/>
              <w:left w:w="120" w:type="dxa"/>
              <w:bottom w:w="60" w:type="dxa"/>
              <w:right w:w="120" w:type="dxa"/>
            </w:tcMar>
            <w:tcPrChange w:id="383" w:author="Krisztián Károlyi" w:date="2024-03-27T18:32:00Z">
              <w:tcPr>
                <w:tcW w:w="1288" w:type="dxa"/>
                <w:tcBorders>
                  <w:top w:val="nil"/>
                  <w:left w:val="single" w:sz="4" w:space="0" w:color="auto"/>
                  <w:bottom w:val="nil"/>
                  <w:right w:val="single" w:sz="4" w:space="0" w:color="auto"/>
                </w:tcBorders>
                <w:shd w:val="clear" w:color="auto" w:fill="auto"/>
                <w:tcMar>
                  <w:top w:w="60" w:type="dxa"/>
                  <w:left w:w="120" w:type="dxa"/>
                  <w:bottom w:w="60" w:type="dxa"/>
                  <w:right w:w="120" w:type="dxa"/>
                </w:tcMar>
              </w:tcPr>
            </w:tcPrChange>
          </w:tcPr>
          <w:p w14:paraId="1E2B6E58" w14:textId="45AA9410" w:rsidR="00D86421" w:rsidRPr="00945A48" w:rsidRDefault="00D86421" w:rsidP="003B71A2">
            <w:pPr>
              <w:spacing w:after="0" w:line="240" w:lineRule="auto"/>
              <w:jc w:val="center"/>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Hargita</w:t>
            </w:r>
          </w:p>
        </w:tc>
        <w:tc>
          <w:tcPr>
            <w:tcW w:w="1289" w:type="dxa"/>
            <w:tcBorders>
              <w:top w:val="nil"/>
              <w:left w:val="single" w:sz="4" w:space="0" w:color="auto"/>
              <w:bottom w:val="nil"/>
              <w:right w:val="nil"/>
            </w:tcBorders>
            <w:shd w:val="clear" w:color="auto" w:fill="FFFFFF" w:themeFill="background1"/>
            <w:tcMar>
              <w:top w:w="60" w:type="dxa"/>
              <w:left w:w="120" w:type="dxa"/>
              <w:bottom w:w="60" w:type="dxa"/>
              <w:right w:w="120" w:type="dxa"/>
            </w:tcMar>
            <w:tcPrChange w:id="384" w:author="Krisztián Károlyi" w:date="2024-03-27T18:32:00Z">
              <w:tcPr>
                <w:tcW w:w="1289" w:type="dxa"/>
                <w:tcBorders>
                  <w:top w:val="nil"/>
                  <w:left w:val="single" w:sz="4" w:space="0" w:color="auto"/>
                  <w:bottom w:val="nil"/>
                  <w:right w:val="nil"/>
                </w:tcBorders>
                <w:shd w:val="clear" w:color="auto" w:fill="auto"/>
                <w:tcMar>
                  <w:top w:w="60" w:type="dxa"/>
                  <w:left w:w="120" w:type="dxa"/>
                  <w:bottom w:w="60" w:type="dxa"/>
                  <w:right w:w="120" w:type="dxa"/>
                </w:tcMar>
              </w:tcPr>
            </w:tcPrChange>
          </w:tcPr>
          <w:p w14:paraId="0334F519" w14:textId="41558DAA"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-2.64</w:t>
            </w:r>
          </w:p>
        </w:tc>
        <w:tc>
          <w:tcPr>
            <w:tcW w:w="1258" w:type="dxa"/>
            <w:tcBorders>
              <w:top w:val="nil"/>
              <w:left w:val="nil"/>
              <w:bottom w:val="nil"/>
              <w:right w:val="nil"/>
            </w:tcBorders>
            <w:shd w:val="clear" w:color="auto" w:fill="FFFFFF" w:themeFill="background1"/>
            <w:tcMar>
              <w:top w:w="60" w:type="dxa"/>
              <w:left w:w="120" w:type="dxa"/>
              <w:bottom w:w="60" w:type="dxa"/>
              <w:right w:w="120" w:type="dxa"/>
            </w:tcMar>
            <w:tcPrChange w:id="385" w:author="Krisztián Károlyi" w:date="2024-03-27T18:32:00Z">
              <w:tcPr>
                <w:tcW w:w="1258" w:type="dxa"/>
                <w:tcBorders>
                  <w:top w:val="nil"/>
                  <w:left w:val="nil"/>
                  <w:bottom w:val="nil"/>
                  <w:right w:val="nil"/>
                </w:tcBorders>
                <w:shd w:val="clear" w:color="auto" w:fill="auto"/>
                <w:tcMar>
                  <w:top w:w="60" w:type="dxa"/>
                  <w:left w:w="120" w:type="dxa"/>
                  <w:bottom w:w="60" w:type="dxa"/>
                  <w:right w:w="120" w:type="dxa"/>
                </w:tcMar>
              </w:tcPr>
            </w:tcPrChange>
          </w:tcPr>
          <w:p w14:paraId="4869130A" w14:textId="0A288302"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0.08</w:t>
            </w:r>
          </w:p>
        </w:tc>
        <w:tc>
          <w:tcPr>
            <w:tcW w:w="1276" w:type="dxa"/>
            <w:vMerge/>
            <w:tcBorders>
              <w:left w:val="nil"/>
              <w:right w:val="single" w:sz="4" w:space="0" w:color="auto"/>
            </w:tcBorders>
            <w:shd w:val="clear" w:color="auto" w:fill="FFFFFF" w:themeFill="background1"/>
            <w:tcMar>
              <w:top w:w="60" w:type="dxa"/>
              <w:left w:w="120" w:type="dxa"/>
              <w:bottom w:w="60" w:type="dxa"/>
              <w:right w:w="120" w:type="dxa"/>
            </w:tcMar>
            <w:tcPrChange w:id="386" w:author="Krisztián Károlyi" w:date="2024-03-27T18:32:00Z">
              <w:tcPr>
                <w:tcW w:w="1276" w:type="dxa"/>
                <w:vMerge/>
                <w:tcBorders>
                  <w:left w:val="nil"/>
                  <w:right w:val="single" w:sz="4" w:space="0" w:color="auto"/>
                </w:tcBorders>
                <w:shd w:val="clear" w:color="auto" w:fill="FFFFFF" w:themeFill="background1"/>
                <w:tcMar>
                  <w:top w:w="60" w:type="dxa"/>
                  <w:left w:w="120" w:type="dxa"/>
                  <w:bottom w:w="60" w:type="dxa"/>
                  <w:right w:w="120" w:type="dxa"/>
                </w:tcMar>
              </w:tcPr>
            </w:tcPrChange>
          </w:tcPr>
          <w:p w14:paraId="2A7F9A3A" w14:textId="09BFAF48" w:rsidR="00D86421" w:rsidRPr="00945A48" w:rsidRDefault="00D86421" w:rsidP="00C75359">
            <w:pPr>
              <w:spacing w:after="0" w:line="240" w:lineRule="auto"/>
              <w:rPr>
                <w:rFonts w:asciiTheme="majorHAnsi" w:hAnsiTheme="majorHAnsi" w:cstheme="majorHAnsi"/>
                <w:color w:val="363636"/>
                <w:sz w:val="22"/>
                <w:szCs w:val="22"/>
              </w:rPr>
            </w:pPr>
          </w:p>
        </w:tc>
        <w:tc>
          <w:tcPr>
            <w:tcW w:w="1289" w:type="dxa"/>
            <w:tcBorders>
              <w:top w:val="nil"/>
              <w:left w:val="single" w:sz="4" w:space="0" w:color="auto"/>
              <w:bottom w:val="nil"/>
              <w:right w:val="nil"/>
            </w:tcBorders>
            <w:shd w:val="clear" w:color="auto" w:fill="FFFFFF" w:themeFill="background1"/>
            <w:tcMar>
              <w:top w:w="60" w:type="dxa"/>
              <w:left w:w="120" w:type="dxa"/>
              <w:bottom w:w="60" w:type="dxa"/>
              <w:right w:w="120" w:type="dxa"/>
            </w:tcMar>
            <w:tcPrChange w:id="387" w:author="Krisztián Károlyi" w:date="2024-03-27T18:32:00Z">
              <w:tcPr>
                <w:tcW w:w="1289" w:type="dxa"/>
                <w:tcBorders>
                  <w:top w:val="nil"/>
                  <w:left w:val="single" w:sz="4" w:space="0" w:color="auto"/>
                  <w:bottom w:val="nil"/>
                  <w:right w:val="nil"/>
                </w:tcBorders>
                <w:shd w:val="clear" w:color="auto" w:fill="auto"/>
                <w:tcMar>
                  <w:top w:w="60" w:type="dxa"/>
                  <w:left w:w="120" w:type="dxa"/>
                  <w:bottom w:w="60" w:type="dxa"/>
                  <w:right w:w="120" w:type="dxa"/>
                </w:tcMar>
              </w:tcPr>
            </w:tcPrChange>
          </w:tcPr>
          <w:p w14:paraId="7C4C6874" w14:textId="7F69F3FF"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1.48</w:t>
            </w:r>
          </w:p>
        </w:tc>
        <w:tc>
          <w:tcPr>
            <w:tcW w:w="1258" w:type="dxa"/>
            <w:tcBorders>
              <w:top w:val="nil"/>
              <w:left w:val="nil"/>
              <w:bottom w:val="nil"/>
              <w:right w:val="nil"/>
            </w:tcBorders>
            <w:shd w:val="clear" w:color="auto" w:fill="FFFFFF" w:themeFill="background1"/>
            <w:tcMar>
              <w:top w:w="60" w:type="dxa"/>
              <w:left w:w="120" w:type="dxa"/>
              <w:bottom w:w="60" w:type="dxa"/>
              <w:right w:w="120" w:type="dxa"/>
            </w:tcMar>
            <w:tcPrChange w:id="388" w:author="Krisztián Károlyi" w:date="2024-03-27T18:32:00Z">
              <w:tcPr>
                <w:tcW w:w="1258" w:type="dxa"/>
                <w:tcBorders>
                  <w:top w:val="nil"/>
                  <w:left w:val="nil"/>
                  <w:bottom w:val="nil"/>
                  <w:right w:val="nil"/>
                </w:tcBorders>
                <w:shd w:val="clear" w:color="auto" w:fill="auto"/>
                <w:tcMar>
                  <w:top w:w="60" w:type="dxa"/>
                  <w:left w:w="120" w:type="dxa"/>
                  <w:bottom w:w="60" w:type="dxa"/>
                  <w:right w:w="120" w:type="dxa"/>
                </w:tcMar>
              </w:tcPr>
            </w:tcPrChange>
          </w:tcPr>
          <w:p w14:paraId="0F4D30F7" w14:textId="1EC268A3"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0.01</w:t>
            </w:r>
          </w:p>
        </w:tc>
        <w:tc>
          <w:tcPr>
            <w:tcW w:w="1276" w:type="dxa"/>
            <w:vMerge/>
            <w:tcBorders>
              <w:left w:val="nil"/>
              <w:right w:val="single" w:sz="4" w:space="0" w:color="auto"/>
            </w:tcBorders>
            <w:shd w:val="clear" w:color="auto" w:fill="FFFFFF" w:themeFill="background1"/>
            <w:tcMar>
              <w:top w:w="60" w:type="dxa"/>
              <w:left w:w="120" w:type="dxa"/>
              <w:bottom w:w="60" w:type="dxa"/>
              <w:right w:w="120" w:type="dxa"/>
            </w:tcMar>
            <w:tcPrChange w:id="389" w:author="Krisztián Károlyi" w:date="2024-03-27T18:32:00Z">
              <w:tcPr>
                <w:tcW w:w="1276" w:type="dxa"/>
                <w:vMerge/>
                <w:tcBorders>
                  <w:left w:val="nil"/>
                  <w:right w:val="single" w:sz="4" w:space="0" w:color="auto"/>
                </w:tcBorders>
                <w:shd w:val="clear" w:color="auto" w:fill="FFFFFF" w:themeFill="background1"/>
                <w:tcMar>
                  <w:top w:w="60" w:type="dxa"/>
                  <w:left w:w="120" w:type="dxa"/>
                  <w:bottom w:w="60" w:type="dxa"/>
                  <w:right w:w="120" w:type="dxa"/>
                </w:tcMar>
              </w:tcPr>
            </w:tcPrChange>
          </w:tcPr>
          <w:p w14:paraId="2DA68A6F" w14:textId="38E1034E" w:rsidR="00D86421" w:rsidRPr="00945A48" w:rsidRDefault="00D86421" w:rsidP="00C75359">
            <w:pPr>
              <w:spacing w:after="0" w:line="240" w:lineRule="auto"/>
              <w:rPr>
                <w:rFonts w:asciiTheme="majorHAnsi" w:hAnsiTheme="majorHAnsi" w:cstheme="majorHAnsi"/>
                <w:color w:val="363636"/>
                <w:sz w:val="22"/>
                <w:szCs w:val="22"/>
              </w:rPr>
            </w:pPr>
          </w:p>
        </w:tc>
      </w:tr>
      <w:tr w:rsidR="00D86421" w:rsidRPr="00945A48" w14:paraId="386C0E17" w14:textId="77777777" w:rsidTr="00FE240A">
        <w:tblPrEx>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PrExChange w:id="390" w:author="Krisztián Károlyi" w:date="2024-03-27T18:33:00Z">
            <w:tblPrEx>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PrEx>
          </w:tblPrExChange>
        </w:tblPrEx>
        <w:trPr>
          <w:trHeight w:hRule="exact" w:val="340"/>
          <w:trPrChange w:id="391" w:author="Krisztián Károlyi" w:date="2024-03-27T18:33:00Z">
            <w:trPr>
              <w:trHeight w:hRule="exact" w:val="340"/>
            </w:trPr>
          </w:trPrChange>
        </w:trPr>
        <w:tc>
          <w:tcPr>
            <w:tcW w:w="1288" w:type="dxa"/>
            <w:tcBorders>
              <w:top w:val="nil"/>
              <w:left w:val="single" w:sz="4" w:space="0" w:color="auto"/>
              <w:bottom w:val="single" w:sz="4" w:space="0" w:color="auto"/>
              <w:right w:val="single" w:sz="4" w:space="0" w:color="auto"/>
            </w:tcBorders>
            <w:shd w:val="clear" w:color="auto" w:fill="FFFFFF" w:themeFill="background1"/>
            <w:tcMar>
              <w:top w:w="60" w:type="dxa"/>
              <w:left w:w="120" w:type="dxa"/>
              <w:bottom w:w="60" w:type="dxa"/>
              <w:right w:w="120" w:type="dxa"/>
            </w:tcMar>
            <w:tcPrChange w:id="392" w:author="Krisztián Károlyi" w:date="2024-03-27T18:33:00Z">
              <w:tcPr>
                <w:tcW w:w="1288" w:type="dxa"/>
                <w:tcBorders>
                  <w:top w:val="nil"/>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tcPrChange>
          </w:tcPr>
          <w:p w14:paraId="1756DD1D" w14:textId="33535365" w:rsidR="00D86421" w:rsidRPr="00945A48" w:rsidRDefault="00D86421" w:rsidP="003B71A2">
            <w:pPr>
              <w:spacing w:after="0" w:line="240" w:lineRule="auto"/>
              <w:jc w:val="center"/>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Maros</w:t>
            </w:r>
          </w:p>
        </w:tc>
        <w:tc>
          <w:tcPr>
            <w:tcW w:w="1289" w:type="dxa"/>
            <w:tcBorders>
              <w:top w:val="nil"/>
              <w:left w:val="single" w:sz="4" w:space="0" w:color="auto"/>
              <w:bottom w:val="single" w:sz="4" w:space="0" w:color="auto"/>
              <w:right w:val="nil"/>
            </w:tcBorders>
            <w:shd w:val="clear" w:color="auto" w:fill="FFFFFF" w:themeFill="background1"/>
            <w:tcMar>
              <w:top w:w="60" w:type="dxa"/>
              <w:left w:w="120" w:type="dxa"/>
              <w:bottom w:w="60" w:type="dxa"/>
              <w:right w:w="120" w:type="dxa"/>
            </w:tcMar>
            <w:tcPrChange w:id="393" w:author="Krisztián Károlyi" w:date="2024-03-27T18:33:00Z">
              <w:tcPr>
                <w:tcW w:w="1289" w:type="dxa"/>
                <w:tcBorders>
                  <w:top w:val="nil"/>
                  <w:left w:val="single" w:sz="4" w:space="0" w:color="auto"/>
                  <w:bottom w:val="single" w:sz="4" w:space="0" w:color="auto"/>
                  <w:right w:val="nil"/>
                </w:tcBorders>
                <w:shd w:val="clear" w:color="auto" w:fill="F5F5F5"/>
                <w:tcMar>
                  <w:top w:w="60" w:type="dxa"/>
                  <w:left w:w="120" w:type="dxa"/>
                  <w:bottom w:w="60" w:type="dxa"/>
                  <w:right w:w="120" w:type="dxa"/>
                </w:tcMar>
              </w:tcPr>
            </w:tcPrChange>
          </w:tcPr>
          <w:p w14:paraId="7A6D5AED" w14:textId="6BAAC9D8"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-2.37</w:t>
            </w:r>
          </w:p>
        </w:tc>
        <w:tc>
          <w:tcPr>
            <w:tcW w:w="1258" w:type="dxa"/>
            <w:tcBorders>
              <w:top w:val="nil"/>
              <w:left w:val="nil"/>
              <w:bottom w:val="single" w:sz="4" w:space="0" w:color="auto"/>
              <w:right w:val="nil"/>
            </w:tcBorders>
            <w:shd w:val="clear" w:color="auto" w:fill="FFFFFF" w:themeFill="background1"/>
            <w:tcMar>
              <w:top w:w="60" w:type="dxa"/>
              <w:left w:w="120" w:type="dxa"/>
              <w:bottom w:w="60" w:type="dxa"/>
              <w:right w:w="120" w:type="dxa"/>
            </w:tcMar>
            <w:tcPrChange w:id="394" w:author="Krisztián Károlyi" w:date="2024-03-27T18:33:00Z">
              <w:tcPr>
                <w:tcW w:w="1258" w:type="dxa"/>
                <w:tcBorders>
                  <w:top w:val="nil"/>
                  <w:left w:val="nil"/>
                  <w:bottom w:val="single" w:sz="4" w:space="0" w:color="auto"/>
                  <w:right w:val="nil"/>
                </w:tcBorders>
                <w:shd w:val="clear" w:color="auto" w:fill="F5F5F5"/>
                <w:tcMar>
                  <w:top w:w="60" w:type="dxa"/>
                  <w:left w:w="120" w:type="dxa"/>
                  <w:bottom w:w="60" w:type="dxa"/>
                  <w:right w:w="120" w:type="dxa"/>
                </w:tcMar>
              </w:tcPr>
            </w:tcPrChange>
          </w:tcPr>
          <w:p w14:paraId="316730AB" w14:textId="414CA537"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0.15</w:t>
            </w:r>
          </w:p>
        </w:tc>
        <w:tc>
          <w:tcPr>
            <w:tcW w:w="1276" w:type="dxa"/>
            <w:vMerge/>
            <w:tcBorders>
              <w:left w:val="nil"/>
              <w:bottom w:val="single" w:sz="4" w:space="0" w:color="auto"/>
              <w:right w:val="single" w:sz="4" w:space="0" w:color="auto"/>
            </w:tcBorders>
            <w:shd w:val="clear" w:color="auto" w:fill="FFFFFF" w:themeFill="background1"/>
            <w:tcMar>
              <w:top w:w="60" w:type="dxa"/>
              <w:left w:w="120" w:type="dxa"/>
              <w:bottom w:w="60" w:type="dxa"/>
              <w:right w:w="120" w:type="dxa"/>
            </w:tcMar>
            <w:tcPrChange w:id="395" w:author="Krisztián Károlyi" w:date="2024-03-27T18:33:00Z">
              <w:tcPr>
                <w:tcW w:w="1276" w:type="dxa"/>
                <w:vMerge/>
                <w:tcBorders>
                  <w:left w:val="nil"/>
                  <w:bottom w:val="single" w:sz="4" w:space="0" w:color="auto"/>
                  <w:right w:val="single" w:sz="4" w:space="0" w:color="auto"/>
                </w:tcBorders>
                <w:shd w:val="clear" w:color="auto" w:fill="FFFFFF" w:themeFill="background1"/>
                <w:tcMar>
                  <w:top w:w="60" w:type="dxa"/>
                  <w:left w:w="120" w:type="dxa"/>
                  <w:bottom w:w="60" w:type="dxa"/>
                  <w:right w:w="120" w:type="dxa"/>
                </w:tcMar>
              </w:tcPr>
            </w:tcPrChange>
          </w:tcPr>
          <w:p w14:paraId="7493CB2F" w14:textId="5F2B6D5A" w:rsidR="00D86421" w:rsidRPr="00945A48" w:rsidRDefault="00D86421" w:rsidP="00C75359">
            <w:pPr>
              <w:spacing w:after="0" w:line="240" w:lineRule="auto"/>
              <w:rPr>
                <w:rFonts w:asciiTheme="majorHAnsi" w:hAnsiTheme="majorHAnsi" w:cstheme="majorHAnsi"/>
                <w:color w:val="363636"/>
                <w:sz w:val="22"/>
                <w:szCs w:val="22"/>
              </w:rPr>
            </w:pPr>
          </w:p>
        </w:tc>
        <w:tc>
          <w:tcPr>
            <w:tcW w:w="1289" w:type="dxa"/>
            <w:tcBorders>
              <w:top w:val="nil"/>
              <w:left w:val="single" w:sz="4" w:space="0" w:color="auto"/>
              <w:bottom w:val="single" w:sz="4" w:space="0" w:color="auto"/>
              <w:right w:val="nil"/>
            </w:tcBorders>
            <w:shd w:val="clear" w:color="auto" w:fill="FFFFFF" w:themeFill="background1"/>
            <w:tcMar>
              <w:top w:w="60" w:type="dxa"/>
              <w:left w:w="120" w:type="dxa"/>
              <w:bottom w:w="60" w:type="dxa"/>
              <w:right w:w="120" w:type="dxa"/>
            </w:tcMar>
            <w:tcPrChange w:id="396" w:author="Krisztián Károlyi" w:date="2024-03-27T18:33:00Z">
              <w:tcPr>
                <w:tcW w:w="1289" w:type="dxa"/>
                <w:tcBorders>
                  <w:top w:val="nil"/>
                  <w:left w:val="single" w:sz="4" w:space="0" w:color="auto"/>
                  <w:bottom w:val="single" w:sz="4" w:space="0" w:color="auto"/>
                  <w:right w:val="nil"/>
                </w:tcBorders>
                <w:shd w:val="clear" w:color="auto" w:fill="F5F5F5"/>
                <w:tcMar>
                  <w:top w:w="60" w:type="dxa"/>
                  <w:left w:w="120" w:type="dxa"/>
                  <w:bottom w:w="60" w:type="dxa"/>
                  <w:right w:w="120" w:type="dxa"/>
                </w:tcMar>
              </w:tcPr>
            </w:tcPrChange>
          </w:tcPr>
          <w:p w14:paraId="64E6D297" w14:textId="087ABAC2"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1.65</w:t>
            </w:r>
          </w:p>
        </w:tc>
        <w:tc>
          <w:tcPr>
            <w:tcW w:w="1258" w:type="dxa"/>
            <w:tcBorders>
              <w:top w:val="nil"/>
              <w:left w:val="nil"/>
              <w:bottom w:val="single" w:sz="4" w:space="0" w:color="auto"/>
              <w:right w:val="nil"/>
            </w:tcBorders>
            <w:shd w:val="clear" w:color="auto" w:fill="FFFFFF" w:themeFill="background1"/>
            <w:tcMar>
              <w:top w:w="60" w:type="dxa"/>
              <w:left w:w="120" w:type="dxa"/>
              <w:bottom w:w="60" w:type="dxa"/>
              <w:right w:w="120" w:type="dxa"/>
            </w:tcMar>
            <w:tcPrChange w:id="397" w:author="Krisztián Károlyi" w:date="2024-03-27T18:33:00Z">
              <w:tcPr>
                <w:tcW w:w="1258" w:type="dxa"/>
                <w:tcBorders>
                  <w:top w:val="nil"/>
                  <w:left w:val="nil"/>
                  <w:bottom w:val="single" w:sz="4" w:space="0" w:color="auto"/>
                  <w:right w:val="nil"/>
                </w:tcBorders>
                <w:shd w:val="clear" w:color="auto" w:fill="F5F5F5"/>
                <w:tcMar>
                  <w:top w:w="60" w:type="dxa"/>
                  <w:left w:w="120" w:type="dxa"/>
                  <w:bottom w:w="60" w:type="dxa"/>
                  <w:right w:w="120" w:type="dxa"/>
                </w:tcMar>
              </w:tcPr>
            </w:tcPrChange>
          </w:tcPr>
          <w:p w14:paraId="10E6733A" w14:textId="675B6331" w:rsidR="00D86421" w:rsidRPr="00945A48" w:rsidRDefault="00D86421" w:rsidP="00C75359">
            <w:pPr>
              <w:spacing w:after="0" w:line="240" w:lineRule="auto"/>
              <w:rPr>
                <w:rFonts w:asciiTheme="majorHAnsi" w:hAnsiTheme="majorHAnsi" w:cstheme="majorHAnsi"/>
                <w:color w:val="363636"/>
                <w:sz w:val="22"/>
                <w:szCs w:val="22"/>
              </w:rPr>
            </w:pPr>
            <w:r w:rsidRPr="00945A48">
              <w:rPr>
                <w:rFonts w:asciiTheme="majorHAnsi" w:hAnsiTheme="majorHAnsi" w:cstheme="majorHAnsi"/>
                <w:sz w:val="22"/>
                <w:szCs w:val="22"/>
              </w:rPr>
              <w:t>0.01</w:t>
            </w:r>
          </w:p>
        </w:tc>
        <w:tc>
          <w:tcPr>
            <w:tcW w:w="1276" w:type="dxa"/>
            <w:vMerge/>
            <w:tcBorders>
              <w:left w:val="nil"/>
              <w:bottom w:val="single" w:sz="4" w:space="0" w:color="auto"/>
              <w:right w:val="single" w:sz="4" w:space="0" w:color="auto"/>
            </w:tcBorders>
            <w:shd w:val="clear" w:color="auto" w:fill="FFFFFF" w:themeFill="background1"/>
            <w:tcMar>
              <w:top w:w="60" w:type="dxa"/>
              <w:left w:w="120" w:type="dxa"/>
              <w:bottom w:w="60" w:type="dxa"/>
              <w:right w:w="120" w:type="dxa"/>
            </w:tcMar>
            <w:tcPrChange w:id="398" w:author="Krisztián Károlyi" w:date="2024-03-27T18:33:00Z">
              <w:tcPr>
                <w:tcW w:w="1276" w:type="dxa"/>
                <w:vMerge/>
                <w:tcBorders>
                  <w:left w:val="nil"/>
                  <w:bottom w:val="single" w:sz="4" w:space="0" w:color="auto"/>
                  <w:right w:val="single" w:sz="4" w:space="0" w:color="auto"/>
                </w:tcBorders>
                <w:shd w:val="clear" w:color="auto" w:fill="FFFFFF" w:themeFill="background1"/>
                <w:tcMar>
                  <w:top w:w="60" w:type="dxa"/>
                  <w:left w:w="120" w:type="dxa"/>
                  <w:bottom w:w="60" w:type="dxa"/>
                  <w:right w:w="120" w:type="dxa"/>
                </w:tcMar>
              </w:tcPr>
            </w:tcPrChange>
          </w:tcPr>
          <w:p w14:paraId="56D80607" w14:textId="66151845" w:rsidR="00D86421" w:rsidRPr="00945A48" w:rsidRDefault="00D86421" w:rsidP="00C75359">
            <w:pPr>
              <w:spacing w:after="0" w:line="240" w:lineRule="auto"/>
              <w:rPr>
                <w:rFonts w:asciiTheme="majorHAnsi" w:hAnsiTheme="majorHAnsi" w:cstheme="majorHAnsi"/>
                <w:color w:val="363636"/>
                <w:sz w:val="22"/>
                <w:szCs w:val="22"/>
              </w:rPr>
            </w:pPr>
          </w:p>
        </w:tc>
      </w:tr>
    </w:tbl>
    <w:p w14:paraId="477C13E3" w14:textId="44366EA9" w:rsidR="005711F2" w:rsidRPr="00945A48" w:rsidRDefault="008A2933" w:rsidP="009F3435">
      <w:pPr>
        <w:spacing w:before="240"/>
        <w:jc w:val="both"/>
      </w:pPr>
      <w:r w:rsidRPr="00945A48">
        <w:t>Mindegyik</w:t>
      </w:r>
      <w:r w:rsidR="00482039" w:rsidRPr="00945A48">
        <w:t xml:space="preserve"> megye esetében az ADF teszt p-értéke nagyobb, mint 0.05, tehát nem utasítjuk ez a nullhipotézist, vagyis az idősor</w:t>
      </w:r>
      <w:r w:rsidR="00FD35CC" w:rsidRPr="00945A48">
        <w:t>ok</w:t>
      </w:r>
      <w:r w:rsidR="00482039" w:rsidRPr="00945A48">
        <w:t xml:space="preserve"> nem stacionárius</w:t>
      </w:r>
      <w:r w:rsidR="00FD35CC" w:rsidRPr="00945A48">
        <w:t>ok</w:t>
      </w:r>
      <w:r w:rsidR="00482039" w:rsidRPr="00945A48">
        <w:t xml:space="preserve">. </w:t>
      </w:r>
      <w:r w:rsidR="007E1A46" w:rsidRPr="00945A48">
        <w:t>A KPSS tesztek p</w:t>
      </w:r>
      <w:r w:rsidR="0031689B" w:rsidRPr="00945A48">
        <w:t>-</w:t>
      </w:r>
      <w:r w:rsidR="007E1A46" w:rsidRPr="00945A48">
        <w:t xml:space="preserve">értékei </w:t>
      </w:r>
      <w:r w:rsidR="00CB5D4F" w:rsidRPr="00945A48">
        <w:t>kisebbek, mint 0.05, tehát elutasítjuk a nullhipotézist, vagyis az időso</w:t>
      </w:r>
      <w:r w:rsidR="00542211" w:rsidRPr="00945A48">
        <w:t>rok</w:t>
      </w:r>
      <w:r w:rsidR="005408C0" w:rsidRPr="00945A48">
        <w:t xml:space="preserve"> eszerint</w:t>
      </w:r>
      <w:r w:rsidR="00CB5D4F" w:rsidRPr="00945A48">
        <w:t xml:space="preserve"> </w:t>
      </w:r>
      <w:r w:rsidR="005408C0" w:rsidRPr="00945A48">
        <w:t>s</w:t>
      </w:r>
      <w:r w:rsidR="00CB5D4F" w:rsidRPr="00945A48">
        <w:t>em stacionárius</w:t>
      </w:r>
      <w:r w:rsidR="00E423B3" w:rsidRPr="00945A48">
        <w:t xml:space="preserve">ok. </w:t>
      </w:r>
      <w:r w:rsidR="00A05FD9" w:rsidRPr="00945A48">
        <w:t>Emiatt mindenképpen ki kell próbálni az</w:t>
      </w:r>
      <w:r w:rsidR="00BF14C0" w:rsidRPr="00945A48">
        <w:t xml:space="preserve"> olyan</w:t>
      </w:r>
      <w:r w:rsidR="00A05FD9" w:rsidRPr="00945A48">
        <w:t xml:space="preserve"> ARIMA modelleket, ahol a d </w:t>
      </w:r>
      <m:oMath>
        <m:r>
          <w:rPr>
            <w:rFonts w:ascii="Cambria Math" w:hAnsi="Cambria Math"/>
          </w:rPr>
          <m:t>≥</m:t>
        </m:r>
      </m:oMath>
      <w:r w:rsidR="00A05FD9" w:rsidRPr="00945A48">
        <w:t xml:space="preserve"> 1, tehát legalább egyszer differenciálás</w:t>
      </w:r>
      <w:proofErr w:type="spellStart"/>
      <w:r w:rsidR="007358A2" w:rsidRPr="00945A48">
        <w:t>ra</w:t>
      </w:r>
      <w:proofErr w:type="spellEnd"/>
      <w:r w:rsidR="00042A7C" w:rsidRPr="00945A48">
        <w:t xml:space="preserve"> </w:t>
      </w:r>
      <w:r w:rsidR="007358A2" w:rsidRPr="00945A48">
        <w:t>kerülnek az idősorok.</w:t>
      </w:r>
      <w:r w:rsidR="00A07DD9" w:rsidRPr="00945A48">
        <w:t xml:space="preserve"> A következő lépésben ismertetem az autoregresszív, mozgóátlag, autoregresszív mozgóátlag és autoregresszív integrált mozgóátlag modelleket</w:t>
      </w:r>
      <w:r w:rsidR="00BE7732" w:rsidRPr="00945A48">
        <w:t>, amelyek képesek</w:t>
      </w:r>
      <w:r w:rsidR="00661FDA" w:rsidRPr="00945A48">
        <w:t xml:space="preserve"> r</w:t>
      </w:r>
      <w:r w:rsidR="00BE7732" w:rsidRPr="00945A48">
        <w:t>övidtáv</w:t>
      </w:r>
      <w:r w:rsidR="00661FDA" w:rsidRPr="00945A48">
        <w:t>on pontos</w:t>
      </w:r>
      <w:r w:rsidR="00BE7732" w:rsidRPr="00945A48">
        <w:t xml:space="preserve"> előrejelzéseket adni.</w:t>
      </w:r>
    </w:p>
    <w:p w14:paraId="1F9CB198" w14:textId="374BCC58" w:rsidR="006A5EB3" w:rsidRPr="00945A48" w:rsidRDefault="00044A0B" w:rsidP="00044A0B">
      <w:pPr>
        <w:pStyle w:val="Heading2"/>
        <w:rPr>
          <w:rFonts w:cs="Times New Roman"/>
        </w:rPr>
      </w:pPr>
      <w:bookmarkStart w:id="399" w:name="_Toc159784273"/>
      <w:del w:id="400" w:author="Krisztián Károlyi" w:date="2024-03-27T16:31:00Z">
        <w:r w:rsidRPr="00945A48" w:rsidDel="00590DDC">
          <w:rPr>
            <w:rFonts w:cs="Times New Roman"/>
          </w:rPr>
          <w:lastRenderedPageBreak/>
          <w:delText>4.2</w:delText>
        </w:r>
        <w:r w:rsidR="002E76CF" w:rsidRPr="00945A48" w:rsidDel="00590DDC">
          <w:rPr>
            <w:rFonts w:cs="Times New Roman"/>
          </w:rPr>
          <w:delText xml:space="preserve"> </w:delText>
        </w:r>
      </w:del>
      <w:bookmarkStart w:id="401" w:name="_Toc162458086"/>
      <w:r w:rsidRPr="00945A48">
        <w:rPr>
          <w:rFonts w:cs="Times New Roman"/>
        </w:rPr>
        <w:t>Autoregresszív és mozgóátlag modellek (AR, MA, ARMA</w:t>
      </w:r>
      <w:r w:rsidR="00E56181" w:rsidRPr="00945A48">
        <w:rPr>
          <w:rFonts w:cs="Times New Roman"/>
        </w:rPr>
        <w:t>, ARIMA</w:t>
      </w:r>
      <w:r w:rsidRPr="00945A48">
        <w:rPr>
          <w:rFonts w:cs="Times New Roman"/>
        </w:rPr>
        <w:t>)</w:t>
      </w:r>
      <w:bookmarkEnd w:id="399"/>
      <w:bookmarkEnd w:id="401"/>
    </w:p>
    <w:p w14:paraId="4C78B6B6" w14:textId="1A083F8B" w:rsidR="006A5EB3" w:rsidRPr="00945A48" w:rsidRDefault="00000000">
      <w:pPr>
        <w:jc w:val="both"/>
      </w:pPr>
      <w:r w:rsidRPr="00945A48">
        <w:rPr>
          <w:b/>
        </w:rPr>
        <w:t>Az autoregresszió</w:t>
      </w:r>
      <w:r w:rsidR="00CF5C53" w:rsidRPr="00945A48">
        <w:rPr>
          <w:b/>
        </w:rPr>
        <w:t>s komponens</w:t>
      </w:r>
      <w:r w:rsidRPr="00945A48">
        <w:rPr>
          <w:b/>
        </w:rPr>
        <w:t xml:space="preserve"> (AR)</w:t>
      </w:r>
      <w:r w:rsidRPr="00945A48">
        <w:t xml:space="preserve"> azt jelenti, hogy az aktuális időpontbeli </w:t>
      </w:r>
      <w:r w:rsidR="00EA56C8" w:rsidRPr="00945A48">
        <w:t xml:space="preserve">becsült </w:t>
      </w:r>
      <w:r w:rsidRPr="00945A48">
        <w:t xml:space="preserve">értéket </w:t>
      </w:r>
      <w:r w:rsidR="003363DF" w:rsidRPr="00945A48">
        <w:t xml:space="preserve">p darab </w:t>
      </w:r>
      <w:r w:rsidRPr="00945A48">
        <w:t>korábbi időpontbeli érték határozz</w:t>
      </w:r>
      <w:r w:rsidR="00027750" w:rsidRPr="00945A48">
        <w:t>a</w:t>
      </w:r>
      <w:r w:rsidRPr="00945A48">
        <w:t xml:space="preserve"> meg</w:t>
      </w:r>
      <w:r w:rsidR="006E2E66" w:rsidRPr="00945A48">
        <w:t xml:space="preserve">, tehát </w:t>
      </w:r>
      <w:r w:rsidRPr="00945A48">
        <w:t>az aktuális érték korrelál az előző időpontbeli értékekkel. Egy p-rendű autoregresszív AR</w:t>
      </w:r>
      <w:r w:rsidRPr="00945A48">
        <w:rPr>
          <w:vertAlign w:val="subscript"/>
        </w:rPr>
        <w:t>(p)</w:t>
      </w:r>
      <w:r w:rsidR="008F0B59" w:rsidRPr="00945A48">
        <w:rPr>
          <w:vertAlign w:val="subscript"/>
        </w:rPr>
        <w:t xml:space="preserve"> </w:t>
      </w:r>
      <w:r w:rsidR="002F4D1B" w:rsidRPr="00945A48">
        <w:t>modell</w:t>
      </w:r>
      <w:r w:rsidRPr="00945A48">
        <w:rPr>
          <w:vertAlign w:val="subscript"/>
        </w:rPr>
        <w:t>,</w:t>
      </w:r>
      <w:r w:rsidRPr="00945A48">
        <w:t xml:space="preserve"> a következőképpen </w:t>
      </w:r>
      <w:r w:rsidR="00BB4FE0" w:rsidRPr="00945A48">
        <w:t>írható le:</w:t>
      </w:r>
    </w:p>
    <w:p w14:paraId="4E0651E3" w14:textId="77777777" w:rsidR="006A5EB3" w:rsidRPr="00945A48"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945A48" w:rsidRDefault="00000000">
      <w:pPr>
        <w:jc w:val="both"/>
      </w:pPr>
      <w:r w:rsidRPr="00945A48">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945A48">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945A48">
        <w:t xml:space="preserve"> a hibaváltozó, amit </w:t>
      </w:r>
      <w:r w:rsidRPr="00945A48">
        <w:rPr>
          <w:b/>
        </w:rPr>
        <w:t>fehérzajnak</w:t>
      </w:r>
      <w:r w:rsidRPr="00945A48">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945A48">
        <w:t xml:space="preserve"> minden késleltetett értékével 0. </w:t>
      </w:r>
      <w:r w:rsidR="003D5BD7" w:rsidRPr="00945A48">
        <w:t xml:space="preserve"> </w:t>
      </w:r>
      <w:r w:rsidRPr="00945A48">
        <w:t xml:space="preserve">Az AR(p) tulajdonképpen egy többváltozós </w:t>
      </w:r>
      <w:r w:rsidRPr="00945A48">
        <w:rPr>
          <w:bCs/>
        </w:rPr>
        <w:t>lineáris</w:t>
      </w:r>
      <w:r w:rsidRPr="00945A48">
        <w:t xml:space="preserve"> modell, ahol a </w:t>
      </w:r>
      <w:proofErr w:type="spellStart"/>
      <w:r w:rsidRPr="00945A48">
        <w:t>regresszorok</w:t>
      </w:r>
      <w:proofErr w:type="spellEnd"/>
      <w:r w:rsidRPr="00945A48">
        <w:t xml:space="preserve"> (független változók) a függőváltozó késleltetett értékei. </w:t>
      </w:r>
    </w:p>
    <w:p w14:paraId="3A6AC1EF" w14:textId="60A7E634" w:rsidR="006A5EB3" w:rsidRPr="00945A48" w:rsidRDefault="00000000" w:rsidP="00EA4F3F">
      <w:pPr>
        <w:jc w:val="both"/>
        <w:rPr>
          <w:rFonts w:eastAsia="Cambria Math"/>
        </w:rPr>
      </w:pPr>
      <w:r w:rsidRPr="00945A48">
        <w:t xml:space="preserve">A </w:t>
      </w:r>
      <w:r w:rsidRPr="00945A48">
        <w:rPr>
          <w:b/>
        </w:rPr>
        <w:t>mozgóátlag</w:t>
      </w:r>
      <w:r w:rsidRPr="00945A48">
        <w:t xml:space="preserve"> </w:t>
      </w:r>
      <w:r w:rsidRPr="00945A48">
        <w:rPr>
          <w:b/>
        </w:rPr>
        <w:t>(MA)</w:t>
      </w:r>
      <w:r w:rsidRPr="00945A48">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945A48">
        <w:br/>
      </w:r>
      <w:r w:rsidRPr="00945A48">
        <w:t xml:space="preserve">Egy </w:t>
      </w:r>
      <w:r w:rsidR="00EA4F3F" w:rsidRPr="00945A48">
        <w:t xml:space="preserve">q </w:t>
      </w:r>
      <w:r w:rsidRPr="00945A48">
        <w:t>rendű mozgóátlag folyamat MA(q)</w:t>
      </w:r>
      <w:r w:rsidR="00F37936" w:rsidRPr="00945A48">
        <w:t xml:space="preserve"> jelzéssel,</w:t>
      </w:r>
      <w:r w:rsidRPr="00945A48">
        <w:t xml:space="preserve"> </w:t>
      </w:r>
      <w:r w:rsidR="00F37936" w:rsidRPr="00945A48">
        <w:t>a következőképpen írható le:</w:t>
      </w:r>
      <w:r w:rsidRPr="00945A48">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635B8B0C" w14:textId="29980F69" w:rsidR="006A5EB3" w:rsidRPr="00945A48" w:rsidRDefault="00000000">
      <w:pPr>
        <w:jc w:val="both"/>
      </w:pPr>
      <w:r w:rsidRPr="00945A48">
        <w:t xml:space="preserve">A két folyamat kombinációja az </w:t>
      </w:r>
      <w:r w:rsidRPr="00945A48">
        <w:rPr>
          <w:b/>
        </w:rPr>
        <w:t xml:space="preserve">ARMA (p, q) </w:t>
      </w:r>
      <w:r w:rsidRPr="00945A48">
        <w:t>(autoregresszív mozgóátlag) folyamat, amely komplexebb idősorokat is képes leírni</w:t>
      </w:r>
      <w:r w:rsidR="006A2A17" w:rsidRPr="00945A48">
        <w:t>.</w:t>
      </w:r>
    </w:p>
    <w:p w14:paraId="49F239BA" w14:textId="1B1699F4" w:rsidR="006A5EB3" w:rsidRPr="00945A48"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3E7E858D" w14:textId="61DE647A" w:rsidR="006A5EB3" w:rsidRPr="00945A48" w:rsidRDefault="00CF1D2A" w:rsidP="00EF456E">
      <w:pPr>
        <w:jc w:val="both"/>
      </w:pPr>
      <w:r w:rsidRPr="00945A48">
        <w:t xml:space="preserve">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945A48">
        <w:t xml:space="preserve"> az idősorozat aktuális értéke, </w:t>
      </w:r>
      <m:oMath>
        <m:r>
          <w:rPr>
            <w:rFonts w:ascii="Cambria Math" w:hAnsi="Cambria Math"/>
          </w:rPr>
          <m:t>α</m:t>
        </m:r>
      </m:oMath>
      <w:r w:rsidRPr="00945A48">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945A48">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945A48">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945A48">
        <w:t xml:space="preserve"> a mozgóátlag együtthatók.</w:t>
      </w:r>
      <w:r w:rsidR="00FD7877" w:rsidRPr="00945A48">
        <w:t xml:space="preserve"> </w:t>
      </w:r>
    </w:p>
    <w:p w14:paraId="026DE8A0" w14:textId="0B99443A" w:rsidR="00486316" w:rsidRPr="00945A48" w:rsidRDefault="00B6163C" w:rsidP="00D02835">
      <w:pPr>
        <w:jc w:val="both"/>
      </w:pPr>
      <w:r w:rsidRPr="00945A48">
        <w:t>Az</w:t>
      </w:r>
      <w:r w:rsidR="00110D5F" w:rsidRPr="00945A48">
        <w:t xml:space="preserve"> </w:t>
      </w:r>
      <w:r w:rsidRPr="00945A48">
        <w:rPr>
          <w:b/>
          <w:bCs/>
        </w:rPr>
        <w:t>ARIMA</w:t>
      </w:r>
      <w:r w:rsidR="00353C5E" w:rsidRPr="00945A48">
        <w:t xml:space="preserve"> </w:t>
      </w:r>
      <w:r w:rsidR="00F42597" w:rsidRPr="00945A48">
        <w:t>(p, d, q)</w:t>
      </w:r>
      <w:r w:rsidRPr="00945A48">
        <w:t xml:space="preserve"> modellekben az I (</w:t>
      </w:r>
      <w:proofErr w:type="spellStart"/>
      <w:r w:rsidRPr="00945A48">
        <w:t>integrated</w:t>
      </w:r>
      <w:proofErr w:type="spellEnd"/>
      <w:r w:rsidRPr="00945A48">
        <w:t>)</w:t>
      </w:r>
      <w:r w:rsidR="001C48EE" w:rsidRPr="00945A48">
        <w:t xml:space="preserve"> azt jelenti, hogy az idősort </w:t>
      </w:r>
      <w:r w:rsidR="00195571" w:rsidRPr="00945A48">
        <w:t xml:space="preserve">d alkalommal differenciáljuk. A differenciálás célja az idősorok </w:t>
      </w:r>
      <w:proofErr w:type="spellStart"/>
      <w:r w:rsidR="00195571" w:rsidRPr="00945A48">
        <w:t>stacionaritásának</w:t>
      </w:r>
      <w:proofErr w:type="spellEnd"/>
      <w:r w:rsidR="00195571" w:rsidRPr="00945A48">
        <w:t xml:space="preserve"> eléréséhez szükséges trendek, szezonális mintázatok eltávolítása.</w:t>
      </w:r>
      <w:r w:rsidR="00D02835" w:rsidRPr="00945A48">
        <w:t xml:space="preserve"> Ilyenkor </w:t>
      </w:r>
      <w:r w:rsidR="00486316" w:rsidRPr="00945A48">
        <w:t xml:space="preserve">az </w:t>
      </w:r>
      <w:r w:rsidR="00D02835" w:rsidRPr="00945A48">
        <w:t xml:space="preserve">idősor különbségeit számoljuk ki az </w:t>
      </w:r>
      <w:r w:rsidR="00486316" w:rsidRPr="00945A48">
        <w:t>eggyel korábbi időpont megfigyelés alapján:</w:t>
      </w:r>
    </w:p>
    <w:p w14:paraId="09AEA53C" w14:textId="4B0463EB" w:rsidR="006A5EB3" w:rsidRPr="00945A48" w:rsidRDefault="00000000" w:rsidP="00C12A9A">
      <w:pPr>
        <w:jc w:val="center"/>
      </w:pP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oMath>
      <w:r w:rsidR="00A12530" w:rsidRPr="00945A48">
        <w:t xml:space="preserve"> </w:t>
      </w:r>
      <w:sdt>
        <w:sdtPr>
          <w:id w:val="-684675762"/>
          <w:citation/>
        </w:sdtPr>
        <w:sdtContent>
          <w:r w:rsidR="004124CD" w:rsidRPr="00945A48">
            <w:fldChar w:fldCharType="begin"/>
          </w:r>
          <w:r w:rsidR="004124CD" w:rsidRPr="00945A48">
            <w:instrText xml:space="preserve">CITATION Sán191 \t  \l 2057 </w:instrText>
          </w:r>
          <w:r w:rsidR="004124CD" w:rsidRPr="00945A48">
            <w:fldChar w:fldCharType="separate"/>
          </w:r>
          <w:r w:rsidR="00683CFD">
            <w:rPr>
              <w:noProof/>
            </w:rPr>
            <w:t>(Sándor, 2019)</w:t>
          </w:r>
          <w:r w:rsidR="004124CD" w:rsidRPr="00945A48">
            <w:fldChar w:fldCharType="end"/>
          </w:r>
        </w:sdtContent>
      </w:sdt>
    </w:p>
    <w:p w14:paraId="2206AF44" w14:textId="7C5B27C3" w:rsidR="00D348BC" w:rsidRPr="00945A48" w:rsidRDefault="006261A4" w:rsidP="006261A4">
      <w:pPr>
        <w:pStyle w:val="Heading2"/>
        <w:rPr>
          <w:rFonts w:cs="Times New Roman"/>
        </w:rPr>
      </w:pPr>
      <w:bookmarkStart w:id="402" w:name="_Toc159784275"/>
      <w:del w:id="403" w:author="Krisztián Károlyi" w:date="2024-03-27T16:31:00Z">
        <w:r w:rsidRPr="00945A48" w:rsidDel="00590DDC">
          <w:rPr>
            <w:rFonts w:cs="Times New Roman"/>
          </w:rPr>
          <w:lastRenderedPageBreak/>
          <w:delText xml:space="preserve">4.3 </w:delText>
        </w:r>
      </w:del>
      <w:bookmarkStart w:id="404" w:name="_Toc162458087"/>
      <w:r w:rsidRPr="00945A48">
        <w:rPr>
          <w:rFonts w:cs="Times New Roman"/>
        </w:rPr>
        <w:t>A</w:t>
      </w:r>
      <w:bookmarkEnd w:id="402"/>
      <w:ins w:id="405" w:author="Krisztián Károlyi" w:date="2024-03-27T16:31:00Z">
        <w:r w:rsidR="0035655E">
          <w:rPr>
            <w:rFonts w:cs="Times New Roman"/>
          </w:rPr>
          <w:t>z a</w:t>
        </w:r>
      </w:ins>
      <w:r w:rsidR="00D348BC" w:rsidRPr="00945A48">
        <w:rPr>
          <w:rFonts w:cs="Times New Roman"/>
        </w:rPr>
        <w:t>utokorrelációs függvény használata mozgóátlag komponens meghatározására</w:t>
      </w:r>
      <w:bookmarkEnd w:id="404"/>
    </w:p>
    <w:p w14:paraId="3CE74061" w14:textId="3F9109DC" w:rsidR="006A5EB3" w:rsidRPr="00945A48" w:rsidRDefault="00000000" w:rsidP="00A21D4E">
      <w:pPr>
        <w:jc w:val="both"/>
      </w:pPr>
      <w:r w:rsidRPr="00945A48">
        <w:t>Egy idősor autokorrelációs függvénye (ACF) az autokorrelációk sorozata:</w:t>
      </w:r>
      <w:r w:rsidRPr="00945A48">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945A48">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945A48">
        <w:t xml:space="preserve"> a k-ad rendű autokovariancia.</w:t>
      </w:r>
      <w:r w:rsidRPr="00945A48">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945A48">
        <w:br/>
      </w:r>
      <w:r w:rsidRPr="00945A48">
        <w:t xml:space="preserve">Ha egy stacionárius folyamat ACF-je teljesíti azt a feltételt, hogy  </w:t>
      </w:r>
      <w:r w:rsidR="00713D3C" w:rsidRPr="00945A48">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w:r w:rsidR="00A21D4E" w:rsidRPr="00945A48">
        <w:t xml:space="preserve"> </w:t>
      </w:r>
      <w:sdt>
        <w:sdtPr>
          <w:id w:val="-454177566"/>
          <w:citation/>
        </w:sdtPr>
        <w:sdtContent>
          <w:r w:rsidR="004124CD" w:rsidRPr="00945A48">
            <w:fldChar w:fldCharType="begin"/>
          </w:r>
          <w:r w:rsidR="004124CD" w:rsidRPr="00945A48">
            <w:instrText xml:space="preserve">CITATION Sán191 \t  \l 2057 </w:instrText>
          </w:r>
          <w:r w:rsidR="004124CD" w:rsidRPr="00945A48">
            <w:fldChar w:fldCharType="separate"/>
          </w:r>
          <w:r w:rsidR="00683CFD">
            <w:rPr>
              <w:noProof/>
            </w:rPr>
            <w:t>(Sándor, 2019)</w:t>
          </w:r>
          <w:r w:rsidR="004124CD" w:rsidRPr="00945A48">
            <w:fldChar w:fldCharType="end"/>
          </w:r>
        </w:sdtContent>
      </w:sdt>
    </w:p>
    <w:p w14:paraId="0E9DA3E8" w14:textId="77777777" w:rsidR="006A5EB3" w:rsidRPr="00945A48" w:rsidRDefault="00000000">
      <w:r w:rsidRPr="00945A48">
        <w:t>Az általam vizsgált idősorok autokorrelációs tesztjei a következőképpen néznek ki:</w:t>
      </w:r>
    </w:p>
    <w:p w14:paraId="50A5A684" w14:textId="77777777" w:rsidR="006A5EB3" w:rsidRPr="00945A48" w:rsidRDefault="00000000">
      <w:pPr>
        <w:keepNext/>
      </w:pPr>
      <w:r w:rsidRPr="00945A48">
        <w:rPr>
          <w:noProof/>
        </w:rPr>
        <w:drawing>
          <wp:inline distT="0" distB="0" distL="0" distR="0" wp14:anchorId="5E458281" wp14:editId="1742F780">
            <wp:extent cx="5688891" cy="1411316"/>
            <wp:effectExtent l="19050" t="19050" r="26670" b="17780"/>
            <wp:docPr id="2145247984" name="image7.png"/>
            <wp:cNvGraphicFramePr/>
            <a:graphic xmlns:a="http://schemas.openxmlformats.org/drawingml/2006/main">
              <a:graphicData uri="http://schemas.openxmlformats.org/drawingml/2006/picture">
                <pic:pic xmlns:pic="http://schemas.openxmlformats.org/drawingml/2006/picture">
                  <pic:nvPicPr>
                    <pic:cNvPr id="2145247984" name="image7.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738923" cy="1423728"/>
                    </a:xfrm>
                    <a:prstGeom prst="rect">
                      <a:avLst/>
                    </a:prstGeom>
                    <a:ln w="6350">
                      <a:solidFill>
                        <a:schemeClr val="tx1"/>
                      </a:solidFill>
                    </a:ln>
                  </pic:spPr>
                </pic:pic>
              </a:graphicData>
            </a:graphic>
          </wp:inline>
        </w:drawing>
      </w:r>
    </w:p>
    <w:p w14:paraId="7DF1E85F" w14:textId="284D8F3C" w:rsidR="006A5EB3" w:rsidRPr="00B84358" w:rsidRDefault="000860C5">
      <w:pPr>
        <w:pBdr>
          <w:top w:val="nil"/>
          <w:left w:val="nil"/>
          <w:bottom w:val="nil"/>
          <w:right w:val="nil"/>
          <w:between w:val="nil"/>
        </w:pBdr>
        <w:spacing w:after="200" w:line="240" w:lineRule="auto"/>
        <w:jc w:val="center"/>
        <w:rPr>
          <w:i/>
          <w:sz w:val="18"/>
          <w:szCs w:val="18"/>
          <w:rPrChange w:id="406" w:author="Krisztián Károlyi" w:date="2024-03-27T16:35:00Z">
            <w:rPr>
              <w:i/>
              <w:color w:val="44546A"/>
              <w:sz w:val="18"/>
              <w:szCs w:val="18"/>
            </w:rPr>
          </w:rPrChange>
        </w:rPr>
      </w:pPr>
      <w:r w:rsidRPr="00B84358">
        <w:rPr>
          <w:b/>
          <w:bCs/>
          <w:i/>
          <w:sz w:val="18"/>
          <w:szCs w:val="18"/>
        </w:rPr>
        <w:t>6</w:t>
      </w:r>
      <w:r w:rsidR="00E6594E" w:rsidRPr="00B84358">
        <w:rPr>
          <w:b/>
          <w:bCs/>
          <w:i/>
          <w:sz w:val="18"/>
          <w:szCs w:val="18"/>
        </w:rPr>
        <w:t>. ábra:</w:t>
      </w:r>
      <w:r w:rsidR="00E6594E" w:rsidRPr="00B84358">
        <w:rPr>
          <w:i/>
          <w:sz w:val="18"/>
          <w:szCs w:val="18"/>
        </w:rPr>
        <w:t xml:space="preserve"> </w:t>
      </w:r>
      <w:r w:rsidR="00CC2073" w:rsidRPr="00B84358">
        <w:rPr>
          <w:i/>
          <w:sz w:val="18"/>
          <w:szCs w:val="18"/>
        </w:rPr>
        <w:t xml:space="preserve">Az </w:t>
      </w:r>
      <w:r w:rsidR="00E6594E" w:rsidRPr="00B84358">
        <w:rPr>
          <w:i/>
          <w:sz w:val="18"/>
          <w:szCs w:val="18"/>
          <w:rPrChange w:id="407" w:author="Krisztián Károlyi" w:date="2024-03-27T16:35:00Z">
            <w:rPr>
              <w:i/>
              <w:color w:val="44546A"/>
              <w:sz w:val="18"/>
              <w:szCs w:val="18"/>
            </w:rPr>
          </w:rPrChange>
        </w:rPr>
        <w:t>autokorrelációs függvén</w:t>
      </w:r>
      <w:r w:rsidR="00843E6D" w:rsidRPr="00B84358">
        <w:rPr>
          <w:i/>
          <w:sz w:val="18"/>
          <w:szCs w:val="18"/>
          <w:rPrChange w:id="408" w:author="Krisztián Károlyi" w:date="2024-03-27T16:35:00Z">
            <w:rPr>
              <w:i/>
              <w:color w:val="44546A"/>
              <w:sz w:val="18"/>
              <w:szCs w:val="18"/>
            </w:rPr>
          </w:rPrChange>
        </w:rPr>
        <w:t>yek</w:t>
      </w:r>
      <w:r w:rsidRPr="00B84358">
        <w:rPr>
          <w:i/>
          <w:sz w:val="18"/>
          <w:szCs w:val="18"/>
          <w:rPrChange w:id="409" w:author="Krisztián Károlyi" w:date="2024-03-27T16:35:00Z">
            <w:rPr>
              <w:i/>
              <w:color w:val="44546A"/>
              <w:sz w:val="18"/>
              <w:szCs w:val="18"/>
            </w:rPr>
          </w:rPrChange>
        </w:rPr>
        <w:t xml:space="preserve"> </w:t>
      </w:r>
      <w:r w:rsidR="00E6594E" w:rsidRPr="00B84358">
        <w:rPr>
          <w:i/>
          <w:sz w:val="18"/>
          <w:szCs w:val="18"/>
          <w:rPrChange w:id="410" w:author="Krisztián Károlyi" w:date="2024-03-27T16:35:00Z">
            <w:rPr>
              <w:i/>
              <w:color w:val="44546A"/>
              <w:sz w:val="18"/>
              <w:szCs w:val="18"/>
            </w:rPr>
          </w:rPrChange>
        </w:rPr>
        <w:t>diagram</w:t>
      </w:r>
      <w:r w:rsidR="0001242F" w:rsidRPr="00B84358">
        <w:rPr>
          <w:i/>
          <w:sz w:val="18"/>
          <w:szCs w:val="18"/>
          <w:rPrChange w:id="411" w:author="Krisztián Károlyi" w:date="2024-03-27T16:35:00Z">
            <w:rPr>
              <w:i/>
              <w:color w:val="44546A"/>
              <w:sz w:val="18"/>
              <w:szCs w:val="18"/>
            </w:rPr>
          </w:rPrChange>
        </w:rPr>
        <w:t>jai</w:t>
      </w:r>
    </w:p>
    <w:p w14:paraId="446C7D39" w14:textId="407802B6" w:rsidR="006A5EB3" w:rsidRPr="00945A48" w:rsidRDefault="00DA1859" w:rsidP="00AB6F2C">
      <w:pPr>
        <w:spacing w:before="240"/>
        <w:jc w:val="both"/>
        <w:pPrChange w:id="412" w:author="Krisztián Károlyi" w:date="2024-03-27T16:34:00Z">
          <w:pPr>
            <w:jc w:val="both"/>
          </w:pPr>
        </w:pPrChange>
      </w:pPr>
      <w:ins w:id="413" w:author="Krisztián Károlyi" w:date="2024-03-27T16:34:00Z">
        <w:r w:rsidRPr="00945A48">
          <w:t>A kék beszínezett tér a vonalak mögött a 95%-os konfidencia intervallum, ami azt jelzi, hogy hol várható az autokorrelációs együtthatók értéke egy adott szinten.</w:t>
        </w:r>
        <w:r>
          <w:t xml:space="preserve"> Ha egy autokorrelációs együttható a kék színnel befestett területen belül helyezkedik el, akkor azt mondhatjuk, hogy nincs </w:t>
        </w:r>
        <w:proofErr w:type="spellStart"/>
        <w:r>
          <w:t>statisztikailag</w:t>
        </w:r>
        <w:proofErr w:type="spellEnd"/>
        <w:r>
          <w:t xml:space="preserve"> jelentős </w:t>
        </w:r>
        <w:proofErr w:type="spellStart"/>
        <w:r>
          <w:t>autokorreláció</w:t>
        </w:r>
        <w:proofErr w:type="spellEnd"/>
        <w:r>
          <w:t xml:space="preserve"> az a</w:t>
        </w:r>
      </w:ins>
      <w:ins w:id="414" w:author="Krisztián Károlyi" w:date="2024-03-27T17:21:00Z">
        <w:r w:rsidR="00F63DE2">
          <w:t>dott késleltetett értékben</w:t>
        </w:r>
      </w:ins>
      <w:ins w:id="415" w:author="Krisztián Károlyi" w:date="2024-03-27T16:34:00Z">
        <w:r>
          <w:t>.</w:t>
        </w:r>
        <w:r>
          <w:br/>
        </w:r>
        <w:r>
          <w:br/>
        </w:r>
      </w:ins>
      <w:r w:rsidR="00000000" w:rsidRPr="00945A48">
        <w:t xml:space="preserve">Ha </w:t>
      </w:r>
      <w:r w:rsidR="009D64E1" w:rsidRPr="00945A48">
        <w:t>MA</w:t>
      </w:r>
      <w:r w:rsidR="004B4AE3" w:rsidRPr="00945A48">
        <w:t>(q)</w:t>
      </w:r>
      <w:r w:rsidR="00000000" w:rsidRPr="00945A48">
        <w:t xml:space="preserve"> folyamat lenne, akkor az első néhány lépés után az autokorrelációk értékei hirtelen zuhannának, viszont a fent látható grafikonok nem ezt mutatják, hanem lineáris, fokozatos csökkenést, emiatt kizárható az, hogy MA(q) folyamatokról lenne szó bármelyik megye esetében is. </w:t>
      </w:r>
    </w:p>
    <w:p w14:paraId="7FD08150" w14:textId="5FDC01C5" w:rsidR="00FE54F2" w:rsidRPr="00945A48" w:rsidDel="00DA1859" w:rsidRDefault="000C6912" w:rsidP="00FE54F2">
      <w:pPr>
        <w:jc w:val="both"/>
        <w:rPr>
          <w:del w:id="416" w:author="Krisztián Károlyi" w:date="2024-03-27T16:34:00Z"/>
        </w:rPr>
      </w:pPr>
      <w:del w:id="417" w:author="Krisztián Károlyi" w:date="2024-03-27T16:34:00Z">
        <w:r w:rsidRPr="00945A48" w:rsidDel="00DA1859">
          <w:lastRenderedPageBreak/>
          <w:delText xml:space="preserve">A kék beszínezett tér a vonalak mögött a 95%-os </w:delText>
        </w:r>
        <w:r w:rsidR="00BB2F97" w:rsidRPr="00945A48" w:rsidDel="00DA1859">
          <w:delText xml:space="preserve">konfidencia intervallum, </w:delText>
        </w:r>
        <w:r w:rsidRPr="00945A48" w:rsidDel="00DA1859">
          <w:delText>ami azt jelzi, hogy hol várható az autokorrelációs együtthatók értéke egy adott szinten.</w:delText>
        </w:r>
      </w:del>
    </w:p>
    <w:p w14:paraId="4EF0E71B" w14:textId="6F8209CE" w:rsidR="000C6912" w:rsidRPr="00945A48" w:rsidDel="00FE54F2" w:rsidRDefault="000C6912" w:rsidP="000C6912">
      <w:pPr>
        <w:jc w:val="both"/>
        <w:rPr>
          <w:del w:id="418" w:author="Krisztián Károlyi" w:date="2024-03-27T16:33:00Z"/>
        </w:rPr>
      </w:pPr>
      <w:del w:id="419" w:author="Krisztián Károlyi" w:date="2024-03-27T16:33:00Z">
        <w:r w:rsidRPr="00945A48" w:rsidDel="00FE54F2">
          <w:delText xml:space="preserve">Amikor egy ACF </w:delText>
        </w:r>
      </w:del>
      <w:del w:id="420" w:author="Krisztián Károlyi" w:date="2024-03-27T16:32:00Z">
        <w:r w:rsidRPr="00945A48" w:rsidDel="001B0255">
          <w:delText xml:space="preserve">plotot </w:delText>
        </w:r>
      </w:del>
      <w:del w:id="421" w:author="Krisztián Károlyi" w:date="2024-03-27T16:33:00Z">
        <w:r w:rsidRPr="00945A48" w:rsidDel="00FE54F2">
          <w:delText xml:space="preserve">elemzünk, az autokorrelációs együtthatók értékeit vesszük figyelembe, és megvizsgáljuk, hogy azok túllépik-e a </w:delText>
        </w:r>
      </w:del>
      <w:del w:id="422" w:author="Krisztián Károlyi" w:date="2024-03-27T16:32:00Z">
        <w:r w:rsidRPr="00945A48" w:rsidDel="0089323B">
          <w:delText xml:space="preserve">biztonsági </w:delText>
        </w:r>
      </w:del>
      <w:del w:id="423" w:author="Krisztián Károlyi" w:date="2024-03-27T16:33:00Z">
        <w:r w:rsidRPr="00945A48" w:rsidDel="00FE54F2">
          <w:delText xml:space="preserve">határt vagy sem. Ha egy autokorrelációs együttható a kék beszínezett térbe esik, akkor azt mondhatjuk, hogy nincs statisztikailag jelentős autokorreláció az adott eltolódásban. </w:delText>
        </w:r>
      </w:del>
    </w:p>
    <w:p w14:paraId="46D96B6B" w14:textId="14420BC7" w:rsidR="00DE67B9" w:rsidRPr="00945A48" w:rsidRDefault="000036E4" w:rsidP="00EF1239">
      <w:pPr>
        <w:pStyle w:val="Heading2"/>
        <w:rPr>
          <w:rFonts w:cs="Times New Roman"/>
        </w:rPr>
      </w:pPr>
      <w:bookmarkStart w:id="424" w:name="_Toc159784276"/>
      <w:bookmarkStart w:id="425" w:name="_Toc162458088"/>
      <w:ins w:id="426" w:author="Krisztián Károlyi" w:date="2024-03-27T16:31:00Z">
        <w:r>
          <w:rPr>
            <w:rFonts w:cs="Times New Roman"/>
          </w:rPr>
          <w:t xml:space="preserve">A </w:t>
        </w:r>
      </w:ins>
      <w:del w:id="427" w:author="Krisztián Károlyi" w:date="2024-03-27T16:31:00Z">
        <w:r w:rsidR="00EF1239" w:rsidRPr="00945A48" w:rsidDel="000036E4">
          <w:rPr>
            <w:rFonts w:cs="Times New Roman"/>
          </w:rPr>
          <w:delText xml:space="preserve">4.4 </w:delText>
        </w:r>
      </w:del>
      <w:ins w:id="428" w:author="Krisztián Károlyi" w:date="2024-03-27T16:31:00Z">
        <w:r>
          <w:rPr>
            <w:rFonts w:cs="Times New Roman"/>
          </w:rPr>
          <w:t>p</w:t>
        </w:r>
      </w:ins>
      <w:del w:id="429" w:author="Krisztián Károlyi" w:date="2024-03-27T16:31:00Z">
        <w:r w:rsidR="00EF1239" w:rsidRPr="00945A48" w:rsidDel="000036E4">
          <w:rPr>
            <w:rFonts w:cs="Times New Roman"/>
          </w:rPr>
          <w:delText>P</w:delText>
        </w:r>
      </w:del>
      <w:bookmarkEnd w:id="424"/>
      <w:r w:rsidR="009E5650" w:rsidRPr="00945A48">
        <w:rPr>
          <w:rFonts w:cs="Times New Roman"/>
        </w:rPr>
        <w:t>arciális autokorrelációs</w:t>
      </w:r>
      <w:r w:rsidR="006A662B" w:rsidRPr="00945A48">
        <w:rPr>
          <w:rFonts w:cs="Times New Roman"/>
        </w:rPr>
        <w:t xml:space="preserve"> függvény</w:t>
      </w:r>
      <w:r w:rsidR="00DE67B9" w:rsidRPr="00945A48">
        <w:rPr>
          <w:rFonts w:cs="Times New Roman"/>
        </w:rPr>
        <w:t xml:space="preserve"> használata autoregressz</w:t>
      </w:r>
      <w:r w:rsidR="00EC62CC" w:rsidRPr="00945A48">
        <w:rPr>
          <w:rFonts w:cs="Times New Roman"/>
        </w:rPr>
        <w:t>ív</w:t>
      </w:r>
      <w:r w:rsidR="00DE67B9" w:rsidRPr="00945A48">
        <w:rPr>
          <w:rFonts w:cs="Times New Roman"/>
        </w:rPr>
        <w:t xml:space="preserve"> </w:t>
      </w:r>
      <w:r w:rsidR="006E2B12" w:rsidRPr="00945A48">
        <w:rPr>
          <w:rFonts w:cs="Times New Roman"/>
        </w:rPr>
        <w:t>komponens</w:t>
      </w:r>
      <w:r w:rsidR="00DE67B9" w:rsidRPr="00945A48">
        <w:rPr>
          <w:rFonts w:cs="Times New Roman"/>
        </w:rPr>
        <w:t xml:space="preserve"> meghatározására</w:t>
      </w:r>
      <w:bookmarkEnd w:id="425"/>
    </w:p>
    <w:p w14:paraId="593C908E" w14:textId="58977943" w:rsidR="0090532A" w:rsidRPr="00945A48" w:rsidRDefault="00000000" w:rsidP="00353D8C">
      <w:pPr>
        <w:jc w:val="both"/>
      </w:pPr>
      <w:r w:rsidRPr="00945A48">
        <w:t>Egy AR</w:t>
      </w:r>
      <w:ins w:id="430" w:author="Krisztián Károlyi" w:date="2024-03-27T18:32:00Z">
        <w:r w:rsidR="00100F27">
          <w:t xml:space="preserve"> </w:t>
        </w:r>
      </w:ins>
      <w:r w:rsidRPr="00945A48">
        <w:t xml:space="preserve">(1) folyamat esetében a </w:t>
      </w:r>
      <w:proofErr w:type="spellStart"/>
      <w:r w:rsidRPr="00945A48">
        <w:t>p</w:t>
      </w:r>
      <w:r w:rsidRPr="00945A48">
        <w:rPr>
          <w:vertAlign w:val="subscript"/>
        </w:rPr>
        <w:t>k</w:t>
      </w:r>
      <w:proofErr w:type="spellEnd"/>
      <w:r w:rsidRPr="00945A48">
        <w:rPr>
          <w:vertAlign w:val="subscript"/>
        </w:rPr>
        <w:t xml:space="preserve"> </w:t>
      </w:r>
      <w:r w:rsidRPr="00945A48">
        <w:t>autokorrelációk</w:t>
      </w:r>
      <w:r w:rsidRPr="00945A48">
        <w:rPr>
          <w:vertAlign w:val="subscript"/>
        </w:rPr>
        <w:t xml:space="preserve"> </w:t>
      </w:r>
      <w:r w:rsidRPr="00945A48">
        <w:t>folyamatosan (exponenciálisan) csökkennek</w:t>
      </w:r>
      <w:r w:rsidR="0006486B" w:rsidRPr="00945A48">
        <w:t>, ami általában</w:t>
      </w:r>
      <w:r w:rsidR="00FB3AAD" w:rsidRPr="00945A48">
        <w:t xml:space="preserve"> </w:t>
      </w:r>
      <w:r w:rsidRPr="00945A48">
        <w:t>minden AR(p)</w:t>
      </w:r>
      <w:r w:rsidR="00B66207" w:rsidRPr="00945A48">
        <w:t xml:space="preserve"> </w:t>
      </w:r>
      <w:r w:rsidR="00D17BFF" w:rsidRPr="00945A48">
        <w:t>folyamatra</w:t>
      </w:r>
      <w:r w:rsidR="00B66207" w:rsidRPr="00945A48">
        <w:t xml:space="preserve"> igaz</w:t>
      </w:r>
      <w:r w:rsidRPr="00945A48">
        <w:t xml:space="preserve">, </w:t>
      </w:r>
      <w:r w:rsidR="0017784B" w:rsidRPr="00945A48">
        <w:t>azonban</w:t>
      </w:r>
      <w:r w:rsidRPr="00945A48">
        <w:t xml:space="preserve"> p &gt; 1 rendű folyamatok esetében nem feltétlenül monoton</w:t>
      </w:r>
      <w:r w:rsidR="00871E49" w:rsidRPr="00945A48">
        <w:t xml:space="preserve"> a csökkenés</w:t>
      </w:r>
      <w:r w:rsidRPr="00945A48">
        <w:t>. Ha egy stacionárius folyamat PACF értékei csak a p-</w:t>
      </w:r>
      <w:proofErr w:type="spellStart"/>
      <w:r w:rsidRPr="00945A48">
        <w:t>edik</w:t>
      </w:r>
      <w:proofErr w:type="spellEnd"/>
      <w:r w:rsidRPr="00945A48">
        <w:t xml:space="preserve"> időbeli lépésben nem nullák</w:t>
      </w:r>
      <w:r w:rsidR="00E95198" w:rsidRPr="00945A48">
        <w:t xml:space="preserve">, </w:t>
      </w:r>
      <w:r w:rsidR="00FA358B" w:rsidRPr="00945A48">
        <w:t xml:space="preserve">vagyis </w:t>
      </w:r>
      <w:r w:rsidRPr="00945A48">
        <w:t xml:space="preserve">minden további lépésben megközelítőleg nullák, akkor AR(p) folyamatról van szó. </w:t>
      </w:r>
      <w:sdt>
        <w:sdtPr>
          <w:id w:val="559131334"/>
          <w:citation/>
        </w:sdtPr>
        <w:sdtContent>
          <w:r w:rsidR="0090532A" w:rsidRPr="00945A48">
            <w:fldChar w:fldCharType="begin"/>
          </w:r>
          <w:r w:rsidR="0090532A" w:rsidRPr="00945A48">
            <w:instrText xml:space="preserve">CITATION Sán191 \t  \l 2057 </w:instrText>
          </w:r>
          <w:r w:rsidR="0090532A" w:rsidRPr="00945A48">
            <w:fldChar w:fldCharType="separate"/>
          </w:r>
          <w:r w:rsidR="00683CFD">
            <w:rPr>
              <w:noProof/>
            </w:rPr>
            <w:t>(Sándor, 2019)</w:t>
          </w:r>
          <w:r w:rsidR="0090532A" w:rsidRPr="00945A48">
            <w:fldChar w:fldCharType="end"/>
          </w:r>
        </w:sdtContent>
      </w:sdt>
    </w:p>
    <w:p w14:paraId="2D2A7868" w14:textId="77777777" w:rsidR="006A5EB3" w:rsidRPr="00945A48" w:rsidRDefault="00000000">
      <w:r w:rsidRPr="00945A48">
        <w:t>Az általam vizsgált idősorok parciális autokorrelációs tesztjei a következőképpen néznek ki:</w:t>
      </w:r>
    </w:p>
    <w:p w14:paraId="5159EB26" w14:textId="77777777" w:rsidR="006A5EB3" w:rsidRPr="00945A48" w:rsidRDefault="00000000">
      <w:pPr>
        <w:keepNext/>
        <w:jc w:val="both"/>
      </w:pPr>
      <w:r w:rsidRPr="00945A48">
        <w:rPr>
          <w:noProof/>
        </w:rPr>
        <w:drawing>
          <wp:inline distT="0" distB="0" distL="0" distR="0" wp14:anchorId="10C0ACFD" wp14:editId="1228CD04">
            <wp:extent cx="5693992" cy="1559758"/>
            <wp:effectExtent l="19050" t="19050" r="21590" b="21590"/>
            <wp:docPr id="2145247983" name="image2.png"/>
            <wp:cNvGraphicFramePr/>
            <a:graphic xmlns:a="http://schemas.openxmlformats.org/drawingml/2006/main">
              <a:graphicData uri="http://schemas.openxmlformats.org/drawingml/2006/picture">
                <pic:pic xmlns:pic="http://schemas.openxmlformats.org/drawingml/2006/picture">
                  <pic:nvPicPr>
                    <pic:cNvPr id="2145247983" name="image2.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5723010" cy="1567707"/>
                    </a:xfrm>
                    <a:prstGeom prst="rect">
                      <a:avLst/>
                    </a:prstGeom>
                    <a:ln w="6350">
                      <a:solidFill>
                        <a:schemeClr val="tx1"/>
                      </a:solidFill>
                    </a:ln>
                  </pic:spPr>
                </pic:pic>
              </a:graphicData>
            </a:graphic>
          </wp:inline>
        </w:drawing>
      </w:r>
    </w:p>
    <w:p w14:paraId="7775765F" w14:textId="6C05507B" w:rsidR="009B67DE" w:rsidRPr="00945A48" w:rsidRDefault="009B67DE" w:rsidP="009B67DE">
      <w:pPr>
        <w:pBdr>
          <w:top w:val="nil"/>
          <w:left w:val="nil"/>
          <w:bottom w:val="nil"/>
          <w:right w:val="nil"/>
          <w:between w:val="nil"/>
        </w:pBdr>
        <w:spacing w:after="200" w:line="240" w:lineRule="auto"/>
        <w:jc w:val="center"/>
        <w:rPr>
          <w:i/>
          <w:color w:val="44546A"/>
          <w:sz w:val="18"/>
          <w:szCs w:val="18"/>
        </w:rPr>
      </w:pPr>
      <w:r w:rsidRPr="00945A48">
        <w:rPr>
          <w:b/>
          <w:bCs/>
          <w:i/>
          <w:sz w:val="18"/>
          <w:szCs w:val="18"/>
        </w:rPr>
        <w:t>7. ábra:</w:t>
      </w:r>
      <w:r w:rsidRPr="00945A48">
        <w:rPr>
          <w:i/>
          <w:sz w:val="18"/>
          <w:szCs w:val="18"/>
        </w:rPr>
        <w:t xml:space="preserve"> A parciális </w:t>
      </w:r>
      <w:r w:rsidRPr="00945A48">
        <w:rPr>
          <w:i/>
          <w:color w:val="44546A"/>
          <w:sz w:val="18"/>
          <w:szCs w:val="18"/>
        </w:rPr>
        <w:t>autokorrelációs függvények diagramjai</w:t>
      </w:r>
    </w:p>
    <w:p w14:paraId="4740BD43" w14:textId="2E1DD2C2" w:rsidR="006A5EB3" w:rsidRPr="00945A48" w:rsidRDefault="00000000">
      <w:pPr>
        <w:jc w:val="both"/>
      </w:pPr>
      <w:r w:rsidRPr="00945A48">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945A48">
        <w:t>1, míg az összes többiben elhanyagolhatóak az autokorrelációs kapcsolatok, tehát valószínűleg AR</w:t>
      </w:r>
      <w:r w:rsidR="008272E9" w:rsidRPr="00945A48">
        <w:t xml:space="preserve"> </w:t>
      </w:r>
      <w:r w:rsidRPr="00945A48">
        <w:t>(2) folyamatról beszélünk.</w:t>
      </w:r>
    </w:p>
    <w:p w14:paraId="0E6B013F" w14:textId="6630EE10" w:rsidR="00762627" w:rsidRPr="00945A48" w:rsidRDefault="00BE1260" w:rsidP="00966F80">
      <w:pPr>
        <w:pStyle w:val="Heading2"/>
        <w:rPr>
          <w:rFonts w:cs="Times New Roman"/>
        </w:rPr>
      </w:pPr>
      <w:bookmarkStart w:id="431" w:name="_Toc159784277"/>
      <w:del w:id="432" w:author="Krisztián Károlyi" w:date="2024-03-27T16:36:00Z">
        <w:r w:rsidRPr="00945A48" w:rsidDel="00F47999">
          <w:rPr>
            <w:rFonts w:cs="Times New Roman"/>
          </w:rPr>
          <w:delText>4.</w:delText>
        </w:r>
        <w:r w:rsidR="00E7341D" w:rsidRPr="00945A48" w:rsidDel="00F47999">
          <w:rPr>
            <w:rFonts w:cs="Times New Roman"/>
          </w:rPr>
          <w:delText>5</w:delText>
        </w:r>
        <w:r w:rsidRPr="00945A48" w:rsidDel="00F47999">
          <w:rPr>
            <w:rFonts w:cs="Times New Roman"/>
          </w:rPr>
          <w:delText xml:space="preserve"> </w:delText>
        </w:r>
      </w:del>
      <w:bookmarkStart w:id="433" w:name="_Toc162458089"/>
      <w:bookmarkEnd w:id="431"/>
      <w:r w:rsidR="009B1449" w:rsidRPr="00945A48">
        <w:rPr>
          <w:rFonts w:cs="Times New Roman"/>
        </w:rPr>
        <w:t>ARIMA modellek implementálása</w:t>
      </w:r>
      <w:bookmarkEnd w:id="433"/>
    </w:p>
    <w:p w14:paraId="4B769F3D" w14:textId="77777777" w:rsidR="00E7341D" w:rsidRPr="00945A48" w:rsidRDefault="00E7341D" w:rsidP="00E7341D">
      <w:pPr>
        <w:pStyle w:val="Title"/>
        <w:spacing w:line="360" w:lineRule="auto"/>
        <w:jc w:val="both"/>
        <w:rPr>
          <w:rFonts w:cs="Times New Roman"/>
          <w:sz w:val="24"/>
          <w:szCs w:val="24"/>
        </w:rPr>
      </w:pPr>
      <w:r w:rsidRPr="00945A48">
        <w:rPr>
          <w:rFonts w:cs="Times New Roman"/>
          <w:sz w:val="24"/>
          <w:szCs w:val="24"/>
        </w:rPr>
        <w:t>A grafikonok azt szemléltetik, hogy valószínűleg mindhárom megye esetében az AR (2) modellel érdemes próbálkozni az előrejelzéshez, viszont a stacionaritás hiánya miatt megvizsgáltam az ARIMA modelleket is, és ezek közül kiválasztottam a legkisebb AIC (</w:t>
      </w:r>
      <w:proofErr w:type="spellStart"/>
      <w:r w:rsidRPr="00252C7C">
        <w:rPr>
          <w:rFonts w:cs="Times New Roman"/>
          <w:i/>
          <w:iCs/>
          <w:sz w:val="24"/>
          <w:szCs w:val="24"/>
          <w:rPrChange w:id="434" w:author="Krisztián Károlyi" w:date="2024-03-27T18:32:00Z">
            <w:rPr>
              <w:rFonts w:cs="Times New Roman"/>
              <w:sz w:val="24"/>
              <w:szCs w:val="24"/>
            </w:rPr>
          </w:rPrChange>
        </w:rPr>
        <w:t>Akaike</w:t>
      </w:r>
      <w:proofErr w:type="spellEnd"/>
      <w:r w:rsidRPr="00252C7C">
        <w:rPr>
          <w:rFonts w:cs="Times New Roman"/>
          <w:i/>
          <w:iCs/>
          <w:sz w:val="24"/>
          <w:szCs w:val="24"/>
          <w:rPrChange w:id="435" w:author="Krisztián Károlyi" w:date="2024-03-27T18:32:00Z">
            <w:rPr>
              <w:rFonts w:cs="Times New Roman"/>
              <w:sz w:val="24"/>
              <w:szCs w:val="24"/>
            </w:rPr>
          </w:rPrChange>
        </w:rPr>
        <w:t xml:space="preserve"> </w:t>
      </w:r>
      <w:proofErr w:type="spellStart"/>
      <w:r w:rsidRPr="00252C7C">
        <w:rPr>
          <w:rFonts w:cs="Times New Roman"/>
          <w:i/>
          <w:iCs/>
          <w:sz w:val="24"/>
          <w:szCs w:val="24"/>
          <w:rPrChange w:id="436" w:author="Krisztián Károlyi" w:date="2024-03-27T18:32:00Z">
            <w:rPr>
              <w:rFonts w:cs="Times New Roman"/>
              <w:sz w:val="24"/>
              <w:szCs w:val="24"/>
            </w:rPr>
          </w:rPrChange>
        </w:rPr>
        <w:t>Information</w:t>
      </w:r>
      <w:proofErr w:type="spellEnd"/>
      <w:r w:rsidRPr="00252C7C">
        <w:rPr>
          <w:rFonts w:cs="Times New Roman"/>
          <w:i/>
          <w:iCs/>
          <w:sz w:val="24"/>
          <w:szCs w:val="24"/>
          <w:rPrChange w:id="437" w:author="Krisztián Károlyi" w:date="2024-03-27T18:32:00Z">
            <w:rPr>
              <w:rFonts w:cs="Times New Roman"/>
              <w:sz w:val="24"/>
              <w:szCs w:val="24"/>
            </w:rPr>
          </w:rPrChange>
        </w:rPr>
        <w:t xml:space="preserve"> </w:t>
      </w:r>
      <w:proofErr w:type="spellStart"/>
      <w:r w:rsidRPr="00252C7C">
        <w:rPr>
          <w:rFonts w:cs="Times New Roman"/>
          <w:i/>
          <w:iCs/>
          <w:sz w:val="24"/>
          <w:szCs w:val="24"/>
          <w:rPrChange w:id="438" w:author="Krisztián Károlyi" w:date="2024-03-27T18:32:00Z">
            <w:rPr>
              <w:rFonts w:cs="Times New Roman"/>
              <w:sz w:val="24"/>
              <w:szCs w:val="24"/>
            </w:rPr>
          </w:rPrChange>
        </w:rPr>
        <w:t>Criterion</w:t>
      </w:r>
      <w:proofErr w:type="spellEnd"/>
      <w:r w:rsidRPr="00945A48">
        <w:rPr>
          <w:rFonts w:cs="Times New Roman"/>
          <w:sz w:val="24"/>
          <w:szCs w:val="24"/>
        </w:rPr>
        <w:t>) értékű modellt a Sándor (2019) alapján, mert valószínűleg ez a modell fog a legjobban illeszkedni az adott idősorra. Az AIC az illeszkedés minőségét és a modell bonyolultságát összehasonlító mutató. Képlete:</w:t>
      </w:r>
    </w:p>
    <w:p w14:paraId="20C7D754" w14:textId="5B941FD9" w:rsidR="00E7341D" w:rsidRPr="00945A48" w:rsidRDefault="00E7341D" w:rsidP="006F5C40">
      <w:pPr>
        <w:jc w:val="center"/>
        <w:pPrChange w:id="439" w:author="Krisztián Károlyi" w:date="2024-03-27T18:32:00Z">
          <w:pPr/>
        </w:pPrChange>
      </w:pPr>
      <m:oMath>
        <m:r>
          <w:rPr>
            <w:rFonts w:ascii="Cambria Math" w:hAnsi="Cambria Math"/>
          </w:rPr>
          <m:t>AIC=2k-2</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L</m:t>
                </m:r>
              </m:e>
            </m:d>
          </m:e>
        </m:func>
      </m:oMath>
      <w:ins w:id="440" w:author="Krisztián Károlyi" w:date="2024-03-27T18:32:00Z">
        <w:r w:rsidR="006F5C40">
          <w:t>,</w:t>
        </w:r>
      </w:ins>
    </w:p>
    <w:p w14:paraId="2D9C8822" w14:textId="69C6C538" w:rsidR="00E7341D" w:rsidRPr="00945A48" w:rsidRDefault="00E7341D" w:rsidP="00E7341D">
      <w:pPr>
        <w:jc w:val="both"/>
      </w:pPr>
      <w:del w:id="441" w:author="Krisztián Károlyi" w:date="2024-03-27T18:32:00Z">
        <w:r w:rsidRPr="00945A48" w:rsidDel="006F5C40">
          <w:delText xml:space="preserve">, </w:delText>
        </w:r>
      </w:del>
      <w:r w:rsidRPr="00945A48">
        <w:t xml:space="preserve">ahol </w:t>
      </w:r>
      <w:r w:rsidRPr="00945A48">
        <w:rPr>
          <w:i/>
          <w:iCs/>
        </w:rPr>
        <w:t xml:space="preserve">k </w:t>
      </w:r>
      <w:del w:id="442" w:author="Krisztián Károlyi" w:date="2024-03-27T18:32:00Z">
        <w:r w:rsidRPr="00945A48" w:rsidDel="00326715">
          <w:delText xml:space="preserve">a </w:delText>
        </w:r>
      </w:del>
      <w:r w:rsidRPr="00945A48">
        <w:t xml:space="preserve">a modell paramétereinek száma, </w:t>
      </w:r>
      <w:r w:rsidRPr="00945A48">
        <w:rPr>
          <w:i/>
          <w:iCs/>
        </w:rPr>
        <w:t>L</w:t>
      </w:r>
      <w:r w:rsidRPr="00945A48">
        <w:t xml:space="preserve"> a modell </w:t>
      </w:r>
      <w:proofErr w:type="spellStart"/>
      <w:r w:rsidRPr="00945A48">
        <w:t>valúszínűségi</w:t>
      </w:r>
      <w:proofErr w:type="spellEnd"/>
      <w:r w:rsidRPr="00945A48">
        <w:t xml:space="preserve"> értéke, ami azt méri, hogy mennyire valószínű, az, hogy a modell előállítja a megfelelő megfigyelt adatokat a paramétereinek ismeretében. Az AIC értékeket a </w:t>
      </w:r>
      <w:proofErr w:type="spellStart"/>
      <w:r w:rsidRPr="00945A48">
        <w:t>python</w:t>
      </w:r>
      <w:proofErr w:type="spellEnd"/>
      <w:r w:rsidRPr="00945A48">
        <w:t xml:space="preserve">-ben létrehozott ARIMA modell példány </w:t>
      </w:r>
      <w:proofErr w:type="spellStart"/>
      <w:r w:rsidRPr="00945A48">
        <w:t>model_</w:t>
      </w:r>
      <w:proofErr w:type="gramStart"/>
      <w:r w:rsidRPr="00945A48">
        <w:t>fit,aic</w:t>
      </w:r>
      <w:proofErr w:type="spellEnd"/>
      <w:proofErr w:type="gramEnd"/>
      <w:r w:rsidRPr="00945A48">
        <w:t xml:space="preserve"> attribútumából kértem le.  A következő táblázatban összefoglalom, hogy a különböző modellek</w:t>
      </w:r>
      <w:r w:rsidR="001B20D2" w:rsidRPr="00945A48">
        <w:t xml:space="preserve"> milyen mértékben illeszkedtek a tanítóadatokra:</w:t>
      </w:r>
    </w:p>
    <w:p w14:paraId="691F594A" w14:textId="2EB28B00" w:rsidR="00E7341D" w:rsidRPr="00B14AFE" w:rsidRDefault="00E7341D" w:rsidP="00E7341D">
      <w:pPr>
        <w:pStyle w:val="Caption"/>
        <w:keepNext/>
        <w:jc w:val="center"/>
        <w:rPr>
          <w:color w:val="auto"/>
          <w:rPrChange w:id="443" w:author="Krisztián Károlyi" w:date="2024-03-27T16:35:00Z">
            <w:rPr/>
          </w:rPrChange>
        </w:rPr>
      </w:pPr>
      <w:r w:rsidRPr="00B14AFE">
        <w:rPr>
          <w:b/>
          <w:bCs/>
          <w:color w:val="auto"/>
        </w:rPr>
        <w:lastRenderedPageBreak/>
        <w:t>4. táblázat</w:t>
      </w:r>
      <w:r w:rsidRPr="00B14AFE">
        <w:rPr>
          <w:color w:val="auto"/>
          <w:rPrChange w:id="444" w:author="Krisztián Károlyi" w:date="2024-03-27T16:35:00Z">
            <w:rPr/>
          </w:rPrChange>
        </w:rPr>
        <w:t xml:space="preserve">: </w:t>
      </w:r>
      <w:ins w:id="445" w:author="Krisztián Károlyi" w:date="2024-03-27T16:36:00Z">
        <w:r w:rsidR="004874C8">
          <w:rPr>
            <w:color w:val="auto"/>
          </w:rPr>
          <w:t>A</w:t>
        </w:r>
      </w:ins>
      <w:del w:id="446" w:author="Krisztián Károlyi" w:date="2024-03-27T16:36:00Z">
        <w:r w:rsidRPr="00B14AFE" w:rsidDel="004874C8">
          <w:rPr>
            <w:color w:val="auto"/>
            <w:rPrChange w:id="447" w:author="Krisztián Károlyi" w:date="2024-03-27T16:35:00Z">
              <w:rPr/>
            </w:rPrChange>
          </w:rPr>
          <w:delText>a</w:delText>
        </w:r>
      </w:del>
      <w:ins w:id="448" w:author="Krisztián Károlyi" w:date="2024-03-27T16:35:00Z">
        <w:r w:rsidR="00BC5B1B">
          <w:rPr>
            <w:color w:val="auto"/>
          </w:rPr>
          <w:t xml:space="preserve"> kipróbált</w:t>
        </w:r>
      </w:ins>
      <w:ins w:id="449" w:author="Krisztián Károlyi" w:date="2024-03-27T16:36:00Z">
        <w:r w:rsidR="00883B90">
          <w:rPr>
            <w:color w:val="auto"/>
          </w:rPr>
          <w:t xml:space="preserve"> ARIMA</w:t>
        </w:r>
      </w:ins>
      <w:ins w:id="450" w:author="Krisztián Károlyi" w:date="2024-03-27T16:35:00Z">
        <w:r w:rsidR="00BC5B1B">
          <w:rPr>
            <w:color w:val="auto"/>
          </w:rPr>
          <w:t xml:space="preserve"> </w:t>
        </w:r>
      </w:ins>
      <w:del w:id="451" w:author="Krisztián Károlyi" w:date="2024-03-27T16:35:00Z">
        <w:r w:rsidRPr="00B14AFE" w:rsidDel="001C31FA">
          <w:rPr>
            <w:color w:val="auto"/>
            <w:rPrChange w:id="452" w:author="Krisztián Károlyi" w:date="2024-03-27T16:35:00Z">
              <w:rPr/>
            </w:rPrChange>
          </w:rPr>
          <w:delText xml:space="preserve"> letesztelt ARIMA </w:delText>
        </w:r>
      </w:del>
      <w:r w:rsidRPr="00B14AFE">
        <w:rPr>
          <w:color w:val="auto"/>
          <w:rPrChange w:id="453" w:author="Krisztián Károlyi" w:date="2024-03-27T16:35:00Z">
            <w:rPr/>
          </w:rPrChange>
        </w:rPr>
        <w:t xml:space="preserve">modellek AIC </w:t>
      </w:r>
      <w:r w:rsidR="00E77261" w:rsidRPr="00B14AFE">
        <w:rPr>
          <w:color w:val="auto"/>
          <w:rPrChange w:id="454" w:author="Krisztián Károlyi" w:date="2024-03-27T16:35:00Z">
            <w:rPr/>
          </w:rPrChange>
        </w:rPr>
        <w:t>értékei</w:t>
      </w:r>
    </w:p>
    <w:tbl>
      <w:tblPr>
        <w:tblW w:w="8820" w:type="dxa"/>
        <w:tblLook w:val="04A0" w:firstRow="1" w:lastRow="0" w:firstColumn="1" w:lastColumn="0" w:noHBand="0" w:noVBand="1"/>
      </w:tblPr>
      <w:tblGrid>
        <w:gridCol w:w="1300"/>
        <w:gridCol w:w="860"/>
        <w:gridCol w:w="1680"/>
        <w:gridCol w:w="1620"/>
        <w:gridCol w:w="1680"/>
        <w:gridCol w:w="1680"/>
      </w:tblGrid>
      <w:tr w:rsidR="00F05392" w:rsidRPr="00945A48" w14:paraId="492DF947" w14:textId="77777777" w:rsidTr="00F05392">
        <w:trPr>
          <w:trHeight w:hRule="exact" w:val="315"/>
        </w:trPr>
        <w:tc>
          <w:tcPr>
            <w:tcW w:w="1300" w:type="dxa"/>
            <w:tcBorders>
              <w:top w:val="single" w:sz="8" w:space="0" w:color="auto"/>
              <w:left w:val="single" w:sz="8" w:space="0" w:color="auto"/>
              <w:bottom w:val="nil"/>
              <w:right w:val="nil"/>
            </w:tcBorders>
            <w:shd w:val="clear" w:color="000000" w:fill="4472C4"/>
            <w:vAlign w:val="center"/>
            <w:hideMark/>
          </w:tcPr>
          <w:p w14:paraId="64C92A3D" w14:textId="77777777" w:rsidR="00F05392" w:rsidRPr="00945A48" w:rsidRDefault="00F05392" w:rsidP="00F05392">
            <w:pPr>
              <w:spacing w:after="0" w:line="240" w:lineRule="auto"/>
              <w:jc w:val="center"/>
              <w:rPr>
                <w:rFonts w:asciiTheme="majorHAnsi" w:hAnsiTheme="majorHAnsi" w:cstheme="majorHAnsi"/>
                <w:color w:val="FFFFFF"/>
                <w:sz w:val="22"/>
                <w:szCs w:val="22"/>
              </w:rPr>
            </w:pPr>
            <w:r w:rsidRPr="00945A48">
              <w:rPr>
                <w:rFonts w:asciiTheme="majorHAnsi" w:hAnsiTheme="majorHAnsi" w:cstheme="majorHAnsi"/>
                <w:color w:val="FFFFFF" w:themeColor="background1"/>
                <w:sz w:val="22"/>
                <w:szCs w:val="22"/>
              </w:rPr>
              <w:t> megye</w:t>
            </w:r>
          </w:p>
        </w:tc>
        <w:tc>
          <w:tcPr>
            <w:tcW w:w="860" w:type="dxa"/>
            <w:tcBorders>
              <w:top w:val="single" w:sz="8" w:space="0" w:color="auto"/>
              <w:left w:val="nil"/>
              <w:bottom w:val="nil"/>
              <w:right w:val="nil"/>
            </w:tcBorders>
            <w:shd w:val="clear" w:color="000000" w:fill="4472C4"/>
            <w:vAlign w:val="center"/>
            <w:hideMark/>
          </w:tcPr>
          <w:p w14:paraId="1466646B" w14:textId="77777777" w:rsidR="00F05392" w:rsidRPr="00945A48" w:rsidRDefault="00F05392" w:rsidP="00F05392">
            <w:pPr>
              <w:spacing w:after="0" w:line="240" w:lineRule="auto"/>
              <w:jc w:val="center"/>
              <w:rPr>
                <w:rFonts w:asciiTheme="majorHAnsi" w:hAnsiTheme="majorHAnsi" w:cstheme="majorHAnsi"/>
                <w:color w:val="FFFFFF"/>
                <w:sz w:val="22"/>
                <w:szCs w:val="22"/>
              </w:rPr>
            </w:pPr>
            <w:proofErr w:type="gramStart"/>
            <w:r w:rsidRPr="00945A48">
              <w:rPr>
                <w:rFonts w:asciiTheme="majorHAnsi" w:hAnsiTheme="majorHAnsi" w:cstheme="majorHAnsi"/>
                <w:color w:val="FFFFFF" w:themeColor="background1"/>
                <w:sz w:val="22"/>
                <w:szCs w:val="22"/>
              </w:rPr>
              <w:t>AR(</w:t>
            </w:r>
            <w:proofErr w:type="gramEnd"/>
            <w:r w:rsidRPr="00945A48">
              <w:rPr>
                <w:rFonts w:asciiTheme="majorHAnsi" w:hAnsiTheme="majorHAnsi" w:cstheme="majorHAnsi"/>
                <w:color w:val="FFFFFF" w:themeColor="background1"/>
                <w:sz w:val="22"/>
                <w:szCs w:val="22"/>
              </w:rPr>
              <w:t>2)</w:t>
            </w:r>
          </w:p>
        </w:tc>
        <w:tc>
          <w:tcPr>
            <w:tcW w:w="1680" w:type="dxa"/>
            <w:tcBorders>
              <w:top w:val="single" w:sz="8" w:space="0" w:color="auto"/>
              <w:left w:val="nil"/>
              <w:bottom w:val="nil"/>
              <w:right w:val="nil"/>
            </w:tcBorders>
            <w:shd w:val="clear" w:color="000000" w:fill="4472C4"/>
            <w:vAlign w:val="center"/>
            <w:hideMark/>
          </w:tcPr>
          <w:p w14:paraId="372712D2" w14:textId="77777777" w:rsidR="00F05392" w:rsidRPr="00945A48" w:rsidRDefault="00F05392" w:rsidP="00F05392">
            <w:pPr>
              <w:spacing w:after="0" w:line="240" w:lineRule="auto"/>
              <w:jc w:val="center"/>
              <w:rPr>
                <w:rFonts w:asciiTheme="majorHAnsi" w:hAnsiTheme="majorHAnsi" w:cstheme="majorHAnsi"/>
                <w:color w:val="FFFFFF"/>
                <w:sz w:val="22"/>
                <w:szCs w:val="22"/>
              </w:rPr>
            </w:pPr>
            <w:proofErr w:type="gramStart"/>
            <w:r w:rsidRPr="00945A48">
              <w:rPr>
                <w:rFonts w:asciiTheme="majorHAnsi" w:hAnsiTheme="majorHAnsi" w:cstheme="majorHAnsi"/>
                <w:color w:val="FFFFFF" w:themeColor="background1"/>
                <w:sz w:val="22"/>
                <w:szCs w:val="22"/>
              </w:rPr>
              <w:t>ARIMA(</w:t>
            </w:r>
            <w:proofErr w:type="gramEnd"/>
            <w:r w:rsidRPr="00945A48">
              <w:rPr>
                <w:rFonts w:asciiTheme="majorHAnsi" w:hAnsiTheme="majorHAnsi" w:cstheme="majorHAnsi"/>
                <w:color w:val="FFFFFF" w:themeColor="background1"/>
                <w:sz w:val="22"/>
                <w:szCs w:val="22"/>
              </w:rPr>
              <w:t>2,1,0)</w:t>
            </w:r>
          </w:p>
        </w:tc>
        <w:tc>
          <w:tcPr>
            <w:tcW w:w="1620" w:type="dxa"/>
            <w:tcBorders>
              <w:top w:val="single" w:sz="8" w:space="0" w:color="auto"/>
              <w:left w:val="nil"/>
              <w:bottom w:val="nil"/>
              <w:right w:val="nil"/>
            </w:tcBorders>
            <w:shd w:val="clear" w:color="000000" w:fill="4472C4"/>
            <w:vAlign w:val="center"/>
            <w:hideMark/>
          </w:tcPr>
          <w:p w14:paraId="7109D3BC" w14:textId="77777777" w:rsidR="00F05392" w:rsidRPr="00945A48" w:rsidRDefault="00F05392" w:rsidP="00F05392">
            <w:pPr>
              <w:spacing w:after="0" w:line="240" w:lineRule="auto"/>
              <w:jc w:val="center"/>
              <w:rPr>
                <w:rFonts w:asciiTheme="majorHAnsi" w:hAnsiTheme="majorHAnsi" w:cstheme="majorHAnsi"/>
                <w:color w:val="FFFFFF"/>
                <w:sz w:val="22"/>
                <w:szCs w:val="22"/>
              </w:rPr>
            </w:pPr>
            <w:proofErr w:type="gramStart"/>
            <w:r w:rsidRPr="00945A48">
              <w:rPr>
                <w:rFonts w:asciiTheme="majorHAnsi" w:hAnsiTheme="majorHAnsi" w:cstheme="majorHAnsi"/>
                <w:color w:val="FFFFFF" w:themeColor="background1"/>
                <w:sz w:val="22"/>
                <w:szCs w:val="22"/>
              </w:rPr>
              <w:t>ARIMA(</w:t>
            </w:r>
            <w:proofErr w:type="gramEnd"/>
            <w:r w:rsidRPr="00945A48">
              <w:rPr>
                <w:rFonts w:asciiTheme="majorHAnsi" w:hAnsiTheme="majorHAnsi" w:cstheme="majorHAnsi"/>
                <w:color w:val="FFFFFF" w:themeColor="background1"/>
                <w:sz w:val="22"/>
                <w:szCs w:val="22"/>
              </w:rPr>
              <w:t>2,1,1)</w:t>
            </w:r>
          </w:p>
        </w:tc>
        <w:tc>
          <w:tcPr>
            <w:tcW w:w="1680" w:type="dxa"/>
            <w:tcBorders>
              <w:top w:val="single" w:sz="8" w:space="0" w:color="auto"/>
              <w:left w:val="nil"/>
              <w:bottom w:val="nil"/>
              <w:right w:val="nil"/>
            </w:tcBorders>
            <w:shd w:val="clear" w:color="000000" w:fill="4472C4"/>
            <w:vAlign w:val="center"/>
            <w:hideMark/>
          </w:tcPr>
          <w:p w14:paraId="210CBE26" w14:textId="77777777" w:rsidR="00F05392" w:rsidRPr="00945A48" w:rsidRDefault="00F05392" w:rsidP="00F05392">
            <w:pPr>
              <w:spacing w:after="0" w:line="240" w:lineRule="auto"/>
              <w:jc w:val="center"/>
              <w:rPr>
                <w:rFonts w:asciiTheme="majorHAnsi" w:hAnsiTheme="majorHAnsi" w:cstheme="majorHAnsi"/>
                <w:color w:val="FFFFFF"/>
                <w:sz w:val="22"/>
                <w:szCs w:val="22"/>
              </w:rPr>
            </w:pPr>
            <w:proofErr w:type="gramStart"/>
            <w:r w:rsidRPr="00945A48">
              <w:rPr>
                <w:rFonts w:asciiTheme="majorHAnsi" w:hAnsiTheme="majorHAnsi" w:cstheme="majorHAnsi"/>
                <w:color w:val="FFFFFF" w:themeColor="background1"/>
                <w:sz w:val="22"/>
                <w:szCs w:val="22"/>
              </w:rPr>
              <w:t>ARIMA(</w:t>
            </w:r>
            <w:proofErr w:type="gramEnd"/>
            <w:r w:rsidRPr="00945A48">
              <w:rPr>
                <w:rFonts w:asciiTheme="majorHAnsi" w:hAnsiTheme="majorHAnsi" w:cstheme="majorHAnsi"/>
                <w:color w:val="FFFFFF" w:themeColor="background1"/>
                <w:sz w:val="22"/>
                <w:szCs w:val="22"/>
              </w:rPr>
              <w:t>2,1,2)</w:t>
            </w:r>
          </w:p>
        </w:tc>
        <w:tc>
          <w:tcPr>
            <w:tcW w:w="1680" w:type="dxa"/>
            <w:tcBorders>
              <w:top w:val="single" w:sz="8" w:space="0" w:color="auto"/>
              <w:left w:val="nil"/>
              <w:bottom w:val="nil"/>
              <w:right w:val="single" w:sz="8" w:space="0" w:color="auto"/>
            </w:tcBorders>
            <w:shd w:val="clear" w:color="000000" w:fill="4472C4"/>
            <w:vAlign w:val="center"/>
            <w:hideMark/>
          </w:tcPr>
          <w:p w14:paraId="00E76C2F" w14:textId="77777777" w:rsidR="00F05392" w:rsidRPr="00945A48" w:rsidRDefault="00F05392" w:rsidP="00F05392">
            <w:pPr>
              <w:spacing w:after="0" w:line="240" w:lineRule="auto"/>
              <w:jc w:val="center"/>
              <w:rPr>
                <w:rFonts w:asciiTheme="majorHAnsi" w:hAnsiTheme="majorHAnsi" w:cstheme="majorHAnsi"/>
                <w:color w:val="FFFFFF"/>
                <w:sz w:val="22"/>
                <w:szCs w:val="22"/>
              </w:rPr>
            </w:pPr>
            <w:proofErr w:type="gramStart"/>
            <w:r w:rsidRPr="00945A48">
              <w:rPr>
                <w:rFonts w:asciiTheme="majorHAnsi" w:hAnsiTheme="majorHAnsi" w:cstheme="majorHAnsi"/>
                <w:color w:val="FFFFFF" w:themeColor="background1"/>
                <w:sz w:val="22"/>
                <w:szCs w:val="22"/>
              </w:rPr>
              <w:t>ARIMA(</w:t>
            </w:r>
            <w:proofErr w:type="gramEnd"/>
            <w:r w:rsidRPr="00945A48">
              <w:rPr>
                <w:rFonts w:asciiTheme="majorHAnsi" w:hAnsiTheme="majorHAnsi" w:cstheme="majorHAnsi"/>
                <w:color w:val="FFFFFF" w:themeColor="background1"/>
                <w:sz w:val="22"/>
                <w:szCs w:val="22"/>
              </w:rPr>
              <w:t>1,1,0)</w:t>
            </w:r>
          </w:p>
        </w:tc>
      </w:tr>
      <w:tr w:rsidR="00F05392" w:rsidRPr="00945A48" w14:paraId="2F9ABEF7" w14:textId="77777777" w:rsidTr="00EC500B">
        <w:trPr>
          <w:trHeight w:hRule="exact" w:val="315"/>
        </w:trPr>
        <w:tc>
          <w:tcPr>
            <w:tcW w:w="1300" w:type="dxa"/>
            <w:tcBorders>
              <w:top w:val="nil"/>
              <w:left w:val="single" w:sz="8" w:space="0" w:color="auto"/>
              <w:bottom w:val="nil"/>
              <w:right w:val="nil"/>
            </w:tcBorders>
            <w:shd w:val="clear" w:color="000000" w:fill="F2F2F2"/>
            <w:noWrap/>
            <w:vAlign w:val="center"/>
            <w:hideMark/>
          </w:tcPr>
          <w:p w14:paraId="03C0E719" w14:textId="77777777" w:rsidR="00F05392" w:rsidRPr="00945A48" w:rsidRDefault="00F05392" w:rsidP="00F05392">
            <w:pPr>
              <w:spacing w:after="0" w:line="240" w:lineRule="auto"/>
              <w:jc w:val="center"/>
              <w:rPr>
                <w:rFonts w:asciiTheme="majorHAnsi" w:hAnsiTheme="majorHAnsi" w:cstheme="majorHAnsi"/>
                <w:color w:val="000000"/>
                <w:sz w:val="22"/>
                <w:szCs w:val="22"/>
              </w:rPr>
            </w:pPr>
            <w:r w:rsidRPr="00945A48">
              <w:rPr>
                <w:rFonts w:asciiTheme="majorHAnsi" w:hAnsiTheme="majorHAnsi" w:cstheme="majorHAnsi"/>
                <w:color w:val="000000"/>
                <w:sz w:val="22"/>
                <w:szCs w:val="22"/>
              </w:rPr>
              <w:t>Kovászna</w:t>
            </w:r>
          </w:p>
        </w:tc>
        <w:tc>
          <w:tcPr>
            <w:tcW w:w="860" w:type="dxa"/>
            <w:tcBorders>
              <w:top w:val="nil"/>
              <w:left w:val="nil"/>
              <w:bottom w:val="nil"/>
              <w:right w:val="nil"/>
            </w:tcBorders>
            <w:shd w:val="clear" w:color="000000" w:fill="F2F2F2"/>
            <w:vAlign w:val="center"/>
            <w:hideMark/>
          </w:tcPr>
          <w:p w14:paraId="1A6E61E8"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123.7</w:t>
            </w:r>
          </w:p>
        </w:tc>
        <w:tc>
          <w:tcPr>
            <w:tcW w:w="1680" w:type="dxa"/>
            <w:tcBorders>
              <w:top w:val="nil"/>
              <w:left w:val="nil"/>
              <w:bottom w:val="nil"/>
              <w:right w:val="nil"/>
            </w:tcBorders>
            <w:shd w:val="clear" w:color="000000" w:fill="F2F2F2"/>
            <w:vAlign w:val="center"/>
            <w:hideMark/>
          </w:tcPr>
          <w:p w14:paraId="17AEC11F"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114.81</w:t>
            </w:r>
          </w:p>
        </w:tc>
        <w:tc>
          <w:tcPr>
            <w:tcW w:w="1620" w:type="dxa"/>
            <w:tcBorders>
              <w:top w:val="nil"/>
              <w:left w:val="nil"/>
              <w:bottom w:val="nil"/>
              <w:right w:val="nil"/>
            </w:tcBorders>
            <w:shd w:val="clear" w:color="000000" w:fill="F2F2F2"/>
            <w:vAlign w:val="center"/>
            <w:hideMark/>
          </w:tcPr>
          <w:p w14:paraId="263392D0"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114.93</w:t>
            </w:r>
          </w:p>
        </w:tc>
        <w:tc>
          <w:tcPr>
            <w:tcW w:w="1680" w:type="dxa"/>
            <w:tcBorders>
              <w:top w:val="nil"/>
              <w:left w:val="nil"/>
              <w:bottom w:val="nil"/>
              <w:right w:val="nil"/>
            </w:tcBorders>
            <w:shd w:val="clear" w:color="000000" w:fill="F2F2F2"/>
            <w:noWrap/>
            <w:vAlign w:val="center"/>
            <w:hideMark/>
          </w:tcPr>
          <w:p w14:paraId="2393F328" w14:textId="77777777" w:rsidR="00F05392" w:rsidRPr="00945A48" w:rsidRDefault="00F05392" w:rsidP="00F05392">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92.59</w:t>
            </w:r>
          </w:p>
        </w:tc>
        <w:tc>
          <w:tcPr>
            <w:tcW w:w="1680" w:type="dxa"/>
            <w:tcBorders>
              <w:top w:val="nil"/>
              <w:left w:val="nil"/>
              <w:bottom w:val="nil"/>
              <w:right w:val="single" w:sz="8" w:space="0" w:color="auto"/>
            </w:tcBorders>
            <w:shd w:val="clear" w:color="auto" w:fill="F2F2F2" w:themeFill="background1" w:themeFillShade="F2"/>
            <w:vAlign w:val="center"/>
            <w:hideMark/>
          </w:tcPr>
          <w:p w14:paraId="7DE404D8"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114.77</w:t>
            </w:r>
          </w:p>
        </w:tc>
      </w:tr>
      <w:tr w:rsidR="00F05392" w:rsidRPr="00945A48" w14:paraId="4D8BE2BD" w14:textId="77777777" w:rsidTr="00EC500B">
        <w:trPr>
          <w:trHeight w:hRule="exact" w:val="315"/>
        </w:trPr>
        <w:tc>
          <w:tcPr>
            <w:tcW w:w="1300" w:type="dxa"/>
            <w:tcBorders>
              <w:top w:val="nil"/>
              <w:left w:val="single" w:sz="8" w:space="0" w:color="auto"/>
              <w:bottom w:val="nil"/>
              <w:right w:val="nil"/>
            </w:tcBorders>
            <w:shd w:val="clear" w:color="000000" w:fill="FFFFFF"/>
            <w:noWrap/>
            <w:vAlign w:val="center"/>
            <w:hideMark/>
          </w:tcPr>
          <w:p w14:paraId="5E9CE42B" w14:textId="77777777" w:rsidR="00F05392" w:rsidRPr="00945A48" w:rsidRDefault="00F05392" w:rsidP="00F05392">
            <w:pPr>
              <w:spacing w:after="0" w:line="240" w:lineRule="auto"/>
              <w:jc w:val="center"/>
              <w:rPr>
                <w:rFonts w:asciiTheme="majorHAnsi" w:hAnsiTheme="majorHAnsi" w:cstheme="majorHAnsi"/>
                <w:color w:val="000000"/>
                <w:sz w:val="22"/>
                <w:szCs w:val="22"/>
              </w:rPr>
            </w:pPr>
            <w:r w:rsidRPr="00945A48">
              <w:rPr>
                <w:rFonts w:asciiTheme="majorHAnsi" w:hAnsiTheme="majorHAnsi" w:cstheme="majorHAnsi"/>
                <w:color w:val="000000"/>
                <w:sz w:val="22"/>
                <w:szCs w:val="22"/>
              </w:rPr>
              <w:t>Hargita</w:t>
            </w:r>
          </w:p>
        </w:tc>
        <w:tc>
          <w:tcPr>
            <w:tcW w:w="860" w:type="dxa"/>
            <w:tcBorders>
              <w:top w:val="nil"/>
              <w:left w:val="nil"/>
              <w:bottom w:val="nil"/>
              <w:right w:val="nil"/>
            </w:tcBorders>
            <w:shd w:val="clear" w:color="000000" w:fill="FFFFFF"/>
            <w:vAlign w:val="center"/>
            <w:hideMark/>
          </w:tcPr>
          <w:p w14:paraId="43EA28AD"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114.95</w:t>
            </w:r>
          </w:p>
        </w:tc>
        <w:tc>
          <w:tcPr>
            <w:tcW w:w="1680" w:type="dxa"/>
            <w:tcBorders>
              <w:top w:val="nil"/>
              <w:left w:val="nil"/>
              <w:bottom w:val="nil"/>
              <w:right w:val="nil"/>
            </w:tcBorders>
            <w:shd w:val="clear" w:color="000000" w:fill="FFFFFF"/>
            <w:vAlign w:val="center"/>
            <w:hideMark/>
          </w:tcPr>
          <w:p w14:paraId="092753A3"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109.28</w:t>
            </w:r>
          </w:p>
        </w:tc>
        <w:tc>
          <w:tcPr>
            <w:tcW w:w="1620" w:type="dxa"/>
            <w:tcBorders>
              <w:top w:val="nil"/>
              <w:left w:val="nil"/>
              <w:bottom w:val="nil"/>
              <w:right w:val="nil"/>
            </w:tcBorders>
            <w:shd w:val="clear" w:color="000000" w:fill="FFFFFF"/>
            <w:vAlign w:val="center"/>
            <w:hideMark/>
          </w:tcPr>
          <w:p w14:paraId="44C03F13"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106.3</w:t>
            </w:r>
          </w:p>
        </w:tc>
        <w:tc>
          <w:tcPr>
            <w:tcW w:w="1680" w:type="dxa"/>
            <w:tcBorders>
              <w:top w:val="nil"/>
              <w:left w:val="nil"/>
              <w:bottom w:val="nil"/>
              <w:right w:val="nil"/>
            </w:tcBorders>
            <w:shd w:val="clear" w:color="000000" w:fill="FFFFFF"/>
            <w:noWrap/>
            <w:vAlign w:val="center"/>
            <w:hideMark/>
          </w:tcPr>
          <w:p w14:paraId="1E4091D9" w14:textId="77777777" w:rsidR="00F05392" w:rsidRPr="00945A48" w:rsidRDefault="00F05392" w:rsidP="00F05392">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103.58</w:t>
            </w:r>
          </w:p>
        </w:tc>
        <w:tc>
          <w:tcPr>
            <w:tcW w:w="1680" w:type="dxa"/>
            <w:tcBorders>
              <w:top w:val="nil"/>
              <w:left w:val="nil"/>
              <w:bottom w:val="nil"/>
              <w:right w:val="single" w:sz="8" w:space="0" w:color="auto"/>
            </w:tcBorders>
            <w:shd w:val="clear" w:color="auto" w:fill="FFFFFF" w:themeFill="background1"/>
            <w:vAlign w:val="center"/>
            <w:hideMark/>
          </w:tcPr>
          <w:p w14:paraId="2E27F26C"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109.41</w:t>
            </w:r>
          </w:p>
        </w:tc>
      </w:tr>
      <w:tr w:rsidR="00F05392" w:rsidRPr="00945A48" w14:paraId="0F94B9BB" w14:textId="77777777" w:rsidTr="00EC500B">
        <w:trPr>
          <w:trHeight w:hRule="exact" w:val="330"/>
        </w:trPr>
        <w:tc>
          <w:tcPr>
            <w:tcW w:w="1300" w:type="dxa"/>
            <w:tcBorders>
              <w:top w:val="nil"/>
              <w:left w:val="single" w:sz="8" w:space="0" w:color="auto"/>
              <w:bottom w:val="single" w:sz="8" w:space="0" w:color="auto"/>
              <w:right w:val="nil"/>
            </w:tcBorders>
            <w:shd w:val="clear" w:color="000000" w:fill="F2F2F2"/>
            <w:noWrap/>
            <w:vAlign w:val="center"/>
            <w:hideMark/>
          </w:tcPr>
          <w:p w14:paraId="0A864DC5" w14:textId="77777777" w:rsidR="00F05392" w:rsidRPr="00945A48" w:rsidRDefault="00F05392" w:rsidP="00F05392">
            <w:pPr>
              <w:spacing w:after="0" w:line="240" w:lineRule="auto"/>
              <w:jc w:val="center"/>
              <w:rPr>
                <w:rFonts w:asciiTheme="majorHAnsi" w:hAnsiTheme="majorHAnsi" w:cstheme="majorHAnsi"/>
                <w:color w:val="000000"/>
                <w:sz w:val="22"/>
                <w:szCs w:val="22"/>
              </w:rPr>
            </w:pPr>
            <w:r w:rsidRPr="00945A48">
              <w:rPr>
                <w:rFonts w:asciiTheme="majorHAnsi" w:hAnsiTheme="majorHAnsi" w:cstheme="majorHAnsi"/>
                <w:color w:val="000000"/>
                <w:sz w:val="22"/>
                <w:szCs w:val="22"/>
              </w:rPr>
              <w:t>Maros</w:t>
            </w:r>
          </w:p>
        </w:tc>
        <w:tc>
          <w:tcPr>
            <w:tcW w:w="860" w:type="dxa"/>
            <w:tcBorders>
              <w:top w:val="nil"/>
              <w:left w:val="nil"/>
              <w:bottom w:val="single" w:sz="8" w:space="0" w:color="auto"/>
              <w:right w:val="nil"/>
            </w:tcBorders>
            <w:shd w:val="clear" w:color="000000" w:fill="F2F2F2"/>
            <w:vAlign w:val="center"/>
            <w:hideMark/>
          </w:tcPr>
          <w:p w14:paraId="5D6241A0"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3.54</w:t>
            </w:r>
          </w:p>
        </w:tc>
        <w:tc>
          <w:tcPr>
            <w:tcW w:w="1680" w:type="dxa"/>
            <w:tcBorders>
              <w:top w:val="nil"/>
              <w:left w:val="nil"/>
              <w:bottom w:val="single" w:sz="8" w:space="0" w:color="auto"/>
              <w:right w:val="nil"/>
            </w:tcBorders>
            <w:shd w:val="clear" w:color="000000" w:fill="F2F2F2"/>
            <w:vAlign w:val="center"/>
            <w:hideMark/>
          </w:tcPr>
          <w:p w14:paraId="1D7C86C5"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-2.47</w:t>
            </w:r>
          </w:p>
        </w:tc>
        <w:tc>
          <w:tcPr>
            <w:tcW w:w="1620" w:type="dxa"/>
            <w:tcBorders>
              <w:top w:val="nil"/>
              <w:left w:val="nil"/>
              <w:bottom w:val="single" w:sz="8" w:space="0" w:color="auto"/>
              <w:right w:val="nil"/>
            </w:tcBorders>
            <w:shd w:val="clear" w:color="000000" w:fill="F2F2F2"/>
            <w:vAlign w:val="center"/>
            <w:hideMark/>
          </w:tcPr>
          <w:p w14:paraId="4D4AFFC5"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-0.49</w:t>
            </w:r>
          </w:p>
        </w:tc>
        <w:tc>
          <w:tcPr>
            <w:tcW w:w="1680" w:type="dxa"/>
            <w:tcBorders>
              <w:top w:val="nil"/>
              <w:left w:val="nil"/>
              <w:bottom w:val="single" w:sz="8" w:space="0" w:color="auto"/>
              <w:right w:val="nil"/>
            </w:tcBorders>
            <w:shd w:val="clear" w:color="000000" w:fill="F2F2F2"/>
            <w:noWrap/>
            <w:vAlign w:val="center"/>
            <w:hideMark/>
          </w:tcPr>
          <w:p w14:paraId="5142F7FD" w14:textId="77777777" w:rsidR="00F05392" w:rsidRPr="00945A48" w:rsidRDefault="00F05392" w:rsidP="00F05392">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1.35</w:t>
            </w:r>
          </w:p>
        </w:tc>
        <w:tc>
          <w:tcPr>
            <w:tcW w:w="1680" w:type="dxa"/>
            <w:tcBorders>
              <w:top w:val="nil"/>
              <w:left w:val="nil"/>
              <w:bottom w:val="single" w:sz="8" w:space="0" w:color="auto"/>
              <w:right w:val="single" w:sz="8" w:space="0" w:color="auto"/>
            </w:tcBorders>
            <w:shd w:val="clear" w:color="auto" w:fill="F2F2F2" w:themeFill="background1" w:themeFillShade="F2"/>
            <w:noWrap/>
            <w:vAlign w:val="bottom"/>
            <w:hideMark/>
          </w:tcPr>
          <w:p w14:paraId="1130936F" w14:textId="77777777" w:rsidR="00F05392" w:rsidRPr="00945A48" w:rsidRDefault="00F05392" w:rsidP="00F05392">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-4.47</w:t>
            </w:r>
          </w:p>
        </w:tc>
      </w:tr>
    </w:tbl>
    <w:p w14:paraId="3778AD61" w14:textId="12E637F6" w:rsidR="00E7341D" w:rsidRPr="00945A48" w:rsidDel="002C24CB" w:rsidRDefault="00E7341D" w:rsidP="00E7341D">
      <w:pPr>
        <w:spacing w:before="240"/>
        <w:jc w:val="both"/>
        <w:rPr>
          <w:del w:id="455" w:author="Krisztián Károlyi" w:date="2024-03-27T16:36:00Z"/>
        </w:rPr>
      </w:pPr>
      <w:r w:rsidRPr="00945A48">
        <w:t>Jóval több modell is tesztelve lett, azonban csak a legjobb négyet tüntettem fel a táblázaton. A 4. táblázaton az látható, hogy Hargita és Kovászna megye esetében az ARIMA (2,1,2), Maros megyénél az ARIMA (</w:t>
      </w:r>
      <w:r w:rsidR="009D1822" w:rsidRPr="00945A48">
        <w:t>1</w:t>
      </w:r>
      <w:r w:rsidRPr="00945A48">
        <w:t xml:space="preserve">, 1, </w:t>
      </w:r>
      <w:r w:rsidR="009D1822" w:rsidRPr="00945A48">
        <w:t>0</w:t>
      </w:r>
      <w:r w:rsidRPr="00945A48">
        <w:t xml:space="preserve">) </w:t>
      </w:r>
      <w:r w:rsidR="00767111" w:rsidRPr="00945A48">
        <w:t xml:space="preserve">jelentősen </w:t>
      </w:r>
      <w:r w:rsidRPr="00945A48">
        <w:t>jobban illeszkedik, mint az AR (2) modell.</w:t>
      </w:r>
    </w:p>
    <w:p w14:paraId="1CF7048F" w14:textId="77777777" w:rsidR="00E7341D" w:rsidRPr="00945A48" w:rsidRDefault="00E7341D" w:rsidP="002C24CB">
      <w:pPr>
        <w:spacing w:before="240"/>
        <w:jc w:val="both"/>
        <w:pPrChange w:id="456" w:author="Krisztián Károlyi" w:date="2024-03-27T16:36:00Z">
          <w:pPr>
            <w:jc w:val="both"/>
          </w:pPr>
        </w:pPrChange>
      </w:pPr>
    </w:p>
    <w:p w14:paraId="1C4A7DBB" w14:textId="173966A9" w:rsidR="008E51BF" w:rsidRPr="00945A48" w:rsidRDefault="001A76D3" w:rsidP="00BA7F91">
      <w:pPr>
        <w:jc w:val="both"/>
      </w:pPr>
      <w:r w:rsidRPr="00945A48">
        <w:t xml:space="preserve">A programomban </w:t>
      </w:r>
      <w:r w:rsidR="00B62CE5" w:rsidRPr="00945A48">
        <w:t xml:space="preserve">a </w:t>
      </w:r>
      <w:proofErr w:type="spellStart"/>
      <w:proofErr w:type="gramStart"/>
      <w:r w:rsidR="00B62CE5" w:rsidRPr="00945A48">
        <w:t>statsmodels.tsa.arima</w:t>
      </w:r>
      <w:proofErr w:type="gramEnd"/>
      <w:r w:rsidR="00B62CE5" w:rsidRPr="00945A48">
        <w:t>.model.ARIMA</w:t>
      </w:r>
      <w:proofErr w:type="spellEnd"/>
      <w:r w:rsidR="004137EA" w:rsidRPr="00945A48">
        <w:t xml:space="preserve"> ingyenesen telepíthető</w:t>
      </w:r>
      <w:r w:rsidR="00D10293" w:rsidRPr="00945A48">
        <w:t xml:space="preserve"> csomag segítségével </w:t>
      </w:r>
      <w:r w:rsidR="00541EB2" w:rsidRPr="00945A48">
        <w:t>implementáltam</w:t>
      </w:r>
      <w:r w:rsidR="001A6E79" w:rsidRPr="00945A48">
        <w:t xml:space="preserve"> a modelleket</w:t>
      </w:r>
      <w:r w:rsidR="00E60A9B" w:rsidRPr="00945A48">
        <w:t xml:space="preserve"> és </w:t>
      </w:r>
      <w:r w:rsidR="00FC6CC1" w:rsidRPr="00945A48">
        <w:t xml:space="preserve">készítettem </w:t>
      </w:r>
      <w:r w:rsidR="00E60A9B" w:rsidRPr="00945A48">
        <w:t xml:space="preserve">az </w:t>
      </w:r>
      <w:r w:rsidR="00D10293" w:rsidRPr="00945A48">
        <w:t>előrejelzéseket</w:t>
      </w:r>
      <w:r w:rsidR="00C3421F" w:rsidRPr="00945A48">
        <w:t xml:space="preserve">, </w:t>
      </w:r>
      <w:sdt>
        <w:sdtPr>
          <w:id w:val="-1271309479"/>
          <w:citation/>
        </w:sdtPr>
        <w:sdtContent>
          <w:r w:rsidR="002279EB" w:rsidRPr="00945A48">
            <w:fldChar w:fldCharType="begin"/>
          </w:r>
          <w:r w:rsidR="00A324BA" w:rsidRPr="00945A48">
            <w:instrText xml:space="preserve">CITATION Bro23 \t  \l 2057 </w:instrText>
          </w:r>
          <w:r w:rsidR="002279EB" w:rsidRPr="00945A48">
            <w:fldChar w:fldCharType="separate"/>
          </w:r>
          <w:r w:rsidR="00683CFD">
            <w:rPr>
              <w:noProof/>
            </w:rPr>
            <w:t>(Brownlee, 2023)</w:t>
          </w:r>
          <w:r w:rsidR="002279EB" w:rsidRPr="00945A48">
            <w:fldChar w:fldCharType="end"/>
          </w:r>
        </w:sdtContent>
      </w:sdt>
      <w:r w:rsidR="002279EB" w:rsidRPr="00945A48">
        <w:t xml:space="preserve"> alapján.</w:t>
      </w:r>
      <w:r w:rsidR="00BA7F91" w:rsidRPr="00945A48">
        <w:t xml:space="preserve"> Az adatokat a program két külön listába menti el, tanítóadatok és tesztadatok szintjén. Az előbbi arra szolgál, hogy </w:t>
      </w:r>
      <w:r w:rsidR="004E153E" w:rsidRPr="00945A48">
        <w:t>a modelleket illesszük az idősorra, hogy ezek alapján minél jobb előrejelzéseket tudjon adni</w:t>
      </w:r>
      <w:r w:rsidR="00DC6AAE" w:rsidRPr="00945A48">
        <w:t>, míg az utóbbi a modell előrejelzési pontosságának meghatározására szolgál. Az én esetemben a tanítóadatok a 2010 január és 2022 július közötti megfigyelések, míg a tesztadatok a 2022 augusztus – 2023 júliusi adatok</w:t>
      </w:r>
      <w:r w:rsidR="00485F44" w:rsidRPr="00945A48">
        <w:t xml:space="preserve"> voltak.</w:t>
      </w:r>
    </w:p>
    <w:p w14:paraId="4B7984EA" w14:textId="4AD2BEFC" w:rsidR="00501525" w:rsidRPr="00945A48" w:rsidRDefault="00350992" w:rsidP="009D7818">
      <w:r w:rsidRPr="00945A48">
        <w:t>A modellek illesztését követően megnéztem, hogy hogyan általánosítanak, vagyis mennyire pontosan becsülik meg a teszthalmaz</w:t>
      </w:r>
      <w:r w:rsidR="004001A6" w:rsidRPr="00945A48">
        <w:t xml:space="preserve"> értékeit. </w:t>
      </w:r>
      <w:r w:rsidR="00013677" w:rsidRPr="00945A48">
        <w:t xml:space="preserve">Ehhez </w:t>
      </w:r>
      <w:r w:rsidR="00D6390B" w:rsidRPr="00945A48">
        <w:t xml:space="preserve"> </w:t>
      </w:r>
      <w:sdt>
        <w:sdtPr>
          <w:id w:val="743371085"/>
          <w:citation/>
        </w:sdtPr>
        <w:sdtContent>
          <w:r w:rsidR="00D6390B" w:rsidRPr="00945A48">
            <w:fldChar w:fldCharType="begin"/>
          </w:r>
          <w:r w:rsidR="00D6390B" w:rsidRPr="00945A48">
            <w:instrText xml:space="preserve"> CITATION Bro23 \l 2057 </w:instrText>
          </w:r>
          <w:r w:rsidR="00D6390B" w:rsidRPr="00945A48">
            <w:fldChar w:fldCharType="separate"/>
          </w:r>
          <w:r w:rsidR="00683CFD">
            <w:rPr>
              <w:noProof/>
            </w:rPr>
            <w:t>(Brownlee, How to Create an ARIMA Model for Time Series Forecasting in Python, 2023)</w:t>
          </w:r>
          <w:r w:rsidR="00D6390B" w:rsidRPr="00945A48">
            <w:fldChar w:fldCharType="end"/>
          </w:r>
        </w:sdtContent>
      </w:sdt>
      <w:r w:rsidR="00D6390B" w:rsidRPr="00945A48">
        <w:t xml:space="preserve"> alapján, az </w:t>
      </w:r>
      <w:proofErr w:type="spellStart"/>
      <w:r w:rsidR="00D6390B" w:rsidRPr="00945A48">
        <w:t>előrelépő</w:t>
      </w:r>
      <w:proofErr w:type="spellEnd"/>
      <w:r w:rsidR="00D6390B" w:rsidRPr="00945A48">
        <w:t xml:space="preserve"> (</w:t>
      </w:r>
      <w:proofErr w:type="spellStart"/>
      <w:r w:rsidR="00D6390B" w:rsidRPr="00945A48">
        <w:rPr>
          <w:i/>
          <w:iCs/>
        </w:rPr>
        <w:t>walk</w:t>
      </w:r>
      <w:proofErr w:type="spellEnd"/>
      <w:r w:rsidR="00D6390B" w:rsidRPr="00945A48">
        <w:rPr>
          <w:i/>
          <w:iCs/>
        </w:rPr>
        <w:t xml:space="preserve"> </w:t>
      </w:r>
      <w:proofErr w:type="spellStart"/>
      <w:r w:rsidR="00D6390B" w:rsidRPr="00945A48">
        <w:rPr>
          <w:i/>
          <w:iCs/>
        </w:rPr>
        <w:t>forward</w:t>
      </w:r>
      <w:proofErr w:type="spellEnd"/>
      <w:r w:rsidR="00D6390B" w:rsidRPr="00945A48">
        <w:t xml:space="preserve">) </w:t>
      </w:r>
      <w:r w:rsidR="00FB1310" w:rsidRPr="00945A48">
        <w:t>validációt</w:t>
      </w:r>
      <w:r w:rsidR="00523B41" w:rsidRPr="00945A48">
        <w:t xml:space="preserve"> </w:t>
      </w:r>
      <w:r w:rsidR="001A0B8B" w:rsidRPr="00945A48">
        <w:t>alkalmaztam</w:t>
      </w:r>
      <w:r w:rsidR="00283747" w:rsidRPr="00945A48">
        <w:t>. Ilyenkor</w:t>
      </w:r>
      <w:r w:rsidR="00C70781" w:rsidRPr="00945A48">
        <w:t xml:space="preserve"> </w:t>
      </w:r>
      <w:r w:rsidR="004C6393" w:rsidRPr="00945A48">
        <w:t>a modell az addigi ismeretei alapján</w:t>
      </w:r>
      <w:r w:rsidR="00C67AEE" w:rsidRPr="00945A48">
        <w:t xml:space="preserve"> </w:t>
      </w:r>
      <w:r w:rsidR="004C6393" w:rsidRPr="00945A48">
        <w:t xml:space="preserve">egyszerre egy lépést </w:t>
      </w:r>
      <w:r w:rsidR="00B34CCD" w:rsidRPr="00945A48">
        <w:t>jelez előre, majd az előrejelzett értékkel frissíti a tanítóadat</w:t>
      </w:r>
      <w:r w:rsidR="00526BA5" w:rsidRPr="00945A48">
        <w:t>oknak használt segédlistát</w:t>
      </w:r>
      <w:r w:rsidR="00B34CCD" w:rsidRPr="00945A48">
        <w:t xml:space="preserve">, </w:t>
      </w:r>
      <w:r w:rsidR="00D92139" w:rsidRPr="00945A48">
        <w:t>amivel</w:t>
      </w:r>
      <w:r w:rsidR="00B34CCD" w:rsidRPr="00945A48">
        <w:t xml:space="preserve"> újra illeszti önmagát</w:t>
      </w:r>
      <w:r w:rsidR="0016337C" w:rsidRPr="00945A48">
        <w:t>.</w:t>
      </w:r>
      <w:r w:rsidR="00A46224" w:rsidRPr="00945A48">
        <w:t xml:space="preserve"> </w:t>
      </w:r>
    </w:p>
    <w:p w14:paraId="1AF82764" w14:textId="77777777" w:rsidR="00BF198B" w:rsidRPr="00945A48" w:rsidRDefault="00A10092" w:rsidP="00BF198B">
      <w:pPr>
        <w:keepNext/>
        <w:jc w:val="center"/>
      </w:pPr>
      <w:r w:rsidRPr="00945A48">
        <w:rPr>
          <w:noProof/>
        </w:rPr>
        <w:drawing>
          <wp:inline distT="0" distB="0" distL="0" distR="0" wp14:anchorId="7CFE5685" wp14:editId="53D0395F">
            <wp:extent cx="4567361" cy="2201237"/>
            <wp:effectExtent l="19050" t="19050" r="24130" b="27940"/>
            <wp:docPr id="207783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35806" name=""/>
                    <pic:cNvPicPr/>
                  </pic:nvPicPr>
                  <pic:blipFill>
                    <a:blip r:embed="rId20"/>
                    <a:stretch>
                      <a:fillRect/>
                    </a:stretch>
                  </pic:blipFill>
                  <pic:spPr>
                    <a:xfrm>
                      <a:off x="0" y="0"/>
                      <a:ext cx="4595601" cy="2214847"/>
                    </a:xfrm>
                    <a:prstGeom prst="rect">
                      <a:avLst/>
                    </a:prstGeom>
                    <a:ln>
                      <a:solidFill>
                        <a:schemeClr val="tx1"/>
                      </a:solidFill>
                    </a:ln>
                  </pic:spPr>
                </pic:pic>
              </a:graphicData>
            </a:graphic>
          </wp:inline>
        </w:drawing>
      </w:r>
    </w:p>
    <w:p w14:paraId="18C39CF4" w14:textId="35DEBCAC" w:rsidR="00A10092" w:rsidRPr="00945A48" w:rsidRDefault="00BF198B" w:rsidP="00BF198B">
      <w:pPr>
        <w:pStyle w:val="Caption"/>
        <w:jc w:val="center"/>
        <w:rPr>
          <w:color w:val="auto"/>
        </w:rPr>
      </w:pPr>
      <w:r w:rsidRPr="00945A48">
        <w:rPr>
          <w:b/>
          <w:bCs/>
          <w:color w:val="auto"/>
        </w:rPr>
        <w:t>XY. ábra:</w:t>
      </w:r>
      <w:r w:rsidRPr="00945A48">
        <w:rPr>
          <w:color w:val="auto"/>
        </w:rPr>
        <w:t xml:space="preserve"> ARIMA előrejelzés </w:t>
      </w:r>
      <w:proofErr w:type="spellStart"/>
      <w:r w:rsidRPr="00945A48">
        <w:rPr>
          <w:color w:val="auto"/>
        </w:rPr>
        <w:t>előrelépő</w:t>
      </w:r>
      <w:proofErr w:type="spellEnd"/>
      <w:r w:rsidRPr="00945A48">
        <w:rPr>
          <w:color w:val="auto"/>
        </w:rPr>
        <w:t xml:space="preserve"> validációval</w:t>
      </w:r>
      <w:r w:rsidR="00C8798A" w:rsidRPr="00945A48">
        <w:rPr>
          <w:color w:val="auto"/>
        </w:rPr>
        <w:t xml:space="preserve"> Python-ben</w:t>
      </w:r>
      <w:r w:rsidRPr="00945A48">
        <w:rPr>
          <w:color w:val="auto"/>
        </w:rPr>
        <w:t>.</w:t>
      </w:r>
    </w:p>
    <w:p w14:paraId="2F23CAA1" w14:textId="3B9518B3" w:rsidR="00526BA5" w:rsidRPr="00945A48" w:rsidRDefault="00A861C0" w:rsidP="009D7818">
      <w:r w:rsidRPr="00945A48">
        <w:t xml:space="preserve">A következő </w:t>
      </w:r>
      <w:r w:rsidR="00F30D09" w:rsidRPr="00945A48">
        <w:t>táblázatban összefoglaltam a legjobban illeszkedő ARIMA modellek általánosító képességét a teszthalmazra tekintve:</w:t>
      </w:r>
    </w:p>
    <w:p w14:paraId="6CAE06EE" w14:textId="3F457F74" w:rsidR="00AD3DC5" w:rsidRPr="00945A48" w:rsidRDefault="00AD3DC5" w:rsidP="00AD3DC5">
      <w:pPr>
        <w:pStyle w:val="Caption"/>
        <w:keepNext/>
        <w:jc w:val="center"/>
        <w:rPr>
          <w:color w:val="auto"/>
        </w:rPr>
      </w:pPr>
      <w:r w:rsidRPr="00945A48">
        <w:rPr>
          <w:b/>
          <w:bCs/>
          <w:color w:val="auto"/>
        </w:rPr>
        <w:lastRenderedPageBreak/>
        <w:t xml:space="preserve">XY. táblázat: </w:t>
      </w:r>
      <w:r w:rsidR="00EE3486" w:rsidRPr="00945A48">
        <w:rPr>
          <w:color w:val="auto"/>
        </w:rPr>
        <w:t>az ARIMA modellek pontossága a teszt adatokra.</w:t>
      </w:r>
    </w:p>
    <w:tbl>
      <w:tblPr>
        <w:tblW w:w="7040" w:type="dxa"/>
        <w:jc w:val="center"/>
        <w:tblLook w:val="04A0" w:firstRow="1" w:lastRow="0" w:firstColumn="1" w:lastColumn="0" w:noHBand="0" w:noVBand="1"/>
      </w:tblPr>
      <w:tblGrid>
        <w:gridCol w:w="1120"/>
        <w:gridCol w:w="1760"/>
        <w:gridCol w:w="860"/>
        <w:gridCol w:w="1680"/>
        <w:gridCol w:w="1620"/>
      </w:tblGrid>
      <w:tr w:rsidR="00F32748" w:rsidRPr="00945A48" w14:paraId="710A6F7C" w14:textId="77777777" w:rsidTr="00605A8F">
        <w:trPr>
          <w:trHeight w:val="300"/>
          <w:jc w:val="center"/>
        </w:trPr>
        <w:tc>
          <w:tcPr>
            <w:tcW w:w="1120" w:type="dxa"/>
            <w:tcBorders>
              <w:top w:val="single" w:sz="8" w:space="0" w:color="auto"/>
              <w:left w:val="single" w:sz="8" w:space="0" w:color="auto"/>
              <w:bottom w:val="nil"/>
              <w:right w:val="nil"/>
            </w:tcBorders>
            <w:shd w:val="clear" w:color="000000" w:fill="0070C0"/>
            <w:vAlign w:val="center"/>
            <w:hideMark/>
          </w:tcPr>
          <w:p w14:paraId="2F05291C" w14:textId="77777777" w:rsidR="00F32748" w:rsidRPr="00945A48" w:rsidRDefault="00F32748" w:rsidP="00F32748">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Megye</w:t>
            </w:r>
          </w:p>
        </w:tc>
        <w:tc>
          <w:tcPr>
            <w:tcW w:w="1760" w:type="dxa"/>
            <w:tcBorders>
              <w:top w:val="single" w:sz="8" w:space="0" w:color="auto"/>
              <w:left w:val="nil"/>
              <w:bottom w:val="nil"/>
              <w:right w:val="nil"/>
            </w:tcBorders>
            <w:shd w:val="clear" w:color="000000" w:fill="0070C0"/>
            <w:vAlign w:val="center"/>
            <w:hideMark/>
          </w:tcPr>
          <w:p w14:paraId="7406E6BE" w14:textId="77777777" w:rsidR="00F32748" w:rsidRPr="00945A48" w:rsidRDefault="00F32748" w:rsidP="00F32748">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Modell</w:t>
            </w:r>
          </w:p>
        </w:tc>
        <w:tc>
          <w:tcPr>
            <w:tcW w:w="860" w:type="dxa"/>
            <w:tcBorders>
              <w:top w:val="single" w:sz="8" w:space="0" w:color="auto"/>
              <w:left w:val="nil"/>
              <w:bottom w:val="nil"/>
              <w:right w:val="nil"/>
            </w:tcBorders>
            <w:shd w:val="clear" w:color="000000" w:fill="0070C0"/>
            <w:vAlign w:val="center"/>
            <w:hideMark/>
          </w:tcPr>
          <w:p w14:paraId="47CF037B" w14:textId="77777777" w:rsidR="00F32748" w:rsidRPr="00945A48" w:rsidRDefault="00F32748" w:rsidP="00F32748">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MSE</w:t>
            </w:r>
          </w:p>
        </w:tc>
        <w:tc>
          <w:tcPr>
            <w:tcW w:w="1680" w:type="dxa"/>
            <w:tcBorders>
              <w:top w:val="single" w:sz="8" w:space="0" w:color="auto"/>
              <w:left w:val="nil"/>
              <w:bottom w:val="nil"/>
              <w:right w:val="nil"/>
            </w:tcBorders>
            <w:shd w:val="clear" w:color="000000" w:fill="0070C0"/>
            <w:vAlign w:val="center"/>
            <w:hideMark/>
          </w:tcPr>
          <w:p w14:paraId="6BC55448" w14:textId="77777777" w:rsidR="00F32748" w:rsidRPr="00945A48" w:rsidRDefault="00F32748" w:rsidP="00F32748">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RRMSE</w:t>
            </w:r>
          </w:p>
        </w:tc>
        <w:tc>
          <w:tcPr>
            <w:tcW w:w="1620" w:type="dxa"/>
            <w:tcBorders>
              <w:top w:val="single" w:sz="8" w:space="0" w:color="auto"/>
              <w:left w:val="nil"/>
              <w:bottom w:val="nil"/>
              <w:right w:val="single" w:sz="8" w:space="0" w:color="auto"/>
            </w:tcBorders>
            <w:shd w:val="clear" w:color="000000" w:fill="0070C0"/>
            <w:vAlign w:val="center"/>
            <w:hideMark/>
          </w:tcPr>
          <w:p w14:paraId="0C3F3CC1" w14:textId="77777777" w:rsidR="00F32748" w:rsidRPr="00945A48" w:rsidRDefault="00F32748" w:rsidP="00F32748">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MAPE</w:t>
            </w:r>
          </w:p>
        </w:tc>
      </w:tr>
      <w:tr w:rsidR="00F32748" w:rsidRPr="00945A48" w14:paraId="742DF0C2" w14:textId="77777777" w:rsidTr="008B0A67">
        <w:trPr>
          <w:trHeight w:hRule="exact" w:val="340"/>
          <w:jc w:val="center"/>
        </w:trPr>
        <w:tc>
          <w:tcPr>
            <w:tcW w:w="1120" w:type="dxa"/>
            <w:tcBorders>
              <w:top w:val="nil"/>
              <w:left w:val="single" w:sz="8" w:space="0" w:color="auto"/>
              <w:bottom w:val="nil"/>
              <w:right w:val="nil"/>
            </w:tcBorders>
            <w:shd w:val="clear" w:color="auto" w:fill="auto"/>
            <w:noWrap/>
            <w:vAlign w:val="bottom"/>
            <w:hideMark/>
          </w:tcPr>
          <w:p w14:paraId="3863CACE" w14:textId="77777777" w:rsidR="00F32748" w:rsidRPr="00945A48" w:rsidRDefault="00F32748" w:rsidP="00F32748">
            <w:pPr>
              <w:spacing w:after="0" w:line="240" w:lineRule="auto"/>
              <w:rPr>
                <w:rFonts w:asciiTheme="majorHAnsi" w:hAnsiTheme="majorHAnsi" w:cstheme="majorHAnsi"/>
                <w:color w:val="000000"/>
                <w:sz w:val="22"/>
                <w:szCs w:val="22"/>
              </w:rPr>
            </w:pPr>
            <w:r w:rsidRPr="00945A48">
              <w:rPr>
                <w:rFonts w:asciiTheme="majorHAnsi" w:hAnsiTheme="majorHAnsi" w:cstheme="majorHAnsi"/>
                <w:color w:val="000000"/>
                <w:sz w:val="22"/>
                <w:szCs w:val="22"/>
              </w:rPr>
              <w:t>Hargita</w:t>
            </w:r>
          </w:p>
        </w:tc>
        <w:tc>
          <w:tcPr>
            <w:tcW w:w="1760" w:type="dxa"/>
            <w:tcBorders>
              <w:top w:val="nil"/>
              <w:left w:val="nil"/>
              <w:bottom w:val="nil"/>
              <w:right w:val="nil"/>
            </w:tcBorders>
            <w:shd w:val="clear" w:color="auto" w:fill="auto"/>
            <w:hideMark/>
          </w:tcPr>
          <w:p w14:paraId="676803E5" w14:textId="77777777" w:rsidR="00F32748" w:rsidRPr="00945A48" w:rsidRDefault="00F32748" w:rsidP="00F32748">
            <w:pPr>
              <w:spacing w:after="0" w:line="240" w:lineRule="auto"/>
              <w:rPr>
                <w:rFonts w:asciiTheme="majorHAnsi" w:hAnsiTheme="majorHAnsi" w:cstheme="majorHAnsi"/>
                <w:color w:val="363636"/>
                <w:sz w:val="22"/>
                <w:szCs w:val="22"/>
              </w:rPr>
            </w:pPr>
            <w:proofErr w:type="gramStart"/>
            <w:r w:rsidRPr="00945A48">
              <w:rPr>
                <w:rFonts w:asciiTheme="majorHAnsi" w:hAnsiTheme="majorHAnsi" w:cstheme="majorHAnsi"/>
                <w:color w:val="363636"/>
                <w:sz w:val="22"/>
                <w:szCs w:val="22"/>
              </w:rPr>
              <w:t>ARIMA(</w:t>
            </w:r>
            <w:proofErr w:type="gramEnd"/>
            <w:r w:rsidRPr="00945A48">
              <w:rPr>
                <w:rFonts w:asciiTheme="majorHAnsi" w:hAnsiTheme="majorHAnsi" w:cstheme="majorHAnsi"/>
                <w:color w:val="363636"/>
                <w:sz w:val="22"/>
                <w:szCs w:val="22"/>
              </w:rPr>
              <w:t>2, 1, 2)</w:t>
            </w:r>
          </w:p>
        </w:tc>
        <w:tc>
          <w:tcPr>
            <w:tcW w:w="860" w:type="dxa"/>
            <w:tcBorders>
              <w:top w:val="nil"/>
              <w:left w:val="nil"/>
              <w:bottom w:val="nil"/>
              <w:right w:val="nil"/>
            </w:tcBorders>
            <w:shd w:val="clear" w:color="auto" w:fill="auto"/>
            <w:hideMark/>
          </w:tcPr>
          <w:p w14:paraId="1C6A57D6" w14:textId="77777777" w:rsidR="00F32748" w:rsidRPr="00945A48" w:rsidRDefault="00F32748" w:rsidP="00F32748">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1.98%</w:t>
            </w:r>
          </w:p>
        </w:tc>
        <w:tc>
          <w:tcPr>
            <w:tcW w:w="1680" w:type="dxa"/>
            <w:tcBorders>
              <w:top w:val="nil"/>
              <w:left w:val="nil"/>
              <w:bottom w:val="nil"/>
              <w:right w:val="nil"/>
            </w:tcBorders>
            <w:shd w:val="clear" w:color="auto" w:fill="auto"/>
            <w:hideMark/>
          </w:tcPr>
          <w:p w14:paraId="36B878F2" w14:textId="77777777" w:rsidR="00F32748" w:rsidRPr="00945A48" w:rsidRDefault="00F32748" w:rsidP="00F32748">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3.43%</w:t>
            </w:r>
          </w:p>
        </w:tc>
        <w:tc>
          <w:tcPr>
            <w:tcW w:w="1620" w:type="dxa"/>
            <w:tcBorders>
              <w:top w:val="nil"/>
              <w:left w:val="nil"/>
              <w:bottom w:val="nil"/>
              <w:right w:val="single" w:sz="8" w:space="0" w:color="auto"/>
            </w:tcBorders>
            <w:shd w:val="clear" w:color="auto" w:fill="auto"/>
            <w:hideMark/>
          </w:tcPr>
          <w:p w14:paraId="5E04AB56" w14:textId="77777777" w:rsidR="00F32748" w:rsidRPr="00945A48" w:rsidRDefault="00F32748" w:rsidP="00F32748">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3.04%</w:t>
            </w:r>
          </w:p>
        </w:tc>
      </w:tr>
      <w:tr w:rsidR="00F32748" w:rsidRPr="00945A48" w14:paraId="19A86FAB" w14:textId="77777777" w:rsidTr="008B0A67">
        <w:trPr>
          <w:trHeight w:hRule="exact" w:val="340"/>
          <w:jc w:val="center"/>
        </w:trPr>
        <w:tc>
          <w:tcPr>
            <w:tcW w:w="1120" w:type="dxa"/>
            <w:tcBorders>
              <w:top w:val="nil"/>
              <w:left w:val="single" w:sz="8" w:space="0" w:color="auto"/>
              <w:bottom w:val="nil"/>
              <w:right w:val="nil"/>
            </w:tcBorders>
            <w:shd w:val="clear" w:color="auto" w:fill="auto"/>
            <w:noWrap/>
            <w:vAlign w:val="bottom"/>
            <w:hideMark/>
          </w:tcPr>
          <w:p w14:paraId="217A3F9C" w14:textId="77777777" w:rsidR="00F32748" w:rsidRPr="00945A48" w:rsidRDefault="00F32748" w:rsidP="00F32748">
            <w:pPr>
              <w:spacing w:after="0" w:line="240" w:lineRule="auto"/>
              <w:rPr>
                <w:rFonts w:asciiTheme="majorHAnsi" w:hAnsiTheme="majorHAnsi" w:cstheme="majorHAnsi"/>
                <w:color w:val="000000"/>
                <w:sz w:val="22"/>
                <w:szCs w:val="22"/>
              </w:rPr>
            </w:pPr>
            <w:r w:rsidRPr="00945A48">
              <w:rPr>
                <w:rFonts w:asciiTheme="majorHAnsi" w:hAnsiTheme="majorHAnsi" w:cstheme="majorHAnsi"/>
                <w:color w:val="000000"/>
                <w:sz w:val="22"/>
                <w:szCs w:val="22"/>
              </w:rPr>
              <w:t>Kovászna</w:t>
            </w:r>
          </w:p>
        </w:tc>
        <w:tc>
          <w:tcPr>
            <w:tcW w:w="1760" w:type="dxa"/>
            <w:tcBorders>
              <w:top w:val="nil"/>
              <w:left w:val="nil"/>
              <w:bottom w:val="nil"/>
              <w:right w:val="nil"/>
            </w:tcBorders>
            <w:shd w:val="clear" w:color="auto" w:fill="auto"/>
            <w:hideMark/>
          </w:tcPr>
          <w:p w14:paraId="69E70455" w14:textId="77777777" w:rsidR="00F32748" w:rsidRPr="00945A48" w:rsidRDefault="00F32748" w:rsidP="00F32748">
            <w:pPr>
              <w:spacing w:after="0" w:line="240" w:lineRule="auto"/>
              <w:rPr>
                <w:rFonts w:asciiTheme="majorHAnsi" w:hAnsiTheme="majorHAnsi" w:cstheme="majorHAnsi"/>
                <w:color w:val="363636"/>
                <w:sz w:val="22"/>
                <w:szCs w:val="22"/>
              </w:rPr>
            </w:pPr>
            <w:proofErr w:type="gramStart"/>
            <w:r w:rsidRPr="00945A48">
              <w:rPr>
                <w:rFonts w:asciiTheme="majorHAnsi" w:hAnsiTheme="majorHAnsi" w:cstheme="majorHAnsi"/>
                <w:color w:val="363636"/>
                <w:sz w:val="22"/>
                <w:szCs w:val="22"/>
              </w:rPr>
              <w:t>ARIMA(</w:t>
            </w:r>
            <w:proofErr w:type="gramEnd"/>
            <w:r w:rsidRPr="00945A48">
              <w:rPr>
                <w:rFonts w:asciiTheme="majorHAnsi" w:hAnsiTheme="majorHAnsi" w:cstheme="majorHAnsi"/>
                <w:color w:val="363636"/>
                <w:sz w:val="22"/>
                <w:szCs w:val="22"/>
              </w:rPr>
              <w:t>2, 1, 2)</w:t>
            </w:r>
          </w:p>
        </w:tc>
        <w:tc>
          <w:tcPr>
            <w:tcW w:w="860" w:type="dxa"/>
            <w:tcBorders>
              <w:top w:val="nil"/>
              <w:left w:val="nil"/>
              <w:bottom w:val="nil"/>
              <w:right w:val="nil"/>
            </w:tcBorders>
            <w:shd w:val="clear" w:color="auto" w:fill="auto"/>
            <w:hideMark/>
          </w:tcPr>
          <w:p w14:paraId="5E9E27B7" w14:textId="77777777" w:rsidR="00F32748" w:rsidRPr="00945A48" w:rsidRDefault="00F32748" w:rsidP="00F32748">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7.13%</w:t>
            </w:r>
          </w:p>
        </w:tc>
        <w:tc>
          <w:tcPr>
            <w:tcW w:w="1680" w:type="dxa"/>
            <w:tcBorders>
              <w:top w:val="nil"/>
              <w:left w:val="nil"/>
              <w:bottom w:val="nil"/>
              <w:right w:val="nil"/>
            </w:tcBorders>
            <w:shd w:val="clear" w:color="auto" w:fill="auto"/>
            <w:noWrap/>
            <w:vAlign w:val="bottom"/>
            <w:hideMark/>
          </w:tcPr>
          <w:p w14:paraId="74667477" w14:textId="77777777" w:rsidR="00F32748" w:rsidRPr="00945A48" w:rsidRDefault="00F32748" w:rsidP="00F32748">
            <w:pPr>
              <w:spacing w:after="0" w:line="240" w:lineRule="auto"/>
              <w:jc w:val="right"/>
              <w:rPr>
                <w:rFonts w:asciiTheme="majorHAnsi" w:hAnsiTheme="majorHAnsi" w:cstheme="majorHAnsi"/>
                <w:color w:val="000000"/>
                <w:sz w:val="22"/>
                <w:szCs w:val="22"/>
              </w:rPr>
            </w:pPr>
            <w:r w:rsidRPr="00945A48">
              <w:rPr>
                <w:rFonts w:asciiTheme="majorHAnsi" w:hAnsiTheme="majorHAnsi" w:cstheme="majorHAnsi"/>
                <w:color w:val="000000"/>
                <w:sz w:val="22"/>
                <w:szCs w:val="22"/>
              </w:rPr>
              <w:t>6,55%</w:t>
            </w:r>
          </w:p>
        </w:tc>
        <w:tc>
          <w:tcPr>
            <w:tcW w:w="1620" w:type="dxa"/>
            <w:tcBorders>
              <w:top w:val="nil"/>
              <w:left w:val="nil"/>
              <w:bottom w:val="nil"/>
              <w:right w:val="single" w:sz="8" w:space="0" w:color="auto"/>
            </w:tcBorders>
            <w:shd w:val="clear" w:color="auto" w:fill="auto"/>
            <w:hideMark/>
          </w:tcPr>
          <w:p w14:paraId="198EE308" w14:textId="77777777" w:rsidR="00F32748" w:rsidRPr="00945A48" w:rsidRDefault="00F32748" w:rsidP="00F32748">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4.69%</w:t>
            </w:r>
          </w:p>
        </w:tc>
      </w:tr>
      <w:tr w:rsidR="00F32748" w:rsidRPr="00945A48" w14:paraId="5667A699" w14:textId="77777777" w:rsidTr="008B0A67">
        <w:trPr>
          <w:trHeight w:hRule="exact" w:val="340"/>
          <w:jc w:val="center"/>
        </w:trPr>
        <w:tc>
          <w:tcPr>
            <w:tcW w:w="1120" w:type="dxa"/>
            <w:tcBorders>
              <w:top w:val="nil"/>
              <w:left w:val="single" w:sz="8" w:space="0" w:color="auto"/>
              <w:bottom w:val="single" w:sz="8" w:space="0" w:color="auto"/>
              <w:right w:val="nil"/>
            </w:tcBorders>
            <w:shd w:val="clear" w:color="auto" w:fill="auto"/>
            <w:noWrap/>
            <w:vAlign w:val="bottom"/>
            <w:hideMark/>
          </w:tcPr>
          <w:p w14:paraId="6DD0AAB7" w14:textId="77777777" w:rsidR="00F32748" w:rsidRPr="00945A48" w:rsidRDefault="00F32748" w:rsidP="00F32748">
            <w:pPr>
              <w:spacing w:after="0" w:line="240" w:lineRule="auto"/>
              <w:rPr>
                <w:rFonts w:asciiTheme="majorHAnsi" w:hAnsiTheme="majorHAnsi" w:cstheme="majorHAnsi"/>
                <w:color w:val="000000"/>
                <w:sz w:val="22"/>
                <w:szCs w:val="22"/>
              </w:rPr>
            </w:pPr>
            <w:r w:rsidRPr="00945A48">
              <w:rPr>
                <w:rFonts w:asciiTheme="majorHAnsi" w:hAnsiTheme="majorHAnsi" w:cstheme="majorHAnsi"/>
                <w:color w:val="000000"/>
                <w:sz w:val="22"/>
                <w:szCs w:val="22"/>
              </w:rPr>
              <w:t>Maros</w:t>
            </w:r>
          </w:p>
        </w:tc>
        <w:tc>
          <w:tcPr>
            <w:tcW w:w="1760" w:type="dxa"/>
            <w:tcBorders>
              <w:top w:val="nil"/>
              <w:left w:val="nil"/>
              <w:bottom w:val="single" w:sz="8" w:space="0" w:color="auto"/>
              <w:right w:val="nil"/>
            </w:tcBorders>
            <w:shd w:val="clear" w:color="auto" w:fill="auto"/>
            <w:hideMark/>
          </w:tcPr>
          <w:p w14:paraId="79322623" w14:textId="77777777" w:rsidR="00F32748" w:rsidRPr="00945A48" w:rsidRDefault="00F32748" w:rsidP="00F32748">
            <w:pPr>
              <w:spacing w:after="0" w:line="240" w:lineRule="auto"/>
              <w:rPr>
                <w:rFonts w:asciiTheme="majorHAnsi" w:hAnsiTheme="majorHAnsi" w:cstheme="majorHAnsi"/>
                <w:color w:val="363636"/>
                <w:sz w:val="22"/>
                <w:szCs w:val="22"/>
              </w:rPr>
            </w:pPr>
            <w:proofErr w:type="gramStart"/>
            <w:r w:rsidRPr="00945A48">
              <w:rPr>
                <w:rFonts w:asciiTheme="majorHAnsi" w:hAnsiTheme="majorHAnsi" w:cstheme="majorHAnsi"/>
                <w:color w:val="363636"/>
                <w:sz w:val="22"/>
                <w:szCs w:val="22"/>
              </w:rPr>
              <w:t>ARIMA(</w:t>
            </w:r>
            <w:proofErr w:type="gramEnd"/>
            <w:r w:rsidRPr="00945A48">
              <w:rPr>
                <w:rFonts w:asciiTheme="majorHAnsi" w:hAnsiTheme="majorHAnsi" w:cstheme="majorHAnsi"/>
                <w:color w:val="363636"/>
                <w:sz w:val="22"/>
                <w:szCs w:val="22"/>
              </w:rPr>
              <w:t>1, 1, 0)</w:t>
            </w:r>
          </w:p>
        </w:tc>
        <w:tc>
          <w:tcPr>
            <w:tcW w:w="860" w:type="dxa"/>
            <w:tcBorders>
              <w:top w:val="nil"/>
              <w:left w:val="nil"/>
              <w:bottom w:val="single" w:sz="8" w:space="0" w:color="auto"/>
              <w:right w:val="nil"/>
            </w:tcBorders>
            <w:shd w:val="clear" w:color="auto" w:fill="auto"/>
            <w:hideMark/>
          </w:tcPr>
          <w:p w14:paraId="13EE1011" w14:textId="77777777" w:rsidR="00F32748" w:rsidRPr="00945A48" w:rsidRDefault="00F32748" w:rsidP="00F32748">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1.26%</w:t>
            </w:r>
          </w:p>
        </w:tc>
        <w:tc>
          <w:tcPr>
            <w:tcW w:w="1680" w:type="dxa"/>
            <w:tcBorders>
              <w:top w:val="nil"/>
              <w:left w:val="nil"/>
              <w:bottom w:val="single" w:sz="8" w:space="0" w:color="auto"/>
              <w:right w:val="nil"/>
            </w:tcBorders>
            <w:shd w:val="clear" w:color="auto" w:fill="auto"/>
            <w:hideMark/>
          </w:tcPr>
          <w:p w14:paraId="2EEB1FB0" w14:textId="77777777" w:rsidR="00F32748" w:rsidRPr="00945A48" w:rsidRDefault="00F32748" w:rsidP="00F32748">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3.83%</w:t>
            </w:r>
          </w:p>
        </w:tc>
        <w:tc>
          <w:tcPr>
            <w:tcW w:w="1620" w:type="dxa"/>
            <w:tcBorders>
              <w:top w:val="nil"/>
              <w:left w:val="nil"/>
              <w:bottom w:val="single" w:sz="8" w:space="0" w:color="auto"/>
              <w:right w:val="single" w:sz="8" w:space="0" w:color="auto"/>
            </w:tcBorders>
            <w:shd w:val="clear" w:color="auto" w:fill="auto"/>
            <w:hideMark/>
          </w:tcPr>
          <w:p w14:paraId="0D2B6FAB" w14:textId="77777777" w:rsidR="00F32748" w:rsidRPr="00945A48" w:rsidRDefault="00F32748" w:rsidP="00F32748">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2.84%</w:t>
            </w:r>
          </w:p>
        </w:tc>
      </w:tr>
    </w:tbl>
    <w:p w14:paraId="35D13AC9" w14:textId="23E81CCF" w:rsidR="002876F3" w:rsidRPr="00945A48" w:rsidRDefault="002876F3">
      <w:pPr>
        <w:rPr>
          <w:rFonts w:eastAsiaTheme="majorEastAsia" w:cstheme="majorBidi"/>
          <w:b/>
          <w:sz w:val="32"/>
          <w:szCs w:val="32"/>
        </w:rPr>
      </w:pPr>
      <w:bookmarkStart w:id="457" w:name="_Toc159784278"/>
    </w:p>
    <w:p w14:paraId="1B49460C" w14:textId="77777777" w:rsidR="00EC0004" w:rsidRDefault="00EC0004">
      <w:pPr>
        <w:rPr>
          <w:ins w:id="458" w:author="Krisztián Károlyi" w:date="2024-03-27T16:43:00Z"/>
          <w:rFonts w:eastAsiaTheme="majorEastAsia" w:cstheme="majorBidi"/>
          <w:b/>
          <w:sz w:val="32"/>
          <w:szCs w:val="32"/>
        </w:rPr>
      </w:pPr>
      <w:ins w:id="459" w:author="Krisztián Károlyi" w:date="2024-03-27T16:43:00Z">
        <w:r>
          <w:br w:type="page"/>
        </w:r>
      </w:ins>
    </w:p>
    <w:p w14:paraId="4970F7E3" w14:textId="3893DB1A" w:rsidR="003A241B" w:rsidRPr="00945A48" w:rsidRDefault="0028106F" w:rsidP="003A241B">
      <w:pPr>
        <w:pStyle w:val="Heading1"/>
      </w:pPr>
      <w:del w:id="460" w:author="Krisztián Károlyi" w:date="2024-03-27T16:36:00Z">
        <w:r w:rsidRPr="00945A48" w:rsidDel="000C6524">
          <w:lastRenderedPageBreak/>
          <w:delText>5</w:delText>
        </w:r>
        <w:r w:rsidR="00642CF4" w:rsidRPr="00945A48" w:rsidDel="000C6524">
          <w:delText xml:space="preserve"> </w:delText>
        </w:r>
      </w:del>
      <w:bookmarkStart w:id="461" w:name="_Toc162458090"/>
      <w:r w:rsidR="00765B8C" w:rsidRPr="00945A48">
        <w:t>Neurális hálózato</w:t>
      </w:r>
      <w:r w:rsidR="00D8551C" w:rsidRPr="00945A48">
        <w:t>k</w:t>
      </w:r>
      <w:bookmarkEnd w:id="457"/>
      <w:bookmarkEnd w:id="461"/>
    </w:p>
    <w:p w14:paraId="565106EE" w14:textId="48C30B98" w:rsidR="00EA6C3B" w:rsidRPr="00945A48" w:rsidRDefault="00EA6C3B" w:rsidP="00EA6C3B">
      <w:pPr>
        <w:jc w:val="both"/>
      </w:pPr>
      <w:r w:rsidRPr="00945A48">
        <w:t xml:space="preserve">A </w:t>
      </w:r>
      <w:r w:rsidR="0028106F" w:rsidRPr="00945A48">
        <w:t xml:space="preserve">mesterséges </w:t>
      </w:r>
      <w:r w:rsidRPr="00945A48">
        <w:t>neuronhálók</w:t>
      </w:r>
      <w:r w:rsidR="0028106F" w:rsidRPr="00945A48">
        <w:t xml:space="preserve"> (ANN)</w:t>
      </w:r>
      <w:r w:rsidRPr="00945A48">
        <w:t xml:space="preserve"> lényege az emberi agyban található neurális hálózatok működésének utánzása. Ezek</w:t>
      </w:r>
      <w:r w:rsidR="00564E0A" w:rsidRPr="00945A48">
        <w:t xml:space="preserve"> </w:t>
      </w:r>
      <w:r w:rsidRPr="00945A48">
        <w:t xml:space="preserve">olyan </w:t>
      </w:r>
      <w:r w:rsidR="008C36D9" w:rsidRPr="00945A48">
        <w:t>szo</w:t>
      </w:r>
      <w:r w:rsidR="00DA5AE1" w:rsidRPr="00945A48">
        <w:t>f</w:t>
      </w:r>
      <w:r w:rsidR="008C36D9" w:rsidRPr="00945A48">
        <w:t>tveresen vagy hardveresen megvalósított</w:t>
      </w:r>
      <w:r w:rsidR="0050614B" w:rsidRPr="00945A48">
        <w:t>, elosztott működésű rendszerek</w:t>
      </w:r>
      <w:r w:rsidRPr="00945A48">
        <w:t xml:space="preserve">, </w:t>
      </w:r>
      <w:r w:rsidR="007A3BC9" w:rsidRPr="00945A48">
        <w:t>amelyek</w:t>
      </w:r>
      <w:r w:rsidR="00E8782D" w:rsidRPr="00945A48">
        <w:t>et</w:t>
      </w:r>
      <w:r w:rsidR="007A3BC9" w:rsidRPr="00945A48">
        <w:t xml:space="preserve"> jellemzően sok, hasonló vagy azonos típusú, </w:t>
      </w:r>
      <w:r w:rsidR="00AA4767" w:rsidRPr="00945A48">
        <w:t>lokális adatfeldolgozást végző</w:t>
      </w:r>
      <w:r w:rsidR="00292BAC" w:rsidRPr="00945A48">
        <w:t xml:space="preserve"> </w:t>
      </w:r>
      <w:r w:rsidR="002005B4" w:rsidRPr="00945A48">
        <w:t>műveleti elemekből</w:t>
      </w:r>
      <w:r w:rsidR="00292BAC" w:rsidRPr="00945A48">
        <w:t>,</w:t>
      </w:r>
      <w:r w:rsidR="001E3403" w:rsidRPr="00945A48">
        <w:t xml:space="preserve"> vagyis</w:t>
      </w:r>
      <w:r w:rsidR="00292BAC" w:rsidRPr="00945A48">
        <w:t xml:space="preserve"> neuronok</w:t>
      </w:r>
      <w:r w:rsidR="0012100C" w:rsidRPr="00945A48">
        <w:t xml:space="preserve"> topológiája alkot.</w:t>
      </w:r>
      <w:r w:rsidR="003D43AD" w:rsidRPr="00945A48">
        <w:t xml:space="preserve"> </w:t>
      </w:r>
      <w:r w:rsidR="00C80EAF" w:rsidRPr="00945A48">
        <w:t>A neuronhálók párhuzamosan é</w:t>
      </w:r>
      <w:r w:rsidR="005915BE" w:rsidRPr="00945A48">
        <w:t xml:space="preserve">pülnek fel és </w:t>
      </w:r>
      <w:r w:rsidR="00CF418B" w:rsidRPr="00945A48">
        <w:t>működnek</w:t>
      </w:r>
      <w:r w:rsidR="005915BE" w:rsidRPr="00945A48">
        <w:t>, ezért rendkívül nagy számítási kapacitásra képesek.</w:t>
      </w:r>
      <w:r w:rsidR="004316E4" w:rsidRPr="00945A48">
        <w:t xml:space="preserve"> A neuronok közötti </w:t>
      </w:r>
      <w:r w:rsidR="00131DB9" w:rsidRPr="00945A48">
        <w:t>kapcsolatok</w:t>
      </w:r>
      <w:r w:rsidR="001B6F43" w:rsidRPr="00945A48">
        <w:t xml:space="preserve"> </w:t>
      </w:r>
      <w:r w:rsidR="004316E4" w:rsidRPr="00945A48">
        <w:t xml:space="preserve">irányított gráfként írhatóak le, </w:t>
      </w:r>
      <w:r w:rsidR="00290F78" w:rsidRPr="00945A48">
        <w:t>és a hálózati</w:t>
      </w:r>
      <w:r w:rsidR="004316E4" w:rsidRPr="00945A48">
        <w:t xml:space="preserve"> csomópontok a neuronok.</w:t>
      </w:r>
    </w:p>
    <w:p w14:paraId="3FD4EBB9" w14:textId="2C85BCE4" w:rsidR="00EA6C3B" w:rsidRPr="00945A48" w:rsidRDefault="00EA6C3B" w:rsidP="00EA6C3B">
      <w:pPr>
        <w:jc w:val="both"/>
      </w:pPr>
      <w:r w:rsidRPr="00945A48">
        <w:t>Egy neuronháló általában három</w:t>
      </w:r>
      <w:r w:rsidR="004560E3" w:rsidRPr="00945A48">
        <w:t>féle</w:t>
      </w:r>
      <w:r w:rsidRPr="00945A48">
        <w:t xml:space="preserve"> rétegből áll:</w:t>
      </w:r>
    </w:p>
    <w:p w14:paraId="23830572" w14:textId="3E81C39A" w:rsidR="00EA6C3B" w:rsidRPr="00945A48" w:rsidRDefault="00EA6C3B" w:rsidP="00EA6C3B">
      <w:pPr>
        <w:pStyle w:val="ListParagraph"/>
        <w:numPr>
          <w:ilvl w:val="0"/>
          <w:numId w:val="16"/>
        </w:numPr>
        <w:jc w:val="both"/>
      </w:pPr>
      <w:r w:rsidRPr="00945A48">
        <w:t>Bemeneti réteg: Ez az a réteg, amely fogadja az adatokat vagy az információkat, és továbbítja azokat a háló többi részébe.</w:t>
      </w:r>
    </w:p>
    <w:p w14:paraId="3D1499E4" w14:textId="05C4D8EF" w:rsidR="00EA6C3B" w:rsidRPr="00945A48" w:rsidRDefault="00EA6C3B" w:rsidP="00EA6C3B">
      <w:pPr>
        <w:pStyle w:val="ListParagraph"/>
        <w:numPr>
          <w:ilvl w:val="0"/>
          <w:numId w:val="16"/>
        </w:numPr>
        <w:jc w:val="both"/>
      </w:pPr>
      <w:r w:rsidRPr="00945A48">
        <w:t xml:space="preserve">Rejtett rétegek: Ezek az a rétegek, amelyek a bemeneti adatokat feldolgozzák és összetettebb </w:t>
      </w:r>
      <w:proofErr w:type="spellStart"/>
      <w:r w:rsidRPr="00945A48">
        <w:t>mintázatokat</w:t>
      </w:r>
      <w:proofErr w:type="spellEnd"/>
      <w:r w:rsidRPr="00945A48">
        <w:t xml:space="preserve"> fedeznek fel az adatokban. Ezek a rétegek felelősek az összetett döntéshozatalért és az adatokban rejlő rejtett összefüggések feltárásáért.</w:t>
      </w:r>
    </w:p>
    <w:p w14:paraId="45C9143E" w14:textId="1585E9E2" w:rsidR="00EA6C3B" w:rsidRPr="00945A48" w:rsidRDefault="00EA6C3B" w:rsidP="00EA6C3B">
      <w:pPr>
        <w:pStyle w:val="ListParagraph"/>
        <w:numPr>
          <w:ilvl w:val="0"/>
          <w:numId w:val="16"/>
        </w:numPr>
      </w:pPr>
      <w:r w:rsidRPr="00945A48">
        <w:t>Kimeneti réteg: Ez az a réteg, amely a neuronháló kimenetét adja. Ez lehet egy előrejelzés, egy osztályozás vagy bármilyen más kimeneti forma, amely az adott problémától függ.</w:t>
      </w:r>
    </w:p>
    <w:p w14:paraId="71B19C58" w14:textId="4B3C922A" w:rsidR="006C4A71" w:rsidRPr="00945A48" w:rsidRDefault="00EA6C3B" w:rsidP="00F146BE">
      <w:pPr>
        <w:jc w:val="both"/>
      </w:pPr>
      <w:r w:rsidRPr="00945A48">
        <w:t xml:space="preserve">A neuronhálók tanulni képesek azáltal, hogy </w:t>
      </w:r>
      <w:r w:rsidR="004F5093" w:rsidRPr="00945A48">
        <w:t xml:space="preserve">A neurális hálózatok </w:t>
      </w:r>
      <w:r w:rsidR="006C4A71" w:rsidRPr="00945A48">
        <w:t xml:space="preserve">működése két fő fázisból áll: </w:t>
      </w:r>
    </w:p>
    <w:p w14:paraId="6B4C3147" w14:textId="772E1286" w:rsidR="006C4A71" w:rsidRPr="00945A48" w:rsidRDefault="006C4A71" w:rsidP="006C4A71">
      <w:pPr>
        <w:pStyle w:val="ListParagraph"/>
        <w:numPr>
          <w:ilvl w:val="0"/>
          <w:numId w:val="19"/>
        </w:numPr>
        <w:jc w:val="both"/>
      </w:pPr>
      <w:r w:rsidRPr="00945A48">
        <w:t>Tanulási fázi</w:t>
      </w:r>
      <w:r w:rsidR="005915BE" w:rsidRPr="00945A48">
        <w:t xml:space="preserve">s: </w:t>
      </w:r>
      <w:r w:rsidRPr="00945A48">
        <w:t xml:space="preserve">a hálózatban valamilyen módon eltároljuk a kívánt információfeldolgozó eljárást. </w:t>
      </w:r>
    </w:p>
    <w:p w14:paraId="48C8372B" w14:textId="40580878" w:rsidR="00C31143" w:rsidRPr="00945A48" w:rsidRDefault="006C4A71" w:rsidP="006C4A71">
      <w:pPr>
        <w:pStyle w:val="ListParagraph"/>
        <w:numPr>
          <w:ilvl w:val="0"/>
          <w:numId w:val="19"/>
        </w:numPr>
        <w:jc w:val="both"/>
      </w:pPr>
      <w:r w:rsidRPr="00945A48">
        <w:t>Előhívási</w:t>
      </w:r>
      <w:r w:rsidR="00682413" w:rsidRPr="00945A48">
        <w:t xml:space="preserve"> </w:t>
      </w:r>
      <w:r w:rsidRPr="00945A48">
        <w:t>fázis (</w:t>
      </w:r>
      <w:proofErr w:type="spellStart"/>
      <w:r w:rsidRPr="00945A48">
        <w:t>recall</w:t>
      </w:r>
      <w:proofErr w:type="spellEnd"/>
      <w:r w:rsidRPr="00945A48">
        <w:t>)</w:t>
      </w:r>
      <w:r w:rsidR="005915BE" w:rsidRPr="00945A48">
        <w:t xml:space="preserve">: </w:t>
      </w:r>
      <w:r w:rsidRPr="00945A48">
        <w:t xml:space="preserve">a tárolt eljárás felhasználásával elvégezzük az információfeldolgozást. </w:t>
      </w:r>
    </w:p>
    <w:p w14:paraId="18AE9C12" w14:textId="18F6ED33" w:rsidR="00AE1EB5" w:rsidRPr="00945A48" w:rsidRDefault="00553BBF" w:rsidP="00661682">
      <w:pPr>
        <w:jc w:val="both"/>
      </w:pPr>
      <w:r w:rsidRPr="00945A48">
        <w:t xml:space="preserve">Tanulás során Az adatokból kapott visszacsatolás alapján a neuronhálók módosítják a paramétereiket (eltolási értékek és súlyok). </w:t>
      </w:r>
      <w:ins w:id="462" w:author="Krisztián Károlyi" w:date="2024-03-27T17:21:00Z">
        <w:r w:rsidR="007F5715">
          <w:t xml:space="preserve"> </w:t>
        </w:r>
      </w:ins>
      <w:del w:id="463" w:author="Krisztián Károlyi" w:date="2024-03-27T17:21:00Z">
        <w:r w:rsidR="00E110AD" w:rsidRPr="00945A48" w:rsidDel="007F5715">
          <w:br/>
        </w:r>
      </w:del>
      <w:r w:rsidR="00F73B98" w:rsidRPr="00945A48">
        <w:t>Rendszerint</w:t>
      </w:r>
      <w:r w:rsidRPr="00945A48">
        <w:t>,</w:t>
      </w:r>
      <w:r w:rsidR="00F73B98" w:rsidRPr="00945A48">
        <w:t xml:space="preserve"> a tanulási fázis lassú, </w:t>
      </w:r>
      <w:ins w:id="464" w:author="Krisztián Károlyi" w:date="2024-03-27T17:22:00Z">
        <w:r w:rsidR="005F6626">
          <w:br/>
        </w:r>
      </w:ins>
      <w:r w:rsidR="00F73B98" w:rsidRPr="00945A48">
        <w:t>több iterációt, sok sikertelen tanulási szakasz</w:t>
      </w:r>
      <w:r w:rsidR="00D1672A" w:rsidRPr="00945A48">
        <w:t>t</w:t>
      </w:r>
      <w:r w:rsidR="00F73B98" w:rsidRPr="00945A48">
        <w:t xml:space="preserve"> </w:t>
      </w:r>
      <w:r w:rsidR="00D1672A" w:rsidRPr="00945A48">
        <w:t>hordozhat</w:t>
      </w:r>
      <w:r w:rsidR="00F73B98" w:rsidRPr="00945A48">
        <w:t>.</w:t>
      </w:r>
      <w:r w:rsidR="00F4173D" w:rsidRPr="00945A48">
        <w:br/>
        <w:t xml:space="preserve">A </w:t>
      </w:r>
      <w:r w:rsidR="00F73B98" w:rsidRPr="00945A48">
        <w:t>tanítás</w:t>
      </w:r>
      <w:r w:rsidR="00F4173D" w:rsidRPr="00945A48">
        <w:t xml:space="preserve"> </w:t>
      </w:r>
      <w:r w:rsidR="004B20C4" w:rsidRPr="00945A48">
        <w:t>áltában</w:t>
      </w:r>
      <w:r w:rsidR="00F73B98" w:rsidRPr="00945A48">
        <w:t xml:space="preserve"> korszakok</w:t>
      </w:r>
      <w:r w:rsidR="00CA2515" w:rsidRPr="00945A48">
        <w:t>ra</w:t>
      </w:r>
      <w:r w:rsidR="00F73B98" w:rsidRPr="00945A48">
        <w:t xml:space="preserve"> (</w:t>
      </w:r>
      <w:proofErr w:type="spellStart"/>
      <w:r w:rsidR="00F73B98" w:rsidRPr="00945A48">
        <w:t>epoch</w:t>
      </w:r>
      <w:proofErr w:type="spellEnd"/>
      <w:r w:rsidR="00F73B98" w:rsidRPr="00945A48">
        <w:t xml:space="preserve">) van </w:t>
      </w:r>
      <w:r w:rsidR="00CA2515" w:rsidRPr="00945A48">
        <w:t>lebontva</w:t>
      </w:r>
      <w:r w:rsidR="00F73B98" w:rsidRPr="00945A48">
        <w:t>, és egy-egy korszak lefuttatása után a tanítási paraméterek</w:t>
      </w:r>
      <w:r w:rsidR="00B56190" w:rsidRPr="00945A48">
        <w:t>et</w:t>
      </w:r>
      <w:r w:rsidR="00F73B98" w:rsidRPr="00945A48">
        <w:t xml:space="preserve"> újra</w:t>
      </w:r>
      <w:r w:rsidR="00B56190" w:rsidRPr="00945A48">
        <w:t xml:space="preserve"> lehet hangolni</w:t>
      </w:r>
      <w:r w:rsidR="00F73B98" w:rsidRPr="00945A48">
        <w:t xml:space="preserve">. </w:t>
      </w:r>
      <w:r w:rsidR="008D5EC1" w:rsidRPr="00945A48">
        <w:t xml:space="preserve">Az </w:t>
      </w:r>
      <w:r w:rsidR="00F73B98" w:rsidRPr="00945A48">
        <w:t>előhívási fázis</w:t>
      </w:r>
      <w:r w:rsidR="004B20C4" w:rsidRPr="00945A48">
        <w:t xml:space="preserve">ban </w:t>
      </w:r>
      <w:r w:rsidR="00F73B98" w:rsidRPr="00945A48">
        <w:t>a pillanatnyi bemeneti</w:t>
      </w:r>
      <w:r w:rsidR="004B20C4" w:rsidRPr="00945A48">
        <w:t xml:space="preserve"> </w:t>
      </w:r>
      <w:r w:rsidR="00F73B98" w:rsidRPr="00945A48">
        <w:t>értékek alapján meghatározzuk a neuronháló kimenetét.</w:t>
      </w:r>
      <w:r w:rsidR="00774724" w:rsidRPr="00945A48">
        <w:tab/>
      </w:r>
      <w:r w:rsidR="00774724" w:rsidRPr="00945A48">
        <w:tab/>
      </w:r>
      <w:r w:rsidR="00774724" w:rsidRPr="00945A48">
        <w:tab/>
      </w:r>
    </w:p>
    <w:p w14:paraId="116D7850" w14:textId="0C04EB5F" w:rsidR="00C31143" w:rsidRPr="00945A48" w:rsidRDefault="00000000" w:rsidP="00AE1EB5">
      <w:pPr>
        <w:jc w:val="right"/>
      </w:pPr>
      <w:sdt>
        <w:sdtPr>
          <w:id w:val="-951010021"/>
          <w:citation/>
        </w:sdtPr>
        <w:sdtContent>
          <w:r w:rsidR="00774724" w:rsidRPr="00945A48">
            <w:fldChar w:fldCharType="begin"/>
          </w:r>
          <w:r w:rsidR="00774724" w:rsidRPr="00945A48">
            <w:instrText xml:space="preserve"> CITATION Bra19 \l 2057 </w:instrText>
          </w:r>
          <w:r w:rsidR="00774724" w:rsidRPr="00945A48">
            <w:fldChar w:fldCharType="separate"/>
          </w:r>
          <w:r w:rsidR="00683CFD">
            <w:rPr>
              <w:noProof/>
            </w:rPr>
            <w:t>(Brassai, 2019)</w:t>
          </w:r>
          <w:r w:rsidR="00774724" w:rsidRPr="00945A48">
            <w:fldChar w:fldCharType="end"/>
          </w:r>
        </w:sdtContent>
      </w:sdt>
    </w:p>
    <w:p w14:paraId="326823AF" w14:textId="57147C41" w:rsidR="000D654E" w:rsidRPr="00945A48" w:rsidDel="004877FA" w:rsidRDefault="002E09AF" w:rsidP="000D654E">
      <w:pPr>
        <w:pStyle w:val="Heading2"/>
        <w:rPr>
          <w:del w:id="465" w:author="Krisztián Károlyi" w:date="2024-03-27T16:42:00Z"/>
        </w:rPr>
      </w:pPr>
      <w:bookmarkStart w:id="466" w:name="_Toc159784279"/>
      <w:del w:id="467" w:author="Krisztián Károlyi" w:date="2024-03-27T16:37:00Z">
        <w:r w:rsidRPr="00945A48" w:rsidDel="000E3245">
          <w:lastRenderedPageBreak/>
          <w:delText>5</w:delText>
        </w:r>
        <w:r w:rsidR="000D654E" w:rsidRPr="00945A48" w:rsidDel="000E3245">
          <w:delText xml:space="preserve">.1 </w:delText>
        </w:r>
      </w:del>
      <w:del w:id="468" w:author="Krisztián Károlyi" w:date="2024-03-27T16:42:00Z">
        <w:r w:rsidR="000D654E" w:rsidRPr="00945A48" w:rsidDel="004877FA">
          <w:delText>Neuronok</w:delText>
        </w:r>
        <w:bookmarkEnd w:id="466"/>
      </w:del>
    </w:p>
    <w:p w14:paraId="0595369E" w14:textId="199C8190" w:rsidR="00596866" w:rsidRPr="00945A48" w:rsidDel="004877FA" w:rsidRDefault="002E144E" w:rsidP="00254C62">
      <w:pPr>
        <w:jc w:val="both"/>
        <w:rPr>
          <w:del w:id="469" w:author="Krisztián Károlyi" w:date="2024-03-27T16:42:00Z"/>
        </w:rPr>
      </w:pPr>
      <w:del w:id="470" w:author="Krisztián Károlyi" w:date="2024-03-27T16:42:00Z">
        <w:r w:rsidRPr="00945A48" w:rsidDel="004877FA">
          <w:delText xml:space="preserve">Egy neuron olyan feldolgozó elem, amely több bemenetet fogad és egy kimenetet generál. </w:delText>
        </w:r>
        <w:r w:rsidR="004A1B2E" w:rsidRPr="00945A48" w:rsidDel="004877FA">
          <w:br/>
        </w:r>
        <w:r w:rsidRPr="00945A48" w:rsidDel="004877FA">
          <w:delText>Az aktuális kimeneti értéket általában</w:delText>
        </w:r>
        <w:r w:rsidR="00787DCF" w:rsidRPr="00945A48" w:rsidDel="004877FA">
          <w:delText xml:space="preserve"> úgy adja, h</w:delText>
        </w:r>
        <w:r w:rsidR="00463994" w:rsidRPr="00945A48" w:rsidDel="004877FA">
          <w:delText>og</w:delText>
        </w:r>
        <w:r w:rsidR="00787DCF" w:rsidRPr="00945A48" w:rsidDel="004877FA">
          <w:delText>y</w:delText>
        </w:r>
        <w:r w:rsidR="00CC28B6" w:rsidRPr="00945A48" w:rsidDel="004877FA">
          <w:delText xml:space="preserve"> a</w:delText>
        </w:r>
        <w:r w:rsidR="0088259E" w:rsidRPr="00945A48" w:rsidDel="004877FA">
          <w:delText xml:space="preserve"> bemenetére</w:delText>
        </w:r>
        <w:r w:rsidR="00CC28B6" w:rsidRPr="00945A48" w:rsidDel="004877FA">
          <w:delText xml:space="preserve"> kapott jelek súlyozott összegét</w:delText>
        </w:r>
        <w:r w:rsidR="00787DCF" w:rsidRPr="00945A48" w:rsidDel="004877FA">
          <w:delText xml:space="preserve"> egy</w:delText>
        </w:r>
        <w:r w:rsidRPr="00945A48" w:rsidDel="004877FA">
          <w:delText xml:space="preserve"> nemlineáris transzferfüggvény</w:delText>
        </w:r>
        <w:r w:rsidR="00787DCF" w:rsidRPr="00945A48" w:rsidDel="004877FA">
          <w:delText>ben (vagy aktivációs függvény)</w:delText>
        </w:r>
        <w:r w:rsidR="00C8498A" w:rsidRPr="00945A48" w:rsidDel="004877FA">
          <w:delText xml:space="preserve"> </w:delText>
        </w:r>
        <w:r w:rsidR="00787DCF" w:rsidRPr="00945A48" w:rsidDel="004877FA">
          <w:delText>kiértékel</w:delText>
        </w:r>
        <w:r w:rsidR="009C66F9" w:rsidRPr="00945A48" w:rsidDel="004877FA">
          <w:delText>i</w:delText>
        </w:r>
        <w:r w:rsidR="00C8498A" w:rsidRPr="00945A48" w:rsidDel="004877FA">
          <w:delText>.</w:delText>
        </w:r>
      </w:del>
    </w:p>
    <w:p w14:paraId="628FC85B" w14:textId="015B4E66" w:rsidR="00C92A50" w:rsidRPr="00945A48" w:rsidDel="004877FA" w:rsidRDefault="00C92A50" w:rsidP="005729A7">
      <w:pPr>
        <w:keepNext/>
        <w:spacing w:after="0"/>
        <w:jc w:val="center"/>
        <w:rPr>
          <w:del w:id="471" w:author="Krisztián Károlyi" w:date="2024-03-27T16:42:00Z"/>
        </w:rPr>
      </w:pPr>
      <w:del w:id="472" w:author="Krisztián Károlyi" w:date="2024-03-27T16:42:00Z">
        <w:r w:rsidRPr="00945A48" w:rsidDel="004877FA">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21"/>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p>
    <w:p w14:paraId="59CE7751" w14:textId="24029E7F" w:rsidR="00776E0D" w:rsidRPr="004877FA" w:rsidDel="004877FA" w:rsidRDefault="00180FA0" w:rsidP="006F19F0">
      <w:pPr>
        <w:pStyle w:val="Caption"/>
        <w:jc w:val="center"/>
        <w:rPr>
          <w:del w:id="473" w:author="Krisztián Károlyi" w:date="2024-03-27T16:42:00Z"/>
          <w:color w:val="auto"/>
        </w:rPr>
      </w:pPr>
      <w:del w:id="474" w:author="Krisztián Károlyi" w:date="2024-03-27T16:42:00Z">
        <w:r w:rsidRPr="004877FA" w:rsidDel="004877FA">
          <w:rPr>
            <w:b/>
            <w:bCs/>
            <w:color w:val="auto"/>
          </w:rPr>
          <w:delText>XY. ábra</w:delText>
        </w:r>
        <w:r w:rsidRPr="004877FA" w:rsidDel="004877FA">
          <w:rPr>
            <w:color w:val="auto"/>
          </w:rPr>
          <w:delText xml:space="preserve">: </w:delText>
        </w:r>
        <w:r w:rsidR="00C92A50" w:rsidRPr="004877FA" w:rsidDel="004877FA">
          <w:rPr>
            <w:color w:val="auto"/>
          </w:rPr>
          <w:delText>Egy általános neuron szerkezet</w:delText>
        </w:r>
        <w:r w:rsidR="00F00E34" w:rsidRPr="004877FA" w:rsidDel="004877FA">
          <w:rPr>
            <w:color w:val="auto"/>
          </w:rPr>
          <w:delText>e</w:delText>
        </w:r>
        <w:r w:rsidR="00034172" w:rsidRPr="004877FA" w:rsidDel="004877FA">
          <w:rPr>
            <w:color w:val="auto"/>
          </w:rPr>
          <w:delText>. Forrás: Brassai Sándor: Neurális hálózatok, 24. oldal</w:delText>
        </w:r>
      </w:del>
    </w:p>
    <w:p w14:paraId="0BF4928B" w14:textId="5FAAD89B" w:rsidR="002B4B01" w:rsidRPr="00945A48" w:rsidDel="004877FA" w:rsidRDefault="00254C62" w:rsidP="00CD456A">
      <w:pPr>
        <w:jc w:val="both"/>
        <w:rPr>
          <w:del w:id="475" w:author="Krisztián Károlyi" w:date="2024-03-27T16:42:00Z"/>
        </w:rPr>
      </w:pPr>
      <w:del w:id="476" w:author="Krisztián Károlyi" w:date="2024-03-27T16:42:00Z">
        <w:r w:rsidRPr="00945A48" w:rsidDel="004877FA">
          <w:delText>A</w:delText>
        </w:r>
        <w:r w:rsidR="00FF2E0B" w:rsidRPr="00945A48" w:rsidDel="004877FA">
          <w:delText xml:space="preserve"> neur</w:delText>
        </w:r>
        <w:r w:rsidR="0081187F" w:rsidRPr="00945A48" w:rsidDel="004877FA">
          <w:delText xml:space="preserve">onok </w:delText>
        </w:r>
        <w:r w:rsidR="00CE0ECB" w:rsidRPr="00945A48" w:rsidDel="004877FA">
          <w:delText xml:space="preserve">a következő </w:delText>
        </w:r>
        <w:r w:rsidR="00D57664" w:rsidRPr="00945A48" w:rsidDel="004877FA">
          <w:delText>tényezőket használják:</w:delText>
        </w:r>
      </w:del>
    </w:p>
    <w:p w14:paraId="2737586A" w14:textId="5B37A51D" w:rsidR="00A4724B" w:rsidRPr="00945A48" w:rsidDel="00106CA1" w:rsidRDefault="002B4B01" w:rsidP="00A4724B">
      <w:pPr>
        <w:pStyle w:val="ListParagraph"/>
        <w:numPr>
          <w:ilvl w:val="0"/>
          <w:numId w:val="15"/>
        </w:numPr>
        <w:jc w:val="both"/>
        <w:rPr>
          <w:del w:id="477" w:author="Krisztián Károlyi" w:date="2024-03-27T16:38:00Z"/>
        </w:rPr>
      </w:pPr>
      <w:del w:id="478" w:author="Krisztián Károlyi" w:date="2024-03-27T16:38:00Z">
        <w:r w:rsidRPr="00945A48" w:rsidDel="00106CA1">
          <w:rPr>
            <w:i/>
            <w:iCs/>
          </w:rPr>
          <w:delText>x</w:delText>
        </w:r>
        <w:r w:rsidRPr="00945A48" w:rsidDel="00106CA1">
          <w:rPr>
            <w:i/>
            <w:iCs/>
            <w:vertAlign w:val="subscript"/>
          </w:rPr>
          <w:delText>1</w:delText>
        </w:r>
        <w:r w:rsidRPr="00945A48" w:rsidDel="00106CA1">
          <w:rPr>
            <w:i/>
            <w:iCs/>
          </w:rPr>
          <w:delText>, x</w:delText>
        </w:r>
        <w:r w:rsidRPr="00945A48" w:rsidDel="00106CA1">
          <w:rPr>
            <w:i/>
            <w:iCs/>
            <w:vertAlign w:val="subscript"/>
          </w:rPr>
          <w:delText>2</w:delText>
        </w:r>
        <w:r w:rsidR="008376A3" w:rsidRPr="00945A48" w:rsidDel="00106CA1">
          <w:rPr>
            <w:i/>
            <w:iCs/>
            <w:vertAlign w:val="subscript"/>
          </w:rPr>
          <w:delText>,</w:delText>
        </w:r>
        <w:r w:rsidRPr="00945A48" w:rsidDel="00106CA1">
          <w:rPr>
            <w:i/>
            <w:iCs/>
          </w:rPr>
          <w:delText xml:space="preserve"> </w:delText>
        </w:r>
        <w:r w:rsidR="00631B96" w:rsidRPr="00945A48" w:rsidDel="00106CA1">
          <w:rPr>
            <w:i/>
            <w:iCs/>
          </w:rPr>
          <w:delText>.</w:delText>
        </w:r>
        <w:r w:rsidRPr="00945A48" w:rsidDel="00106CA1">
          <w:rPr>
            <w:i/>
            <w:iCs/>
          </w:rPr>
          <w:delText>..x</w:delText>
        </w:r>
        <w:r w:rsidR="00631B96" w:rsidRPr="00945A48" w:rsidDel="00106CA1">
          <w:rPr>
            <w:i/>
            <w:iCs/>
          </w:rPr>
          <w:delText>.</w:delText>
        </w:r>
        <w:r w:rsidRPr="00945A48" w:rsidDel="00106CA1">
          <w:rPr>
            <w:i/>
            <w:iCs/>
            <w:vertAlign w:val="subscript"/>
          </w:rPr>
          <w:delText>i</w:delText>
        </w:r>
        <w:r w:rsidR="00631B96" w:rsidRPr="00945A48" w:rsidDel="00106CA1">
          <w:rPr>
            <w:i/>
            <w:iCs/>
            <w:vertAlign w:val="subscript"/>
          </w:rPr>
          <w:delText>..</w:delText>
        </w:r>
        <w:r w:rsidRPr="00945A48" w:rsidDel="00106CA1">
          <w:rPr>
            <w:i/>
            <w:iCs/>
          </w:rPr>
          <w:delText>..</w:delText>
        </w:r>
        <w:r w:rsidR="008376A3" w:rsidRPr="00945A48" w:rsidDel="00106CA1">
          <w:rPr>
            <w:i/>
            <w:iCs/>
          </w:rPr>
          <w:delText>,</w:delText>
        </w:r>
        <w:r w:rsidRPr="00945A48" w:rsidDel="00106CA1">
          <w:rPr>
            <w:i/>
            <w:iCs/>
          </w:rPr>
          <w:delText xml:space="preserve"> x</w:delText>
        </w:r>
        <w:r w:rsidRPr="00945A48" w:rsidDel="00106CA1">
          <w:rPr>
            <w:i/>
            <w:iCs/>
            <w:vertAlign w:val="subscript"/>
          </w:rPr>
          <w:delText>N</w:delText>
        </w:r>
        <w:r w:rsidRPr="00945A48" w:rsidDel="00106CA1">
          <w:delText>: a neuron bemenetei, ezeket tartalmazza az X = [</w:delText>
        </w:r>
        <w:r w:rsidR="00004062" w:rsidRPr="00945A48" w:rsidDel="00106CA1">
          <w:rPr>
            <w:i/>
            <w:iCs/>
          </w:rPr>
          <w:delText>x</w:delText>
        </w:r>
        <w:r w:rsidR="00004062" w:rsidRPr="00945A48" w:rsidDel="00106CA1">
          <w:rPr>
            <w:i/>
            <w:iCs/>
            <w:vertAlign w:val="subscript"/>
          </w:rPr>
          <w:delText>1</w:delText>
        </w:r>
        <w:r w:rsidR="00004062" w:rsidRPr="00945A48" w:rsidDel="00106CA1">
          <w:rPr>
            <w:i/>
            <w:iCs/>
          </w:rPr>
          <w:delText>, x</w:delText>
        </w:r>
        <w:r w:rsidR="00004062" w:rsidRPr="00945A48" w:rsidDel="00106CA1">
          <w:rPr>
            <w:i/>
            <w:iCs/>
            <w:vertAlign w:val="subscript"/>
          </w:rPr>
          <w:delText>2</w:delText>
        </w:r>
        <w:r w:rsidR="00391A80" w:rsidRPr="00945A48" w:rsidDel="00106CA1">
          <w:rPr>
            <w:i/>
            <w:iCs/>
            <w:vertAlign w:val="subscript"/>
          </w:rPr>
          <w:delText>,</w:delText>
        </w:r>
        <w:r w:rsidR="00004062" w:rsidRPr="00945A48" w:rsidDel="00106CA1">
          <w:rPr>
            <w:i/>
            <w:iCs/>
          </w:rPr>
          <w:delText xml:space="preserve"> </w:delText>
        </w:r>
        <w:r w:rsidR="00631B96" w:rsidRPr="00945A48" w:rsidDel="00106CA1">
          <w:rPr>
            <w:i/>
            <w:iCs/>
          </w:rPr>
          <w:delText>…</w:delText>
        </w:r>
        <w:r w:rsidR="00004062" w:rsidRPr="00945A48" w:rsidDel="00106CA1">
          <w:rPr>
            <w:i/>
            <w:iCs/>
          </w:rPr>
          <w:delText>x</w:delText>
        </w:r>
        <w:r w:rsidR="00004062" w:rsidRPr="00945A48" w:rsidDel="00106CA1">
          <w:rPr>
            <w:i/>
            <w:iCs/>
            <w:vertAlign w:val="subscript"/>
          </w:rPr>
          <w:delText>i</w:delText>
        </w:r>
        <w:r w:rsidR="00004062" w:rsidRPr="00945A48" w:rsidDel="00106CA1">
          <w:rPr>
            <w:i/>
            <w:iCs/>
          </w:rPr>
          <w:delText>.</w:delText>
        </w:r>
        <w:r w:rsidR="00631B96" w:rsidRPr="00945A48" w:rsidDel="00106CA1">
          <w:rPr>
            <w:i/>
            <w:iCs/>
          </w:rPr>
          <w:delText>.</w:delText>
        </w:r>
        <w:r w:rsidR="00004062" w:rsidRPr="00945A48" w:rsidDel="00106CA1">
          <w:rPr>
            <w:i/>
            <w:iCs/>
          </w:rPr>
          <w:delText>.</w:delText>
        </w:r>
        <w:r w:rsidR="00391A80" w:rsidRPr="00945A48" w:rsidDel="00106CA1">
          <w:rPr>
            <w:i/>
            <w:iCs/>
          </w:rPr>
          <w:delText>,</w:delText>
        </w:r>
        <w:r w:rsidR="00004062" w:rsidRPr="00945A48" w:rsidDel="00106CA1">
          <w:rPr>
            <w:i/>
            <w:iCs/>
          </w:rPr>
          <w:delText xml:space="preserve"> x</w:delText>
        </w:r>
        <w:r w:rsidR="00004062" w:rsidRPr="00945A48" w:rsidDel="00106CA1">
          <w:rPr>
            <w:i/>
            <w:iCs/>
            <w:vertAlign w:val="subscript"/>
          </w:rPr>
          <w:delText>N</w:delText>
        </w:r>
        <w:r w:rsidRPr="00945A48" w:rsidDel="00106CA1">
          <w:delText>]</w:delText>
        </w:r>
        <w:r w:rsidR="00004062" w:rsidRPr="00945A48" w:rsidDel="00106CA1">
          <w:delText xml:space="preserve"> vektor</w:delText>
        </w:r>
        <w:r w:rsidR="001F3ED4" w:rsidRPr="00945A48" w:rsidDel="00106CA1">
          <w:delText>, ahol N a neuron bemeneteinek száma</w:delText>
        </w:r>
        <w:r w:rsidR="00C24A6B" w:rsidRPr="00945A48" w:rsidDel="00106CA1">
          <w:delText>.</w:delText>
        </w:r>
      </w:del>
    </w:p>
    <w:p w14:paraId="266045DF" w14:textId="5E64C880" w:rsidR="00610B60" w:rsidRPr="00945A48" w:rsidDel="00106CA1" w:rsidRDefault="00173885" w:rsidP="00CC3DDD">
      <w:pPr>
        <w:pStyle w:val="ListParagraph"/>
        <w:numPr>
          <w:ilvl w:val="0"/>
          <w:numId w:val="15"/>
        </w:numPr>
        <w:jc w:val="both"/>
        <w:rPr>
          <w:del w:id="479" w:author="Krisztián Károlyi" w:date="2024-03-27T16:38:00Z"/>
          <w:i/>
        </w:rPr>
      </w:pPr>
      <w:del w:id="480" w:author="Krisztián Károlyi" w:date="2024-03-27T16:38:00Z">
        <w:r w:rsidRPr="00945A48" w:rsidDel="00106CA1">
          <w:delText>A</w:delText>
        </w:r>
        <w:r w:rsidR="007B124C" w:rsidRPr="00945A48" w:rsidDel="00106CA1">
          <w:rPr>
            <w:i/>
            <w:iCs/>
          </w:rPr>
          <w:delText xml:space="preserve"> </w:delText>
        </w:r>
      </w:del>
      <m:oMath>
        <m:sSub>
          <m:sSubPr>
            <m:ctrlPr>
              <w:del w:id="481" w:author="Krisztián Károlyi" w:date="2024-03-27T16:38:00Z">
                <w:rPr>
                  <w:rFonts w:ascii="Cambria Math" w:eastAsia="Cambria Math" w:hAnsi="Cambria Math"/>
                </w:rPr>
              </w:del>
            </m:ctrlPr>
          </m:sSubPr>
          <m:e>
            <m:r>
              <w:del w:id="482" w:author="Krisztián Károlyi" w:date="2024-03-27T16:38:00Z">
                <w:rPr>
                  <w:rFonts w:ascii="Cambria Math" w:eastAsia="Cambria Math" w:hAnsi="Cambria Math"/>
                </w:rPr>
                <m:t>θ</m:t>
              </w:del>
            </m:r>
          </m:e>
          <m:sub>
            <m:r>
              <w:del w:id="483" w:author="Krisztián Károlyi" w:date="2024-03-27T16:38:00Z">
                <w:rPr>
                  <w:rFonts w:ascii="Cambria Math" w:eastAsia="Cambria Math" w:hAnsi="Cambria Math"/>
                </w:rPr>
                <m:t xml:space="preserve"> </m:t>
              </w:del>
            </m:r>
          </m:sub>
        </m:sSub>
      </m:oMath>
      <w:del w:id="484" w:author="Krisztián Károlyi" w:date="2024-03-27T16:38:00Z">
        <w:r w:rsidR="009C6E3A" w:rsidRPr="00945A48" w:rsidDel="00106CA1">
          <w:delText xml:space="preserve"> </w:delText>
        </w:r>
        <w:r w:rsidR="009C6E3A" w:rsidRPr="00945A48" w:rsidDel="00106CA1">
          <w:rPr>
            <w:iCs/>
          </w:rPr>
          <w:delText xml:space="preserve">egy konstans bemenet, azaz az eltolási érték (bias), amely az érkező jelek súlyozott összegéhez hozzáadódik. </w:delText>
        </w:r>
        <w:r w:rsidR="00831A02" w:rsidRPr="00945A48" w:rsidDel="00106CA1">
          <w:rPr>
            <w:iCs/>
          </w:rPr>
          <w:delText>Jellemzően a kimeneti rétegen kívül minden rétegnek v</w:delText>
        </w:r>
        <w:r w:rsidR="009E6F17" w:rsidRPr="00945A48" w:rsidDel="00106CA1">
          <w:rPr>
            <w:iCs/>
          </w:rPr>
          <w:delText>an.</w:delText>
        </w:r>
      </w:del>
    </w:p>
    <w:p w14:paraId="67E607D6" w14:textId="300D4762" w:rsidR="00EA43F3" w:rsidRPr="00945A48" w:rsidDel="00106CA1" w:rsidRDefault="0070722E" w:rsidP="00CC3DDD">
      <w:pPr>
        <w:pStyle w:val="ListParagraph"/>
        <w:numPr>
          <w:ilvl w:val="0"/>
          <w:numId w:val="15"/>
        </w:numPr>
        <w:jc w:val="both"/>
        <w:rPr>
          <w:del w:id="485" w:author="Krisztián Károlyi" w:date="2024-03-27T16:38:00Z"/>
          <w:i/>
        </w:rPr>
      </w:pPr>
      <w:del w:id="486" w:author="Krisztián Károlyi" w:date="2024-03-27T16:38:00Z">
        <w:r w:rsidRPr="00945A48" w:rsidDel="00106CA1">
          <w:rPr>
            <w:i/>
          </w:rPr>
          <w:delText>w</w:delText>
        </w:r>
        <w:r w:rsidRPr="00945A48" w:rsidDel="00106CA1">
          <w:rPr>
            <w:i/>
            <w:vertAlign w:val="subscript"/>
          </w:rPr>
          <w:delText>i</w:delText>
        </w:r>
        <w:r w:rsidR="00B84857" w:rsidRPr="00945A48" w:rsidDel="00106CA1">
          <w:delText xml:space="preserve">: </w:delText>
        </w:r>
        <w:r w:rsidR="002E103D" w:rsidRPr="00945A48" w:rsidDel="00106CA1">
          <w:delText>az i-edik bemenethez tartozó súlytényez</w:delText>
        </w:r>
        <w:r w:rsidR="00304EB7" w:rsidRPr="00945A48" w:rsidDel="00106CA1">
          <w:delText>ő,</w:delText>
        </w:r>
        <w:r w:rsidR="00375989" w:rsidRPr="00945A48" w:rsidDel="00106CA1">
          <w:delText xml:space="preserve"> ezeket a súlyokat tartalmazza a </w:delText>
        </w:r>
        <w:r w:rsidR="00375989" w:rsidRPr="00945A48" w:rsidDel="00106CA1">
          <w:br/>
          <w:delText>W = [</w:delText>
        </w:r>
        <w:r w:rsidR="00375989" w:rsidRPr="00945A48" w:rsidDel="00106CA1">
          <w:rPr>
            <w:i/>
            <w:iCs/>
          </w:rPr>
          <w:delText>w</w:delText>
        </w:r>
        <w:r w:rsidR="00375989" w:rsidRPr="00945A48" w:rsidDel="00106CA1">
          <w:rPr>
            <w:i/>
            <w:iCs/>
            <w:vertAlign w:val="subscript"/>
          </w:rPr>
          <w:delText>1</w:delText>
        </w:r>
        <w:r w:rsidR="00375989" w:rsidRPr="00945A48" w:rsidDel="00106CA1">
          <w:rPr>
            <w:i/>
            <w:iCs/>
          </w:rPr>
          <w:delText>, w</w:delText>
        </w:r>
        <w:r w:rsidR="00375989" w:rsidRPr="00945A48" w:rsidDel="00106CA1">
          <w:rPr>
            <w:i/>
            <w:iCs/>
            <w:vertAlign w:val="subscript"/>
          </w:rPr>
          <w:delText>2</w:delText>
        </w:r>
        <w:r w:rsidR="00375989" w:rsidRPr="00945A48" w:rsidDel="00106CA1">
          <w:rPr>
            <w:i/>
            <w:iCs/>
          </w:rPr>
          <w:delText xml:space="preserve"> ..w</w:delText>
        </w:r>
        <w:r w:rsidR="00375989" w:rsidRPr="00945A48" w:rsidDel="00106CA1">
          <w:rPr>
            <w:i/>
            <w:iCs/>
            <w:vertAlign w:val="subscript"/>
          </w:rPr>
          <w:delText>i</w:delText>
        </w:r>
        <w:r w:rsidR="00375989" w:rsidRPr="00945A48" w:rsidDel="00106CA1">
          <w:rPr>
            <w:i/>
            <w:iCs/>
          </w:rPr>
          <w:delText>.. w</w:delText>
        </w:r>
        <w:r w:rsidR="00375989" w:rsidRPr="00945A48" w:rsidDel="00106CA1">
          <w:rPr>
            <w:i/>
            <w:iCs/>
            <w:vertAlign w:val="subscript"/>
          </w:rPr>
          <w:delText>N</w:delText>
        </w:r>
        <w:r w:rsidR="00375989" w:rsidRPr="00945A48" w:rsidDel="00106CA1">
          <w:delText>]</w:delText>
        </w:r>
        <w:r w:rsidR="00945468" w:rsidRPr="00945A48" w:rsidDel="00106CA1">
          <w:delText xml:space="preserve"> vektor</w:delText>
        </w:r>
        <w:r w:rsidR="008A2923" w:rsidRPr="00945A48" w:rsidDel="00106CA1">
          <w:delText xml:space="preserve">. </w:delText>
        </w:r>
      </w:del>
    </w:p>
    <w:p w14:paraId="3BFF7E4D" w14:textId="21B40219" w:rsidR="0070722E" w:rsidRPr="00945A48" w:rsidDel="00106CA1" w:rsidRDefault="008A2923" w:rsidP="00EA43F3">
      <w:pPr>
        <w:pStyle w:val="ListParagraph"/>
        <w:jc w:val="both"/>
        <w:rPr>
          <w:del w:id="487" w:author="Krisztián Károlyi" w:date="2024-03-27T16:38:00Z"/>
          <w:i/>
        </w:rPr>
      </w:pPr>
      <w:del w:id="488" w:author="Krisztián Károlyi" w:date="2024-03-27T16:38:00Z">
        <w:r w:rsidRPr="00945A48" w:rsidDel="00106CA1">
          <w:delText xml:space="preserve">A súlytényezők </w:delText>
        </w:r>
        <w:r w:rsidR="00CD2353" w:rsidRPr="00945A48" w:rsidDel="00106CA1">
          <w:delText xml:space="preserve">a </w:delText>
        </w:r>
        <w:r w:rsidR="00C73542" w:rsidRPr="00945A48" w:rsidDel="00106CA1">
          <w:delText>lokális környezetben levő más</w:delText>
        </w:r>
        <w:r w:rsidR="00CD2353" w:rsidRPr="00945A48" w:rsidDel="00106CA1">
          <w:delText xml:space="preserve"> neuro</w:delText>
        </w:r>
        <w:r w:rsidR="00C73542" w:rsidRPr="00945A48" w:rsidDel="00106CA1">
          <w:delText>nokka</w:delText>
        </w:r>
        <w:r w:rsidR="00CD2353" w:rsidRPr="00945A48" w:rsidDel="00106CA1">
          <w:delText xml:space="preserve">l való </w:delText>
        </w:r>
        <w:r w:rsidR="004662FC" w:rsidRPr="00945A48" w:rsidDel="00106CA1">
          <w:delText>kapcsol</w:delText>
        </w:r>
        <w:r w:rsidR="00C73542" w:rsidRPr="00945A48" w:rsidDel="00106CA1">
          <w:delText>atok</w:delText>
        </w:r>
        <w:r w:rsidR="00CF52C0" w:rsidRPr="00945A48" w:rsidDel="00106CA1">
          <w:delText xml:space="preserve"> irányát</w:delText>
        </w:r>
        <w:r w:rsidR="00733BF0" w:rsidRPr="00945A48" w:rsidDel="00106CA1">
          <w:delText xml:space="preserve"> és</w:delText>
        </w:r>
        <w:r w:rsidR="004662FC" w:rsidRPr="00945A48" w:rsidDel="00106CA1">
          <w:delText xml:space="preserve"> erősségét reprezentálják.</w:delText>
        </w:r>
        <w:r w:rsidR="000913D2" w:rsidRPr="00945A48" w:rsidDel="00106CA1">
          <w:delText xml:space="preserve"> Ezen súlytényezőket kell finomhangolni a tanulás során.</w:delText>
        </w:r>
      </w:del>
    </w:p>
    <w:p w14:paraId="40AEB551" w14:textId="25F60099" w:rsidR="00375989" w:rsidRPr="00945A48" w:rsidDel="00106CA1" w:rsidRDefault="00912B1D" w:rsidP="0070722E">
      <w:pPr>
        <w:pStyle w:val="ListParagraph"/>
        <w:numPr>
          <w:ilvl w:val="0"/>
          <w:numId w:val="15"/>
        </w:numPr>
        <w:jc w:val="both"/>
        <w:rPr>
          <w:del w:id="489" w:author="Krisztián Károlyi" w:date="2024-03-27T16:38:00Z"/>
          <w:i/>
        </w:rPr>
      </w:pPr>
      <w:del w:id="490" w:author="Krisztián Károlyi" w:date="2024-03-27T16:38:00Z">
        <w:r w:rsidRPr="00945A48" w:rsidDel="00106CA1">
          <w:delText>ϕ-vel</w:delText>
        </w:r>
        <w:r w:rsidR="00E363F8" w:rsidRPr="00945A48" w:rsidDel="00106CA1">
          <w:delText xml:space="preserve"> (phi)</w:delText>
        </w:r>
        <w:r w:rsidRPr="00945A48" w:rsidDel="00106CA1">
          <w:delText xml:space="preserve"> jelöljük az aktivációs </w:delText>
        </w:r>
        <w:r w:rsidR="00006CD3" w:rsidRPr="00945A48" w:rsidDel="00106CA1">
          <w:delText>f</w:delText>
        </w:r>
        <w:r w:rsidRPr="00945A48" w:rsidDel="00106CA1">
          <w:delText>üggvényt</w:delText>
        </w:r>
        <w:r w:rsidR="00316A35" w:rsidRPr="00945A48" w:rsidDel="00106CA1">
          <w:delText xml:space="preserve"> (</w:delText>
        </w:r>
        <w:r w:rsidR="006F17D7" w:rsidRPr="00945A48" w:rsidDel="00106CA1">
          <w:delText xml:space="preserve">általában </w:delText>
        </w:r>
        <w:r w:rsidR="00316A35" w:rsidRPr="00945A48" w:rsidDel="00106CA1">
          <w:delText>nemlineáris transzferfüggvény)</w:delText>
        </w:r>
      </w:del>
    </w:p>
    <w:p w14:paraId="202406BC" w14:textId="7E33BF18" w:rsidR="00491011" w:rsidRPr="00945A48" w:rsidDel="00106CA1" w:rsidRDefault="00BA7CE5" w:rsidP="00BA7CE5">
      <w:pPr>
        <w:pStyle w:val="ListParagraph"/>
        <w:numPr>
          <w:ilvl w:val="0"/>
          <w:numId w:val="15"/>
        </w:numPr>
        <w:jc w:val="both"/>
        <w:rPr>
          <w:del w:id="491" w:author="Krisztián Károlyi" w:date="2024-03-27T16:38:00Z"/>
          <w:i/>
        </w:rPr>
      </w:pPr>
      <w:del w:id="492" w:author="Krisztián Károlyi" w:date="2024-03-27T16:38:00Z">
        <w:r w:rsidRPr="00945A48" w:rsidDel="00106CA1">
          <w:rPr>
            <w:i/>
          </w:rPr>
          <w:delText>v</w:delText>
        </w:r>
        <w:r w:rsidRPr="00945A48" w:rsidDel="00106CA1">
          <w:rPr>
            <w:iCs/>
          </w:rPr>
          <w:delText>-vel</w:delText>
        </w:r>
        <w:r w:rsidRPr="00945A48" w:rsidDel="00106CA1">
          <w:rPr>
            <w:i/>
          </w:rPr>
          <w:delText xml:space="preserve"> </w:delText>
        </w:r>
        <w:r w:rsidRPr="00945A48" w:rsidDel="00106CA1">
          <w:rPr>
            <w:iCs/>
          </w:rPr>
          <w:delText>jelöljük</w:delText>
        </w:r>
        <w:r w:rsidR="00220D22" w:rsidRPr="00945A48" w:rsidDel="00106CA1">
          <w:rPr>
            <w:iCs/>
          </w:rPr>
          <w:delText xml:space="preserve"> a</w:delText>
        </w:r>
        <w:r w:rsidRPr="00945A48" w:rsidDel="00106CA1">
          <w:rPr>
            <w:iCs/>
          </w:rPr>
          <w:delText xml:space="preserve"> bemenetek súlyozott összeg</w:delText>
        </w:r>
        <w:r w:rsidR="00220D22" w:rsidRPr="00945A48" w:rsidDel="00106CA1">
          <w:rPr>
            <w:iCs/>
          </w:rPr>
          <w:delText>ét, vagyis az ingert</w:delText>
        </w:r>
      </w:del>
    </w:p>
    <w:p w14:paraId="071248F5" w14:textId="69B475D4" w:rsidR="00BA7CE5" w:rsidRPr="00945A48" w:rsidDel="00106CA1" w:rsidRDefault="00BA7CE5" w:rsidP="00673682">
      <w:pPr>
        <w:pStyle w:val="ListParagraph"/>
        <w:numPr>
          <w:ilvl w:val="0"/>
          <w:numId w:val="15"/>
        </w:numPr>
        <w:spacing w:after="0"/>
        <w:jc w:val="both"/>
        <w:rPr>
          <w:del w:id="493" w:author="Krisztián Károlyi" w:date="2024-03-27T16:38:00Z"/>
          <w:i/>
        </w:rPr>
      </w:pPr>
      <w:del w:id="494" w:author="Krisztián Károlyi" w:date="2024-03-27T16:38:00Z">
        <w:r w:rsidRPr="00945A48" w:rsidDel="00106CA1">
          <w:rPr>
            <w:i/>
          </w:rPr>
          <w:delText>y</w:delText>
        </w:r>
        <w:r w:rsidRPr="00945A48" w:rsidDel="00106CA1">
          <w:rPr>
            <w:iCs/>
          </w:rPr>
          <w:delText xml:space="preserve"> neuron kimenet</w:delText>
        </w:r>
        <w:r w:rsidR="00F5523C" w:rsidRPr="00945A48" w:rsidDel="00106CA1">
          <w:rPr>
            <w:iCs/>
          </w:rPr>
          <w:delText>e</w:delText>
        </w:r>
        <w:r w:rsidR="00CF52D6" w:rsidRPr="00945A48" w:rsidDel="00106CA1">
          <w:rPr>
            <w:iCs/>
          </w:rPr>
          <w:delText>, más szóval válasz (activation)</w:delText>
        </w:r>
        <w:r w:rsidR="00491011" w:rsidRPr="00945A48" w:rsidDel="00106CA1">
          <w:rPr>
            <w:i/>
          </w:rPr>
          <w:delText xml:space="preserve">. </w:delText>
        </w:r>
      </w:del>
    </w:p>
    <w:p w14:paraId="33A7DC2A" w14:textId="0B7020BB" w:rsidR="00E03D5C" w:rsidRPr="00945A48" w:rsidDel="00106CA1" w:rsidRDefault="00360F9B" w:rsidP="00D03F2E">
      <w:pPr>
        <w:spacing w:after="0"/>
        <w:ind w:left="360"/>
        <w:jc w:val="both"/>
        <w:rPr>
          <w:del w:id="495" w:author="Krisztián Károlyi" w:date="2024-03-27T16:38:00Z"/>
          <w:iCs/>
        </w:rPr>
      </w:pPr>
      <w:del w:id="496" w:author="Krisztián Károlyi" w:date="2024-03-27T16:38:00Z">
        <w:r w:rsidRPr="00945A48" w:rsidDel="00106CA1">
          <w:rPr>
            <w:iCs/>
          </w:rPr>
          <w:delText xml:space="preserve">Egy neuron </w:delText>
        </w:r>
        <w:r w:rsidR="00E03D5C" w:rsidRPr="00945A48" w:rsidDel="00106CA1">
          <w:rPr>
            <w:iCs/>
          </w:rPr>
          <w:delText>kimenet</w:delText>
        </w:r>
        <w:r w:rsidR="009A44AD" w:rsidRPr="00945A48" w:rsidDel="00106CA1">
          <w:rPr>
            <w:iCs/>
          </w:rPr>
          <w:delText>e tehát</w:delText>
        </w:r>
        <w:r w:rsidR="000E4486" w:rsidRPr="00945A48" w:rsidDel="00106CA1">
          <w:rPr>
            <w:iCs/>
          </w:rPr>
          <w:delText xml:space="preserve"> a</w:delText>
        </w:r>
        <w:r w:rsidR="009A44AD" w:rsidRPr="00945A48" w:rsidDel="00106CA1">
          <w:rPr>
            <w:iCs/>
          </w:rPr>
          <w:delText xml:space="preserve"> bemenetek súlyozott (és eltolt) összegének</w:delText>
        </w:r>
        <w:r w:rsidR="00715BD3" w:rsidRPr="00945A48" w:rsidDel="00106CA1">
          <w:rPr>
            <w:iCs/>
          </w:rPr>
          <w:delText>,</w:delText>
        </w:r>
        <w:r w:rsidR="009A44AD" w:rsidRPr="00945A48" w:rsidDel="00106CA1">
          <w:rPr>
            <w:iCs/>
          </w:rPr>
          <w:delText xml:space="preserve"> az aktivációs függvény által </w:delText>
        </w:r>
        <w:r w:rsidR="00B72FEF" w:rsidRPr="00945A48" w:rsidDel="00106CA1">
          <w:rPr>
            <w:iCs/>
          </w:rPr>
          <w:delText>átalakított</w:delText>
        </w:r>
        <w:r w:rsidR="009A44AD" w:rsidRPr="00945A48" w:rsidDel="00106CA1">
          <w:rPr>
            <w:iCs/>
          </w:rPr>
          <w:delText xml:space="preserve"> érték</w:delText>
        </w:r>
        <w:r w:rsidR="00300C1B" w:rsidRPr="00945A48" w:rsidDel="00106CA1">
          <w:rPr>
            <w:iCs/>
          </w:rPr>
          <w:delText>e</w:delText>
        </w:r>
        <w:r w:rsidR="009A44AD" w:rsidRPr="00945A48" w:rsidDel="00106CA1">
          <w:rPr>
            <w:iCs/>
          </w:rPr>
          <w:delText>:</w:delText>
        </w:r>
      </w:del>
    </w:p>
    <w:p w14:paraId="4F33BC00" w14:textId="52701EEB" w:rsidR="00755BF0" w:rsidRPr="00945A48" w:rsidDel="004877FA" w:rsidRDefault="00673682" w:rsidP="00F465B7">
      <w:pPr>
        <w:jc w:val="both"/>
        <w:rPr>
          <w:del w:id="497" w:author="Krisztián Károlyi" w:date="2024-03-27T16:42:00Z"/>
          <w:moveFrom w:id="498" w:author="Krisztián Károlyi" w:date="2024-03-27T16:41:00Z"/>
        </w:rPr>
      </w:pPr>
      <w:moveFromRangeStart w:id="499" w:author="Krisztián Károlyi" w:date="2024-03-27T16:41:00Z" w:name="move162450094"/>
      <m:oMathPara>
        <m:oMath>
          <m:r>
            <w:del w:id="500" w:author="Krisztián Károlyi" w:date="2024-03-27T16:42:00Z">
              <w:rPr>
                <w:rFonts w:ascii="Cambria Math" w:hAnsi="Cambria Math"/>
              </w:rPr>
              <m:t>y=φ</m:t>
            </w:del>
          </m:r>
          <m:d>
            <m:dPr>
              <m:ctrlPr>
                <w:del w:id="501" w:author="Krisztián Károlyi" w:date="2024-03-27T16:42:00Z">
                  <w:rPr>
                    <w:rFonts w:ascii="Cambria Math" w:hAnsi="Cambria Math"/>
                    <w:i/>
                  </w:rPr>
                </w:del>
              </m:ctrlPr>
            </m:dPr>
            <m:e>
              <m:nary>
                <m:naryPr>
                  <m:chr m:val="∑"/>
                  <m:limLoc m:val="undOvr"/>
                  <m:grow m:val="1"/>
                  <m:ctrlPr>
                    <w:del w:id="502" w:author="Krisztián Károlyi" w:date="2024-03-27T16:42:00Z">
                      <w:rPr>
                        <w:rFonts w:ascii="Cambria Math" w:hAnsi="Cambria Math"/>
                        <w:i/>
                      </w:rPr>
                    </w:del>
                  </m:ctrlPr>
                </m:naryPr>
                <m:sub>
                  <m:r>
                    <w:del w:id="503" w:author="Krisztián Károlyi" w:date="2024-03-27T16:42:00Z">
                      <w:rPr>
                        <w:rFonts w:ascii="Cambria Math" w:hAnsi="Cambria Math"/>
                      </w:rPr>
                      <m:t>i=1</m:t>
                    </w:del>
                  </m:r>
                </m:sub>
                <m:sup>
                  <m:r>
                    <w:del w:id="504" w:author="Krisztián Károlyi" w:date="2024-03-27T16:42:00Z">
                      <w:rPr>
                        <w:rFonts w:ascii="Cambria Math" w:hAnsi="Cambria Math"/>
                      </w:rPr>
                      <m:t>N</m:t>
                    </w:del>
                  </m:r>
                </m:sup>
                <m:e>
                  <m:sSub>
                    <m:sSubPr>
                      <m:ctrlPr>
                        <w:del w:id="505" w:author="Krisztián Károlyi" w:date="2024-03-27T16:42:00Z">
                          <w:rPr>
                            <w:rFonts w:ascii="Cambria Math" w:hAnsi="Cambria Math"/>
                            <w:i/>
                          </w:rPr>
                        </w:del>
                      </m:ctrlPr>
                    </m:sSubPr>
                    <m:e>
                      <m:r>
                        <w:del w:id="506" w:author="Krisztián Károlyi" w:date="2024-03-27T16:42:00Z">
                          <w:rPr>
                            <w:rFonts w:ascii="Cambria Math" w:hAnsi="Cambria Math"/>
                          </w:rPr>
                          <m:t>x</m:t>
                        </w:del>
                      </m:r>
                    </m:e>
                    <m:sub>
                      <m:r>
                        <w:del w:id="507" w:author="Krisztián Károlyi" w:date="2024-03-27T16:42:00Z">
                          <w:rPr>
                            <w:rFonts w:ascii="Cambria Math" w:hAnsi="Cambria Math"/>
                          </w:rPr>
                          <m:t>i</m:t>
                        </w:del>
                      </m:r>
                    </m:sub>
                  </m:sSub>
                  <m:sSub>
                    <m:sSubPr>
                      <m:ctrlPr>
                        <w:del w:id="508" w:author="Krisztián Károlyi" w:date="2024-03-27T16:42:00Z">
                          <w:rPr>
                            <w:rFonts w:ascii="Cambria Math" w:hAnsi="Cambria Math"/>
                            <w:i/>
                          </w:rPr>
                        </w:del>
                      </m:ctrlPr>
                    </m:sSubPr>
                    <m:e>
                      <m:r>
                        <w:del w:id="509" w:author="Krisztián Károlyi" w:date="2024-03-27T16:42:00Z">
                          <w:rPr>
                            <w:rFonts w:ascii="Cambria Math" w:hAnsi="Cambria Math"/>
                          </w:rPr>
                          <m:t>w</m:t>
                        </w:del>
                      </m:r>
                    </m:e>
                    <m:sub>
                      <m:r>
                        <w:del w:id="510" w:author="Krisztián Károlyi" w:date="2024-03-27T16:42:00Z">
                          <w:rPr>
                            <w:rFonts w:ascii="Cambria Math" w:hAnsi="Cambria Math"/>
                          </w:rPr>
                          <m:t>i</m:t>
                        </w:del>
                      </m:r>
                    </m:sub>
                  </m:sSub>
                </m:e>
              </m:nary>
              <m:r>
                <w:del w:id="511" w:author="Krisztián Károlyi" w:date="2024-03-27T16:42:00Z">
                  <w:rPr>
                    <w:rFonts w:ascii="Cambria Math" w:hAnsi="Cambria Math"/>
                  </w:rPr>
                  <m:t>-θ</m:t>
                </w:del>
              </m:r>
            </m:e>
          </m:d>
        </m:oMath>
      </m:oMathPara>
    </w:p>
    <w:moveFromRangeEnd w:id="499"/>
    <w:p w14:paraId="097452DE" w14:textId="5E26037F" w:rsidR="00CC5B90" w:rsidRPr="00945A48" w:rsidDel="004877FA" w:rsidRDefault="00000000" w:rsidP="00D91B71">
      <w:pPr>
        <w:jc w:val="right"/>
        <w:rPr>
          <w:del w:id="512" w:author="Krisztián Károlyi" w:date="2024-03-27T16:42:00Z"/>
        </w:rPr>
      </w:pPr>
      <w:customXmlDelRangeStart w:id="513" w:author="Krisztián Károlyi" w:date="2024-03-27T16:42:00Z"/>
      <w:sdt>
        <w:sdtPr>
          <w:id w:val="-861669211"/>
          <w:citation/>
        </w:sdtPr>
        <w:sdtContent>
          <w:customXmlDelRangeEnd w:id="513"/>
          <w:del w:id="514" w:author="Krisztián Károlyi" w:date="2024-03-27T16:42:00Z">
            <w:r w:rsidR="006F0AE6" w:rsidRPr="00945A48" w:rsidDel="004877FA">
              <w:fldChar w:fldCharType="begin"/>
            </w:r>
            <w:r w:rsidR="006F0AE6" w:rsidRPr="00945A48" w:rsidDel="004877FA">
              <w:delInstrText xml:space="preserve"> CITATION Bra19 \l 2057 </w:delInstrText>
            </w:r>
            <w:r w:rsidR="006F0AE6" w:rsidRPr="00945A48" w:rsidDel="004877FA">
              <w:fldChar w:fldCharType="separate"/>
            </w:r>
            <w:r w:rsidR="008F15DD" w:rsidRPr="00945A48" w:rsidDel="004877FA">
              <w:delText>(Brassai, 2019)</w:delText>
            </w:r>
            <w:r w:rsidR="006F0AE6" w:rsidRPr="00945A48" w:rsidDel="004877FA">
              <w:fldChar w:fldCharType="end"/>
            </w:r>
          </w:del>
          <w:customXmlDelRangeStart w:id="515" w:author="Krisztián Károlyi" w:date="2024-03-27T16:42:00Z"/>
        </w:sdtContent>
      </w:sdt>
      <w:customXmlDelRangeEnd w:id="515"/>
    </w:p>
    <w:p w14:paraId="46149296" w14:textId="02BF9509" w:rsidR="00CC5B90" w:rsidRPr="00945A48" w:rsidRDefault="003B3BB2" w:rsidP="00AC578D">
      <w:pPr>
        <w:pStyle w:val="Heading2"/>
      </w:pPr>
      <w:bookmarkStart w:id="516" w:name="_Toc159784280"/>
      <w:del w:id="517" w:author="Krisztián Károlyi" w:date="2024-03-27T16:36:00Z">
        <w:r w:rsidRPr="00945A48" w:rsidDel="005B03DD">
          <w:delText>5</w:delText>
        </w:r>
        <w:r w:rsidR="00114A15" w:rsidRPr="00945A48" w:rsidDel="005B03DD">
          <w:delText xml:space="preserve">.2 </w:delText>
        </w:r>
      </w:del>
      <w:bookmarkStart w:id="518" w:name="_Toc162458091"/>
      <w:r w:rsidR="00B542CC" w:rsidRPr="00945A48">
        <w:t>Aktivációs függvények</w:t>
      </w:r>
      <w:bookmarkEnd w:id="516"/>
      <w:bookmarkEnd w:id="518"/>
    </w:p>
    <w:p w14:paraId="057E540C" w14:textId="52A3A7DF" w:rsidR="00A54978" w:rsidRPr="00945A48" w:rsidRDefault="008838F6" w:rsidP="00E13AB8">
      <w:pPr>
        <w:jc w:val="both"/>
      </w:pPr>
      <w:r w:rsidRPr="00945A48">
        <w:t xml:space="preserve">Az aktivációs függvények matematikai függvények, amelyek meghatározzák egy neurális hálózat </w:t>
      </w:r>
      <w:proofErr w:type="spellStart"/>
      <w:r w:rsidRPr="00945A48">
        <w:t>rétegeinek</w:t>
      </w:r>
      <w:proofErr w:type="spellEnd"/>
      <w:r w:rsidRPr="00945A48">
        <w:t xml:space="preserve"> kimenetét az adott bemeneti adatok alapján.</w:t>
      </w:r>
      <w:r w:rsidR="00E373A1" w:rsidRPr="00945A48">
        <w:t xml:space="preserve"> </w:t>
      </w:r>
      <w:r w:rsidRPr="00945A48">
        <w:t>Céljuk, hogy minden egyes neuronhoz egy aktiválási állapotot rendeljenek</w:t>
      </w:r>
      <w:r w:rsidR="00BB553A" w:rsidRPr="00945A48">
        <w:t xml:space="preserve"> (aktív</w:t>
      </w:r>
      <w:r w:rsidR="008835AA" w:rsidRPr="00945A48">
        <w:t xml:space="preserve"> </w:t>
      </w:r>
      <w:r w:rsidR="00D07BE2" w:rsidRPr="00945A48">
        <w:t>vagy</w:t>
      </w:r>
      <w:r w:rsidR="008835AA" w:rsidRPr="00945A48">
        <w:t xml:space="preserve"> inaktív</w:t>
      </w:r>
      <w:r w:rsidR="00BB553A" w:rsidRPr="00945A48">
        <w:t>)</w:t>
      </w:r>
      <w:r w:rsidRPr="00945A48">
        <w:t>. Ez az állapot jelzi, hogy a neuron</w:t>
      </w:r>
      <w:r w:rsidR="004F4C0A" w:rsidRPr="00945A48">
        <w:t xml:space="preserve"> </w:t>
      </w:r>
      <w:r w:rsidRPr="00945A48">
        <w:t>milyen mértékben járuljon hozzá a réteg kimenetéhez</w:t>
      </w:r>
      <w:r w:rsidR="00BB553A" w:rsidRPr="00945A48">
        <w:t>.</w:t>
      </w:r>
      <w:r w:rsidR="00DA4796" w:rsidRPr="00945A48">
        <w:t>,</w:t>
      </w:r>
      <w:r w:rsidR="000E1953" w:rsidRPr="00945A48">
        <w:t xml:space="preserve"> Általában ezen </w:t>
      </w:r>
      <w:r w:rsidR="00DA4796" w:rsidRPr="00945A48">
        <w:t>függvények</w:t>
      </w:r>
      <w:r w:rsidR="00284737" w:rsidRPr="00945A48">
        <w:t>nek</w:t>
      </w:r>
      <w:r w:rsidR="00DA4796" w:rsidRPr="00945A48">
        <w:t xml:space="preserve"> nemlineári</w:t>
      </w:r>
      <w:r w:rsidR="004D7369" w:rsidRPr="00945A48">
        <w:t>snak</w:t>
      </w:r>
      <w:r w:rsidR="00DA4796" w:rsidRPr="00945A48">
        <w:t xml:space="preserve"> vagy differenciálható</w:t>
      </w:r>
      <w:r w:rsidR="004D7369" w:rsidRPr="00945A48">
        <w:t>n</w:t>
      </w:r>
      <w:r w:rsidR="00284737" w:rsidRPr="00945A48">
        <w:t>ak kell</w:t>
      </w:r>
      <w:r w:rsidR="004D7369" w:rsidRPr="00945A48">
        <w:t xml:space="preserve"> lenniük, </w:t>
      </w:r>
      <w:r w:rsidR="00DA4796" w:rsidRPr="00945A48">
        <w:t xml:space="preserve">mivel </w:t>
      </w:r>
      <w:r w:rsidR="00141D42" w:rsidRPr="00945A48">
        <w:t>számos</w:t>
      </w:r>
      <w:r w:rsidR="00463884" w:rsidRPr="00945A48">
        <w:t xml:space="preserve"> </w:t>
      </w:r>
      <w:r w:rsidR="006C279C" w:rsidRPr="00945A48">
        <w:t xml:space="preserve">optimalizálási </w:t>
      </w:r>
      <w:r w:rsidR="00463884" w:rsidRPr="00945A48">
        <w:t xml:space="preserve">algoritmus </w:t>
      </w:r>
      <w:r w:rsidR="00DA4796" w:rsidRPr="00945A48">
        <w:t xml:space="preserve">a </w:t>
      </w:r>
      <w:r w:rsidR="009414D9" w:rsidRPr="00945A48">
        <w:t>hálók</w:t>
      </w:r>
      <w:r w:rsidR="00DA4796" w:rsidRPr="00945A48">
        <w:t xml:space="preserve"> súlyait gradiensek segítségével </w:t>
      </w:r>
      <w:r w:rsidR="00BD1467" w:rsidRPr="00945A48">
        <w:t>hangolja</w:t>
      </w:r>
      <w:r w:rsidR="00463884" w:rsidRPr="00945A48">
        <w:t>.</w:t>
      </w:r>
      <w:r w:rsidR="00A54978" w:rsidRPr="00945A48">
        <w:t xml:space="preserve"> </w:t>
      </w:r>
      <w:r w:rsidR="00132172" w:rsidRPr="00945A48">
        <w:t>A neuronháló</w:t>
      </w:r>
      <w:r w:rsidR="00AB2665" w:rsidRPr="00945A48">
        <w:t xml:space="preserve"> akkor lesz nemlineáris, ha legalább eg</w:t>
      </w:r>
      <w:r w:rsidR="003952E6" w:rsidRPr="00945A48">
        <w:t>y nemlineáris aktivációs függvényt tartalmaz.</w:t>
      </w:r>
      <w:sdt>
        <w:sdtPr>
          <w:id w:val="1247992516"/>
          <w:citation/>
        </w:sdtPr>
        <w:sdtContent>
          <w:r w:rsidR="009D3676" w:rsidRPr="00945A48">
            <w:fldChar w:fldCharType="begin"/>
          </w:r>
          <w:r w:rsidR="009D3676" w:rsidRPr="00945A48">
            <w:instrText xml:space="preserve"> CITATION Bra19 \l 2057 </w:instrText>
          </w:r>
          <w:r w:rsidR="009D3676" w:rsidRPr="00945A48">
            <w:fldChar w:fldCharType="separate"/>
          </w:r>
          <w:r w:rsidR="00683CFD">
            <w:rPr>
              <w:noProof/>
            </w:rPr>
            <w:t xml:space="preserve"> (Brassai, 2019)</w:t>
          </w:r>
          <w:r w:rsidR="009D3676" w:rsidRPr="00945A48">
            <w:fldChar w:fldCharType="end"/>
          </w:r>
        </w:sdtContent>
      </w:sdt>
    </w:p>
    <w:p w14:paraId="4CBEE18F" w14:textId="4DE248C6" w:rsidR="00D66C5E" w:rsidRPr="00945A48" w:rsidRDefault="00A54978" w:rsidP="00D23C87">
      <w:pPr>
        <w:jc w:val="both"/>
      </w:pPr>
      <w:r w:rsidRPr="00945A48">
        <w:t xml:space="preserve">A legelterjedtebb </w:t>
      </w:r>
      <w:r w:rsidR="00253610" w:rsidRPr="00945A48">
        <w:t>trans</w:t>
      </w:r>
      <w:r w:rsidR="00D23A4E" w:rsidRPr="00945A48">
        <w:t>z</w:t>
      </w:r>
      <w:r w:rsidR="00253610" w:rsidRPr="00945A48">
        <w:t>ferfüggvények</w:t>
      </w:r>
      <w:r w:rsidRPr="00945A48">
        <w:t xml:space="preserve"> </w:t>
      </w:r>
      <w:r w:rsidR="00253610" w:rsidRPr="00945A48">
        <w:t xml:space="preserve">közé tartozik </w:t>
      </w:r>
      <w:r w:rsidR="00D31034" w:rsidRPr="00945A48">
        <w:t xml:space="preserve">például </w:t>
      </w:r>
      <w:r w:rsidR="00253610" w:rsidRPr="00945A48">
        <w:t>a logisztikus (</w:t>
      </w:r>
      <w:proofErr w:type="spellStart"/>
      <w:r w:rsidR="00253610" w:rsidRPr="00945A48">
        <w:t>szigmoid</w:t>
      </w:r>
      <w:proofErr w:type="spellEnd"/>
      <w:r w:rsidR="00253610" w:rsidRPr="00945A48">
        <w:t xml:space="preserve">), </w:t>
      </w:r>
      <w:r w:rsidR="002900C3" w:rsidRPr="00945A48">
        <w:t xml:space="preserve">tangens hiperbolikus, </w:t>
      </w:r>
      <w:proofErr w:type="spellStart"/>
      <w:r w:rsidR="00315DB1" w:rsidRPr="00945A48">
        <w:t>ReL</w:t>
      </w:r>
      <w:r w:rsidR="000E145A" w:rsidRPr="00945A48">
        <w:t>U</w:t>
      </w:r>
      <w:proofErr w:type="spellEnd"/>
      <w:r w:rsidR="00315DB1" w:rsidRPr="00945A48">
        <w:t>, Gauss,</w:t>
      </w:r>
      <w:r w:rsidR="00F360B7" w:rsidRPr="00945A48">
        <w:t xml:space="preserve"> </w:t>
      </w:r>
      <w:r w:rsidR="006430D8" w:rsidRPr="00945A48">
        <w:t xml:space="preserve">Lépcsőfüggvény, </w:t>
      </w:r>
      <w:r w:rsidR="008966F6" w:rsidRPr="00945A48">
        <w:t>Telítéses lineáris függvény</w:t>
      </w:r>
      <w:r w:rsidR="00F360B7" w:rsidRPr="00945A48">
        <w:t xml:space="preserve">. </w:t>
      </w:r>
      <w:r w:rsidR="00335915" w:rsidRPr="00945A48">
        <w:t>A kutatás sor</w:t>
      </w:r>
      <w:r w:rsidR="00AA5FF8" w:rsidRPr="00945A48">
        <w:t xml:space="preserve">án </w:t>
      </w:r>
      <w:r w:rsidR="00F07166" w:rsidRPr="00945A48">
        <w:t xml:space="preserve">a </w:t>
      </w:r>
      <w:proofErr w:type="spellStart"/>
      <w:r w:rsidR="00F07166" w:rsidRPr="00945A48">
        <w:t>ReLu</w:t>
      </w:r>
      <w:proofErr w:type="spellEnd"/>
      <w:r w:rsidR="00F07166" w:rsidRPr="00945A48">
        <w:t xml:space="preserve"> aktivációs függvényt használtam mindegyik idősorra, mivel </w:t>
      </w:r>
      <w:sdt>
        <w:sdtPr>
          <w:id w:val="-2034020296"/>
          <w:citation/>
        </w:sdtPr>
        <w:sdtContent>
          <w:r w:rsidR="00F07166" w:rsidRPr="00945A48">
            <w:fldChar w:fldCharType="begin"/>
          </w:r>
          <w:r w:rsidR="00F07166" w:rsidRPr="00945A48">
            <w:instrText xml:space="preserve"> CITATION Bam23 \l 2057 </w:instrText>
          </w:r>
          <w:r w:rsidR="00F07166" w:rsidRPr="00945A48">
            <w:fldChar w:fldCharType="separate"/>
          </w:r>
          <w:r w:rsidR="00683CFD">
            <w:rPr>
              <w:noProof/>
            </w:rPr>
            <w:t>(Bamberger, Heckel, &amp; Krahmer, 2023)</w:t>
          </w:r>
          <w:r w:rsidR="00F07166" w:rsidRPr="00945A48">
            <w:fldChar w:fldCharType="end"/>
          </w:r>
        </w:sdtContent>
      </w:sdt>
      <w:r w:rsidR="00077F48" w:rsidRPr="00945A48">
        <w:t>, Leírták, hogy bizonyos jelenségek approximációja esetén milyen aktivációs függvényeket érdemes használni.</w:t>
      </w:r>
      <w:r w:rsidR="00247F2C" w:rsidRPr="00945A48">
        <w:t xml:space="preserve"> </w:t>
      </w:r>
      <w:r w:rsidR="00123851" w:rsidRPr="00945A48">
        <w:t xml:space="preserve">Például, a homogén függvények </w:t>
      </w:r>
      <w:r w:rsidR="006D20F3" w:rsidRPr="00945A48">
        <w:t xml:space="preserve">esetében </w:t>
      </w:r>
      <w:r w:rsidR="006D3670" w:rsidRPr="00945A48">
        <w:t xml:space="preserve">a </w:t>
      </w:r>
      <w:proofErr w:type="spellStart"/>
      <w:r w:rsidR="006D3670" w:rsidRPr="00945A48">
        <w:t>ReL</w:t>
      </w:r>
      <w:r w:rsidR="003920F4" w:rsidRPr="00945A48">
        <w:t>U</w:t>
      </w:r>
      <w:proofErr w:type="spellEnd"/>
      <w:r w:rsidR="006D3670" w:rsidRPr="00945A48">
        <w:t xml:space="preserve"> megfelelőnek bizonyult. Mivel munkanélküliségi rátát modellezi, a ráta arányt jelent, tehát a kimenet is egy arányt jelent, azaz az f függvénye 0-ad rendű homogén, azaz skála-invariáns, így elvi szempontból a </w:t>
      </w:r>
      <w:proofErr w:type="spellStart"/>
      <w:r w:rsidR="006D3670" w:rsidRPr="00945A48">
        <w:t>ReLU</w:t>
      </w:r>
      <w:proofErr w:type="spellEnd"/>
      <w:r w:rsidR="006D3670" w:rsidRPr="00945A48">
        <w:t xml:space="preserve"> függvények használhatóak</w:t>
      </w:r>
      <w:r w:rsidR="00220911" w:rsidRPr="00945A48">
        <w:t>.</w:t>
      </w:r>
      <w:r w:rsidR="00E53A8E" w:rsidRPr="00945A48">
        <w:br/>
      </w:r>
      <w:r w:rsidR="00FE089A" w:rsidRPr="00945A48">
        <w:rPr>
          <w:b/>
          <w:bCs/>
        </w:rPr>
        <w:t xml:space="preserve">A </w:t>
      </w:r>
      <w:proofErr w:type="spellStart"/>
      <w:r w:rsidR="00D66C5E" w:rsidRPr="00945A48">
        <w:rPr>
          <w:b/>
          <w:bCs/>
        </w:rPr>
        <w:t>ReLU</w:t>
      </w:r>
      <w:proofErr w:type="spellEnd"/>
      <w:r w:rsidR="00D66C5E" w:rsidRPr="00945A48">
        <w:t xml:space="preserve"> (</w:t>
      </w:r>
      <w:proofErr w:type="spellStart"/>
      <w:r w:rsidR="00D66C5E" w:rsidRPr="00945A48">
        <w:t>Rectified</w:t>
      </w:r>
      <w:proofErr w:type="spellEnd"/>
      <w:r w:rsidR="00D66C5E" w:rsidRPr="00945A48">
        <w:t xml:space="preserve"> </w:t>
      </w:r>
      <w:proofErr w:type="spellStart"/>
      <w:r w:rsidR="00D66C5E" w:rsidRPr="00945A48">
        <w:t>Linear</w:t>
      </w:r>
      <w:proofErr w:type="spellEnd"/>
      <w:r w:rsidR="00D66C5E" w:rsidRPr="00945A48">
        <w:t xml:space="preserve"> Unit</w:t>
      </w:r>
      <w:r w:rsidR="00EC15DA" w:rsidRPr="00945A48">
        <w:t>, azaz</w:t>
      </w:r>
      <w:r w:rsidR="00BC3DBF" w:rsidRPr="00945A48">
        <w:t xml:space="preserve"> rektifikált lineáris egység</w:t>
      </w:r>
      <w:r w:rsidR="00D66C5E" w:rsidRPr="00945A48">
        <w:t>)</w:t>
      </w:r>
      <w:r w:rsidR="0015678B" w:rsidRPr="00945A48">
        <w:t>:</w:t>
      </w:r>
      <w:r w:rsidR="00EA0693" w:rsidRPr="00945A48">
        <w:t xml:space="preserve"> </w:t>
      </w:r>
      <w:r w:rsidR="00FF4221" w:rsidRPr="00945A48">
        <w:br/>
      </w:r>
      <w:r w:rsidR="006D6093" w:rsidRPr="00945A48">
        <w:t xml:space="preserve">Egyszerűen </w:t>
      </w:r>
      <w:r w:rsidR="00832368" w:rsidRPr="00945A48">
        <w:t>a</w:t>
      </w:r>
      <w:r w:rsidR="00133B40" w:rsidRPr="00945A48">
        <w:t xml:space="preserve"> </w:t>
      </w:r>
      <w:r w:rsidR="00832368" w:rsidRPr="00945A48">
        <w:t xml:space="preserve">bemenetet adja vissza, ha </w:t>
      </w:r>
      <w:r w:rsidR="00530977" w:rsidRPr="00945A48">
        <w:t xml:space="preserve">az inger </w:t>
      </w:r>
      <w:r w:rsidR="00832368" w:rsidRPr="00945A48">
        <w:t>pozitív, és null</w:t>
      </w:r>
      <w:r w:rsidR="00D721BC" w:rsidRPr="00945A48">
        <w:t>át</w:t>
      </w:r>
      <w:r w:rsidR="00832368" w:rsidRPr="00945A48">
        <w:t xml:space="preserve">, ha </w:t>
      </w:r>
      <w:r w:rsidR="00D721BC" w:rsidRPr="00945A48">
        <w:t xml:space="preserve">az inger </w:t>
      </w:r>
      <w:r w:rsidR="00832368" w:rsidRPr="00945A48">
        <w:t>negatív.</w:t>
      </w:r>
      <w:r w:rsidR="00C44493" w:rsidRPr="00945A48">
        <w:t xml:space="preserve"> Képlete:</w:t>
      </w:r>
      <w:r w:rsidR="005D07B3" w:rsidRPr="00945A48">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945A48" w:rsidRDefault="00B206FC" w:rsidP="00BD03A7">
      <w:pPr>
        <w:keepNext/>
        <w:spacing w:after="0" w:line="240" w:lineRule="auto"/>
        <w:jc w:val="center"/>
      </w:pPr>
      <w:r w:rsidRPr="00945A48">
        <w:rPr>
          <w:noProof/>
        </w:rPr>
        <w:drawing>
          <wp:inline distT="0" distB="0" distL="0" distR="0" wp14:anchorId="7F301918" wp14:editId="552BE1CB">
            <wp:extent cx="3630897" cy="1969135"/>
            <wp:effectExtent l="152400" t="152400" r="141605" b="14541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a:stretch/>
                  </pic:blipFill>
                  <pic:spPr bwMode="auto">
                    <a:xfrm>
                      <a:off x="0" y="0"/>
                      <a:ext cx="3630897" cy="196913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woPt" dir="t">
                        <a:rot lat="0" lon="0" rev="7800000"/>
                      </a:lightRig>
                    </a:scene3d>
                    <a:sp3d contourW="6350">
                      <a:contourClr>
                        <a:srgbClr val="C0C0C0"/>
                      </a:contourClr>
                    </a:sp3d>
                    <a:extLst>
                      <a:ext uri="{53640926-AAD7-44D8-BBD7-CCE9431645EC}">
                        <a14:shadowObscured xmlns:a14="http://schemas.microsoft.com/office/drawing/2010/main"/>
                      </a:ext>
                    </a:extLst>
                  </pic:spPr>
                </pic:pic>
              </a:graphicData>
            </a:graphic>
          </wp:inline>
        </w:drawing>
      </w:r>
    </w:p>
    <w:p w14:paraId="3F59C9D0" w14:textId="60B08555" w:rsidR="002B5850" w:rsidRPr="00070F16" w:rsidRDefault="00FF5506" w:rsidP="002B5850">
      <w:pPr>
        <w:pStyle w:val="Caption"/>
        <w:jc w:val="center"/>
        <w:rPr>
          <w:color w:val="auto"/>
          <w:rPrChange w:id="519" w:author="Krisztián Károlyi" w:date="2024-03-27T16:43:00Z">
            <w:rPr/>
          </w:rPrChange>
        </w:rPr>
      </w:pPr>
      <w:ins w:id="520" w:author="Krisztián Károlyi" w:date="2024-03-27T16:43:00Z">
        <w:r w:rsidRPr="00F12C9B">
          <w:rPr>
            <w:b/>
            <w:bCs/>
            <w:color w:val="auto"/>
            <w:rPrChange w:id="521" w:author="Krisztián Károlyi" w:date="2024-03-27T16:43:00Z">
              <w:rPr/>
            </w:rPrChange>
          </w:rPr>
          <w:t>XY: ábra:</w:t>
        </w:r>
        <w:r w:rsidRPr="00070F16">
          <w:rPr>
            <w:color w:val="auto"/>
            <w:rPrChange w:id="522" w:author="Krisztián Károlyi" w:date="2024-03-27T16:43:00Z">
              <w:rPr/>
            </w:rPrChange>
          </w:rPr>
          <w:t xml:space="preserve"> </w:t>
        </w:r>
      </w:ins>
      <w:r w:rsidR="00330B40" w:rsidRPr="00070F16">
        <w:rPr>
          <w:color w:val="auto"/>
          <w:rPrChange w:id="523" w:author="Krisztián Károlyi" w:date="2024-03-27T16:43:00Z">
            <w:rPr/>
          </w:rPrChange>
        </w:rPr>
        <w:t xml:space="preserve">A </w:t>
      </w:r>
      <w:proofErr w:type="spellStart"/>
      <w:r w:rsidR="002B5850" w:rsidRPr="00070F16">
        <w:rPr>
          <w:color w:val="auto"/>
          <w:rPrChange w:id="524" w:author="Krisztián Károlyi" w:date="2024-03-27T16:43:00Z">
            <w:rPr/>
          </w:rPrChange>
        </w:rPr>
        <w:t>ReLu</w:t>
      </w:r>
      <w:proofErr w:type="spellEnd"/>
      <w:r w:rsidR="002B5850" w:rsidRPr="00070F16">
        <w:rPr>
          <w:color w:val="auto"/>
          <w:rPrChange w:id="525" w:author="Krisztián Károlyi" w:date="2024-03-27T16:43:00Z">
            <w:rPr/>
          </w:rPrChange>
        </w:rPr>
        <w:t xml:space="preserve"> (</w:t>
      </w:r>
      <w:proofErr w:type="spellStart"/>
      <w:r w:rsidR="002B5850" w:rsidRPr="00070F16">
        <w:rPr>
          <w:color w:val="auto"/>
          <w:rPrChange w:id="526" w:author="Krisztián Károlyi" w:date="2024-03-27T16:43:00Z">
            <w:rPr/>
          </w:rPrChange>
        </w:rPr>
        <w:t>Rectified</w:t>
      </w:r>
      <w:proofErr w:type="spellEnd"/>
      <w:r w:rsidR="002B5850" w:rsidRPr="00070F16">
        <w:rPr>
          <w:color w:val="auto"/>
          <w:rPrChange w:id="527" w:author="Krisztián Károlyi" w:date="2024-03-27T16:43:00Z">
            <w:rPr/>
          </w:rPrChange>
        </w:rPr>
        <w:t xml:space="preserve"> </w:t>
      </w:r>
      <w:proofErr w:type="spellStart"/>
      <w:r w:rsidR="002B5850" w:rsidRPr="00070F16">
        <w:rPr>
          <w:color w:val="auto"/>
          <w:rPrChange w:id="528" w:author="Krisztián Károlyi" w:date="2024-03-27T16:43:00Z">
            <w:rPr/>
          </w:rPrChange>
        </w:rPr>
        <w:t>Linear</w:t>
      </w:r>
      <w:proofErr w:type="spellEnd"/>
      <w:r w:rsidR="002B5850" w:rsidRPr="00070F16">
        <w:rPr>
          <w:color w:val="auto"/>
          <w:rPrChange w:id="529" w:author="Krisztián Károlyi" w:date="2024-03-27T16:43:00Z">
            <w:rPr/>
          </w:rPrChange>
        </w:rPr>
        <w:t xml:space="preserve"> Unit)</w:t>
      </w:r>
      <w:r w:rsidR="00330B40" w:rsidRPr="00070F16">
        <w:rPr>
          <w:color w:val="auto"/>
          <w:rPrChange w:id="530" w:author="Krisztián Károlyi" w:date="2024-03-27T16:43:00Z">
            <w:rPr/>
          </w:rPrChange>
        </w:rPr>
        <w:t xml:space="preserve"> aktivációs függvény</w:t>
      </w:r>
      <w:r w:rsidR="002B5850" w:rsidRPr="00070F16">
        <w:rPr>
          <w:color w:val="auto"/>
          <w:rPrChange w:id="531" w:author="Krisztián Károlyi" w:date="2024-03-27T16:43:00Z">
            <w:rPr/>
          </w:rPrChange>
        </w:rPr>
        <w:t xml:space="preserve"> grafikonja</w:t>
      </w:r>
    </w:p>
    <w:p w14:paraId="4ADAEC60" w14:textId="5B98BFDD" w:rsidR="00DB5952" w:rsidRPr="00945A48" w:rsidRDefault="00EA5197" w:rsidP="00C17314">
      <w:pPr>
        <w:tabs>
          <w:tab w:val="left" w:pos="7513"/>
        </w:tabs>
        <w:jc w:val="both"/>
      </w:pPr>
      <w:r w:rsidRPr="00945A48">
        <w:t>Rendkívül gyors</w:t>
      </w:r>
      <w:r w:rsidR="009B586A" w:rsidRPr="00945A48">
        <w:t xml:space="preserve"> és </w:t>
      </w:r>
      <w:r w:rsidRPr="00945A48">
        <w:t>kicsi a számításigénye</w:t>
      </w:r>
      <w:r w:rsidR="008023E1" w:rsidRPr="00945A48">
        <w:t>:</w:t>
      </w:r>
      <w:r w:rsidRPr="00945A48">
        <w:t xml:space="preserve"> </w:t>
      </w:r>
      <w:r w:rsidR="003F2F52" w:rsidRPr="00945A48">
        <w:t xml:space="preserve">Deriváltja a </w:t>
      </w:r>
      <w:r w:rsidR="00521F4B" w:rsidRPr="00945A48">
        <w:t>(nullán</w:t>
      </w:r>
      <w:r w:rsidR="003F2F52" w:rsidRPr="00945A48">
        <w:t xml:space="preserve"> kívül</w:t>
      </w:r>
      <w:r w:rsidR="00521F4B" w:rsidRPr="00945A48">
        <w:t>)</w:t>
      </w:r>
      <w:r w:rsidR="003F2F52" w:rsidRPr="00945A48">
        <w:t xml:space="preserve"> mindig 1. </w:t>
      </w:r>
      <w:r w:rsidR="00C006AE" w:rsidRPr="00945A48">
        <w:t>A 0 kimenetet generáló neuronok kihagyhatóak</w:t>
      </w:r>
      <w:r w:rsidR="008023E1" w:rsidRPr="00945A48">
        <w:t xml:space="preserve"> neuronhálóból, csökkentve a számításigényt</w:t>
      </w:r>
      <w:r w:rsidR="003348C2" w:rsidRPr="00945A48">
        <w:t xml:space="preserve"> és nem okoz gradiens-elhalást.</w:t>
      </w:r>
      <w:r w:rsidR="006B37C1" w:rsidRPr="00945A48">
        <w:t xml:space="preserve"> </w:t>
      </w:r>
      <w:r w:rsidR="00E5188D" w:rsidRPr="00945A48">
        <w:t xml:space="preserve"> </w:t>
      </w:r>
      <w:r w:rsidR="00B41A6D" w:rsidRPr="00945A48">
        <w:t xml:space="preserve">A gradiens-elhalás probléma akkor fordul elő, amikor a gradiensek túl kicsik lesznek, és így a súlyokat nehéz vagy lassú frissíteni a tanulás során. </w:t>
      </w:r>
      <w:r w:rsidR="00E5188D" w:rsidRPr="00945A48">
        <w:t xml:space="preserve">Sok rétegből álló (mély) </w:t>
      </w:r>
      <w:r w:rsidR="00E5188D" w:rsidRPr="00945A48">
        <w:lastRenderedPageBreak/>
        <w:t xml:space="preserve">neuronhálók esetében sokkal jobb, mint például a </w:t>
      </w:r>
      <w:proofErr w:type="spellStart"/>
      <w:r w:rsidR="00E5188D" w:rsidRPr="00945A48">
        <w:t>szigmoid</w:t>
      </w:r>
      <w:proofErr w:type="spellEnd"/>
      <w:r w:rsidR="00E5188D" w:rsidRPr="00945A48">
        <w:t xml:space="preserve"> vagy a tangens hiperbolikus függvény</w:t>
      </w:r>
      <w:r w:rsidR="003F455E" w:rsidRPr="00945A48">
        <w:t>.</w:t>
      </w:r>
      <w:r w:rsidR="002F16E3" w:rsidRPr="00945A48">
        <w:tab/>
      </w:r>
      <w:r w:rsidR="003F455E" w:rsidRPr="00945A48">
        <w:t xml:space="preserve"> </w:t>
      </w:r>
      <w:sdt>
        <w:sdtPr>
          <w:id w:val="1064601901"/>
          <w:citation/>
        </w:sdtPr>
        <w:sdtContent>
          <w:r w:rsidR="00AE5DFE" w:rsidRPr="00945A48">
            <w:fldChar w:fldCharType="begin"/>
          </w:r>
          <w:r w:rsidR="00AE5DFE" w:rsidRPr="00945A48">
            <w:instrText xml:space="preserve"> CITATION Bra19 \l 2057 </w:instrText>
          </w:r>
          <w:r w:rsidR="00AE5DFE" w:rsidRPr="00945A48">
            <w:fldChar w:fldCharType="separate"/>
          </w:r>
          <w:r w:rsidR="00683CFD">
            <w:rPr>
              <w:noProof/>
            </w:rPr>
            <w:t>(Brassai, 2019)</w:t>
          </w:r>
          <w:r w:rsidR="00AE5DFE" w:rsidRPr="00945A48">
            <w:fldChar w:fldCharType="end"/>
          </w:r>
        </w:sdtContent>
      </w:sdt>
    </w:p>
    <w:p w14:paraId="7B1B2971" w14:textId="6F99639E" w:rsidR="005B4B7C" w:rsidRDefault="004D2883" w:rsidP="00384667">
      <w:pPr>
        <w:pStyle w:val="Heading2"/>
        <w:rPr>
          <w:ins w:id="532" w:author="Krisztián Károlyi" w:date="2024-03-27T16:42:00Z"/>
        </w:rPr>
      </w:pPr>
      <w:bookmarkStart w:id="533" w:name="_Toc159784281"/>
      <w:bookmarkStart w:id="534" w:name="_Toc162458092"/>
      <w:ins w:id="535" w:author="Krisztián Károlyi" w:date="2024-03-27T16:42:00Z">
        <w:r>
          <w:t xml:space="preserve">Neuron, </w:t>
        </w:r>
      </w:ins>
      <w:del w:id="536" w:author="Krisztián Károlyi" w:date="2024-03-27T16:42:00Z">
        <w:r w:rsidR="000F26EE" w:rsidRPr="00945A48" w:rsidDel="004D2883">
          <w:delText>5</w:delText>
        </w:r>
        <w:r w:rsidR="00384667" w:rsidRPr="00945A48" w:rsidDel="004D2883">
          <w:delText xml:space="preserve">.3 </w:delText>
        </w:r>
      </w:del>
      <w:r w:rsidR="00384667" w:rsidRPr="00945A48">
        <w:t>Perceptron</w:t>
      </w:r>
      <w:r w:rsidR="008E2CE7" w:rsidRPr="00945A48">
        <w:t>, MLP</w:t>
      </w:r>
      <w:bookmarkEnd w:id="533"/>
      <w:bookmarkEnd w:id="534"/>
    </w:p>
    <w:p w14:paraId="2265F0EA" w14:textId="340146F5" w:rsidR="004877FA" w:rsidRPr="004877FA" w:rsidRDefault="004877FA" w:rsidP="00EA1AAE">
      <w:pPr>
        <w:jc w:val="both"/>
        <w:pPrChange w:id="537" w:author="Krisztián Károlyi" w:date="2024-03-27T16:43:00Z">
          <w:pPr>
            <w:pStyle w:val="Heading2"/>
          </w:pPr>
        </w:pPrChange>
      </w:pPr>
      <w:ins w:id="538" w:author="Krisztián Károlyi" w:date="2024-03-27T16:42:00Z">
        <w:r>
          <w:t xml:space="preserve">Egy neuron olyan feldolgozó elem, amely több bemenetet fogad és egy kimenetet generál. </w:t>
        </w:r>
        <w:r w:rsidR="00402BAD">
          <w:t xml:space="preserve"> </w:t>
        </w:r>
        <w:r>
          <w:t>Az aktuális kimeneti értéket általában úgy adja, hogy a bemenetére kapott jelek súlyozott összegét egy nemlineáris transzferfüggvényben (vagy aktivációs függvény) kiértékeli.</w:t>
        </w:r>
      </w:ins>
      <w:ins w:id="539" w:author="Krisztián Károlyi" w:date="2024-03-27T16:43:00Z">
        <w:r w:rsidR="00EA1AAE">
          <w:t xml:space="preserve"> </w:t>
        </w:r>
      </w:ins>
      <w:ins w:id="540" w:author="Krisztián Károlyi" w:date="2024-03-27T16:42:00Z">
        <w:r>
          <w:t>(Brassai, 2019)</w:t>
        </w:r>
      </w:ins>
    </w:p>
    <w:p w14:paraId="61CFCCC1" w14:textId="4F50AD5D" w:rsidR="006B7CEF" w:rsidRPr="00945A48" w:rsidRDefault="004034C6" w:rsidP="002F6377">
      <w:pPr>
        <w:jc w:val="both"/>
      </w:pPr>
      <w:r w:rsidRPr="00945A48">
        <w:t xml:space="preserve">A perceptron egy régebbi típusú mesterséges neurális hálózat, </w:t>
      </w:r>
      <w:r w:rsidR="009F7FDA" w:rsidRPr="00945A48">
        <w:t>e</w:t>
      </w:r>
      <w:r w:rsidR="003B39ED" w:rsidRPr="00945A48">
        <w:t xml:space="preserve">gyrétegű </w:t>
      </w:r>
      <w:proofErr w:type="spellStart"/>
      <w:r w:rsidR="003B39ED" w:rsidRPr="00945A48">
        <w:t>előrecsatolt</w:t>
      </w:r>
      <w:proofErr w:type="spellEnd"/>
      <w:r w:rsidR="003B39ED" w:rsidRPr="00945A48">
        <w:t xml:space="preserve"> neurális hálónak is nevezik.</w:t>
      </w:r>
      <w:r w:rsidRPr="00945A48">
        <w:t xml:space="preserve"> Ebben a hálózatban csak egy feldolgozó egység található, a</w:t>
      </w:r>
      <w:r w:rsidR="00956841" w:rsidRPr="00945A48">
        <w:t>mi</w:t>
      </w:r>
      <w:r w:rsidRPr="00945A48">
        <w:t xml:space="preserve"> </w:t>
      </w:r>
      <w:r w:rsidR="00956841" w:rsidRPr="00945A48">
        <w:t xml:space="preserve">általában </w:t>
      </w:r>
      <w:r w:rsidRPr="00945A48">
        <w:t>lépcsőugrás aktivációs függvényt alkalmaz</w:t>
      </w:r>
      <w:r w:rsidR="00927192" w:rsidRPr="00945A48">
        <w:t>, amely egy adott küszöbérték felett, illetve alatt konstans kimenetet ad</w:t>
      </w:r>
      <w:r w:rsidR="00956841" w:rsidRPr="00945A48">
        <w:t>.</w:t>
      </w:r>
      <w:r w:rsidR="002F6377" w:rsidRPr="00945A48">
        <w:t xml:space="preserve"> </w:t>
      </w:r>
      <w:r w:rsidR="00B53DC4" w:rsidRPr="00945A48">
        <w:t>E</w:t>
      </w:r>
      <w:r w:rsidR="002F6377" w:rsidRPr="00945A48">
        <w:t>redetileg</w:t>
      </w:r>
      <w:r w:rsidR="00B53DC4" w:rsidRPr="00945A48">
        <w:t xml:space="preserve"> Frank</w:t>
      </w:r>
      <w:r w:rsidR="002F6377" w:rsidRPr="00945A48">
        <w:t xml:space="preserve"> </w:t>
      </w:r>
      <w:proofErr w:type="spellStart"/>
      <w:r w:rsidR="002F6377" w:rsidRPr="00945A48">
        <w:t>Rosenblatt</w:t>
      </w:r>
      <w:proofErr w:type="spellEnd"/>
      <w:r w:rsidR="002F6377" w:rsidRPr="00945A48">
        <w:t xml:space="preserve"> javasolta egy olyan hálózatként, </w:t>
      </w:r>
      <w:r w:rsidR="005B3D05" w:rsidRPr="00945A48">
        <w:t xml:space="preserve">amely </w:t>
      </w:r>
      <w:r w:rsidR="002F6377" w:rsidRPr="00945A48">
        <w:t>megfelelő beállítás</w:t>
      </w:r>
      <w:r w:rsidR="007043A0" w:rsidRPr="00945A48">
        <w:t xml:space="preserve"> és </w:t>
      </w:r>
      <w:r w:rsidR="002F6377" w:rsidRPr="00945A48">
        <w:t>tanítás után</w:t>
      </w:r>
      <w:r w:rsidR="007043A0" w:rsidRPr="00945A48">
        <w:t xml:space="preserve"> képes</w:t>
      </w:r>
      <w:r w:rsidR="002F6377" w:rsidRPr="00945A48">
        <w:t xml:space="preserve"> </w:t>
      </w:r>
      <w:r w:rsidR="006240A3" w:rsidRPr="00945A48">
        <w:t xml:space="preserve">szétválasztani </w:t>
      </w:r>
      <w:r w:rsidR="002F6377" w:rsidRPr="00945A48">
        <w:t xml:space="preserve">két </w:t>
      </w:r>
      <w:r w:rsidR="005866A9" w:rsidRPr="00945A48">
        <w:t>(</w:t>
      </w:r>
      <w:r w:rsidR="002F6377" w:rsidRPr="00945A48">
        <w:t xml:space="preserve">lineárisan </w:t>
      </w:r>
      <w:proofErr w:type="spellStart"/>
      <w:r w:rsidR="002F6377" w:rsidRPr="00945A48">
        <w:t>szeparáható</w:t>
      </w:r>
      <w:proofErr w:type="spellEnd"/>
      <w:r w:rsidR="005866A9" w:rsidRPr="00945A48">
        <w:t>)</w:t>
      </w:r>
      <w:r w:rsidR="002F6377" w:rsidRPr="00945A48">
        <w:t xml:space="preserve"> mintahalmazt</w:t>
      </w:r>
      <w:r w:rsidR="009E4D6D" w:rsidRPr="00945A48">
        <w:t>.</w:t>
      </w:r>
      <w:r w:rsidR="00005CD8" w:rsidRPr="00945A48">
        <w:t xml:space="preserve"> Ebből adódóan képes bemeneteket </w:t>
      </w:r>
      <w:r w:rsidR="00EA5943" w:rsidRPr="00945A48">
        <w:t xml:space="preserve">két </w:t>
      </w:r>
      <w:r w:rsidR="00005CD8" w:rsidRPr="00945A48">
        <w:t>osztály</w:t>
      </w:r>
      <w:r w:rsidR="00EA5943" w:rsidRPr="00945A48">
        <w:t>ba</w:t>
      </w:r>
      <w:r w:rsidR="00005CD8" w:rsidRPr="00945A48">
        <w:t xml:space="preserve"> sorolni,</w:t>
      </w:r>
      <w:r w:rsidR="00D4530A" w:rsidRPr="00945A48">
        <w:t xml:space="preserve"> tehát egy</w:t>
      </w:r>
      <w:r w:rsidR="00005CD8" w:rsidRPr="00945A48">
        <w:t xml:space="preserve"> lineáris osztályozó</w:t>
      </w:r>
      <w:r w:rsidR="00D4530A" w:rsidRPr="00945A48">
        <w:t xml:space="preserve"> algoritmusnak</w:t>
      </w:r>
      <w:r w:rsidR="00EA5943" w:rsidRPr="00945A48">
        <w:t xml:space="preserve"> tekintjük</w:t>
      </w:r>
      <w:r w:rsidR="00D4530A" w:rsidRPr="00945A48">
        <w:t>.</w:t>
      </w:r>
      <w:r w:rsidR="006B7CEF" w:rsidRPr="00945A48">
        <w:t xml:space="preserve"> </w:t>
      </w:r>
    </w:p>
    <w:p w14:paraId="3B559031" w14:textId="6CCF5889" w:rsidR="00B30551" w:rsidRPr="00945A48" w:rsidRDefault="005E5D2A" w:rsidP="003F1760">
      <w:pPr>
        <w:keepNext/>
        <w:spacing w:after="0" w:line="240" w:lineRule="auto"/>
        <w:jc w:val="center"/>
      </w:pPr>
      <w:r w:rsidRPr="00945A48">
        <w:rPr>
          <w:noProof/>
        </w:rPr>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2F256FF3" w:rsidR="00B30551" w:rsidRPr="00611F89" w:rsidRDefault="00611F89" w:rsidP="00B30551">
      <w:pPr>
        <w:pStyle w:val="Caption"/>
        <w:jc w:val="center"/>
        <w:rPr>
          <w:color w:val="auto"/>
          <w:rPrChange w:id="541" w:author="Krisztián Károlyi" w:date="2024-03-27T16:41:00Z">
            <w:rPr/>
          </w:rPrChange>
        </w:rPr>
      </w:pPr>
      <w:ins w:id="542" w:author="Krisztián Károlyi" w:date="2024-03-27T16:41:00Z">
        <w:r w:rsidRPr="00611F89">
          <w:rPr>
            <w:b/>
            <w:bCs/>
            <w:color w:val="auto"/>
            <w:rPrChange w:id="543" w:author="Krisztián Károlyi" w:date="2024-03-27T16:41:00Z">
              <w:rPr/>
            </w:rPrChange>
          </w:rPr>
          <w:t>XY. ábra</w:t>
        </w:r>
        <w:r w:rsidRPr="00611F89">
          <w:rPr>
            <w:color w:val="auto"/>
            <w:rPrChange w:id="544" w:author="Krisztián Károlyi" w:date="2024-03-27T16:41:00Z">
              <w:rPr/>
            </w:rPrChange>
          </w:rPr>
          <w:t xml:space="preserve">: </w:t>
        </w:r>
      </w:ins>
      <w:r w:rsidR="00B30551" w:rsidRPr="00611F89">
        <w:rPr>
          <w:color w:val="auto"/>
          <w:rPrChange w:id="545" w:author="Krisztián Károlyi" w:date="2024-03-27T16:41:00Z">
            <w:rPr/>
          </w:rPrChange>
        </w:rPr>
        <w:t>Egy perceptron felépítése</w:t>
      </w:r>
    </w:p>
    <w:p w14:paraId="1F7B6B1B" w14:textId="77777777" w:rsidR="00046D23" w:rsidRDefault="0026187C" w:rsidP="008E2CE7">
      <w:pPr>
        <w:jc w:val="both"/>
        <w:rPr>
          <w:ins w:id="546" w:author="Krisztián Károlyi" w:date="2024-03-27T16:41:00Z"/>
        </w:rPr>
      </w:pPr>
      <w:r w:rsidRPr="00945A48">
        <w:t xml:space="preserve">Az egyszerű perceptron képtelen bonyolultabb feladatok megoldására, viszont a több </w:t>
      </w:r>
      <w:r w:rsidR="009E0716" w:rsidRPr="00945A48">
        <w:t xml:space="preserve">perceptron </w:t>
      </w:r>
      <w:r w:rsidRPr="00945A48">
        <w:t>rétegből álló hálók</w:t>
      </w:r>
      <w:r w:rsidR="006331BE" w:rsidRPr="00945A48">
        <w:t xml:space="preserve"> (</w:t>
      </w:r>
      <w:r w:rsidR="0069496D" w:rsidRPr="00945A48">
        <w:t xml:space="preserve">a </w:t>
      </w:r>
      <w:proofErr w:type="spellStart"/>
      <w:r w:rsidR="006331BE" w:rsidRPr="00945A48">
        <w:t>multilayer</w:t>
      </w:r>
      <w:proofErr w:type="spellEnd"/>
      <w:r w:rsidR="006331BE" w:rsidRPr="00945A48">
        <w:t xml:space="preserve"> perceptron, MLP)</w:t>
      </w:r>
      <w:r w:rsidRPr="00945A48">
        <w:t xml:space="preserve"> sokkal komplexebb </w:t>
      </w:r>
      <w:r w:rsidR="008E2CE7" w:rsidRPr="00945A48">
        <w:t>feladatok elvégzésére is képes</w:t>
      </w:r>
      <w:r w:rsidR="00AF642E" w:rsidRPr="00945A48">
        <w:t>ek</w:t>
      </w:r>
      <w:r w:rsidR="00F070EE" w:rsidRPr="00945A48">
        <w:t xml:space="preserve">, például </w:t>
      </w:r>
      <w:r w:rsidR="00E730B8" w:rsidRPr="00945A48">
        <w:t>szövegfelismerés,</w:t>
      </w:r>
      <w:r w:rsidR="006D19D0" w:rsidRPr="00945A48">
        <w:t xml:space="preserve"> </w:t>
      </w:r>
      <w:r w:rsidR="007717FD" w:rsidRPr="00945A48">
        <w:t xml:space="preserve">approximáció, </w:t>
      </w:r>
      <w:r w:rsidR="006D19D0" w:rsidRPr="00945A48">
        <w:t>regresszió</w:t>
      </w:r>
      <w:r w:rsidR="00125D8A" w:rsidRPr="00945A48">
        <w:t xml:space="preserve"> </w:t>
      </w:r>
      <w:r w:rsidR="00401621" w:rsidRPr="00945A48">
        <w:t xml:space="preserve">és </w:t>
      </w:r>
      <w:r w:rsidR="006D19D0" w:rsidRPr="00945A48">
        <w:t>előrejelzés</w:t>
      </w:r>
      <w:r w:rsidR="007717FD" w:rsidRPr="00945A48">
        <w:t>.</w:t>
      </w:r>
      <w:r w:rsidR="00BC3ED2" w:rsidRPr="00945A48">
        <w:br/>
        <w:t xml:space="preserve">Ezek a hálók </w:t>
      </w:r>
      <w:r w:rsidR="00C33F2D" w:rsidRPr="00945A48">
        <w:t xml:space="preserve">a ki- és bemeneti rétegen </w:t>
      </w:r>
      <w:r w:rsidR="00DB32DD" w:rsidRPr="00945A48">
        <w:t xml:space="preserve">egy vagy több </w:t>
      </w:r>
      <w:r w:rsidR="00913E93" w:rsidRPr="00945A48">
        <w:t xml:space="preserve">rendezett </w:t>
      </w:r>
      <w:r w:rsidR="00DB32DD" w:rsidRPr="00945A48">
        <w:t xml:space="preserve">rejtett réteget </w:t>
      </w:r>
      <w:r w:rsidR="003C636D" w:rsidRPr="00945A48">
        <w:t>tartalmaznak</w:t>
      </w:r>
      <w:r w:rsidR="00DB32DD" w:rsidRPr="00945A48">
        <w:t>,</w:t>
      </w:r>
      <w:r w:rsidR="00EB2B97" w:rsidRPr="00945A48">
        <w:t xml:space="preserve"> </w:t>
      </w:r>
      <w:r w:rsidR="00185DFE" w:rsidRPr="00945A48">
        <w:t>ahol</w:t>
      </w:r>
      <w:r w:rsidR="00EB2B97" w:rsidRPr="00945A48">
        <w:t xml:space="preserve"> </w:t>
      </w:r>
      <w:r w:rsidR="00DB32DD" w:rsidRPr="00945A48">
        <w:t xml:space="preserve">az információ </w:t>
      </w:r>
      <w:r w:rsidR="00F823DC" w:rsidRPr="00945A48">
        <w:t xml:space="preserve">egy irányba </w:t>
      </w:r>
      <w:r w:rsidR="00DB32DD" w:rsidRPr="00945A48">
        <w:t>halad</w:t>
      </w:r>
      <w:r w:rsidR="000F5EC9" w:rsidRPr="00945A48">
        <w:t xml:space="preserve">, tehát nincsenek </w:t>
      </w:r>
      <w:r w:rsidR="003966F0" w:rsidRPr="00945A48">
        <w:t>elemi visszacsatolások</w:t>
      </w:r>
      <w:r w:rsidR="008076B1" w:rsidRPr="00945A48">
        <w:t xml:space="preserve"> (nem </w:t>
      </w:r>
      <w:proofErr w:type="spellStart"/>
      <w:r w:rsidR="008076B1" w:rsidRPr="00945A48">
        <w:t>rekurrens</w:t>
      </w:r>
      <w:proofErr w:type="spellEnd"/>
      <w:r w:rsidR="008076B1" w:rsidRPr="00945A48">
        <w:t>)</w:t>
      </w:r>
      <w:r w:rsidR="001A7082" w:rsidRPr="00945A48">
        <w:t>, vagyis</w:t>
      </w:r>
      <w:r w:rsidR="000F5EC9" w:rsidRPr="00945A48">
        <w:t xml:space="preserve"> </w:t>
      </w:r>
      <w:r w:rsidR="00415155" w:rsidRPr="00945A48">
        <w:t xml:space="preserve">a hálószerkezet </w:t>
      </w:r>
      <w:proofErr w:type="spellStart"/>
      <w:r w:rsidR="000F5EC9" w:rsidRPr="00945A48">
        <w:t>előrecsato</w:t>
      </w:r>
      <w:r w:rsidR="00415155" w:rsidRPr="00945A48">
        <w:t>lt</w:t>
      </w:r>
      <w:proofErr w:type="spellEnd"/>
      <w:r w:rsidR="00DB32DD" w:rsidRPr="00945A48">
        <w:t xml:space="preserve">. </w:t>
      </w:r>
      <w:r w:rsidR="00E563FF" w:rsidRPr="00945A48">
        <w:t>Az egyes neuronok</w:t>
      </w:r>
      <w:r w:rsidR="0076255B" w:rsidRPr="00945A48">
        <w:t xml:space="preserve"> kimenete</w:t>
      </w:r>
      <w:r w:rsidR="00E563FF" w:rsidRPr="00945A48">
        <w:t xml:space="preserve"> a</w:t>
      </w:r>
      <w:r w:rsidR="00DB32DD" w:rsidRPr="00945A48">
        <w:t xml:space="preserve"> vele </w:t>
      </w:r>
      <w:r w:rsidR="001C3FA1" w:rsidRPr="00945A48">
        <w:t xml:space="preserve">összekapcsolt, </w:t>
      </w:r>
      <w:r w:rsidR="00DB32DD" w:rsidRPr="00945A48">
        <w:t xml:space="preserve">következő </w:t>
      </w:r>
      <w:proofErr w:type="spellStart"/>
      <w:r w:rsidR="00DB32DD" w:rsidRPr="00945A48">
        <w:t>rétegbeli</w:t>
      </w:r>
      <w:proofErr w:type="spellEnd"/>
      <w:r w:rsidR="00DB32DD" w:rsidRPr="00945A48">
        <w:t xml:space="preserve"> neuron (egyik) bemenetét fogja képezni.</w:t>
      </w:r>
      <w:ins w:id="547" w:author="Krisztián Károlyi" w:date="2024-03-27T16:40:00Z">
        <w:r w:rsidR="00D22B60">
          <w:t xml:space="preserve"> Egy perceptron kimenete a következő képlettel írható le:</w:t>
        </w:r>
      </w:ins>
      <w:r w:rsidR="00DB32DD" w:rsidRPr="00945A48">
        <w:t xml:space="preserve"> </w:t>
      </w:r>
    </w:p>
    <w:p w14:paraId="6151B473" w14:textId="77777777" w:rsidR="00046D23" w:rsidRPr="00945A48" w:rsidDel="00046D23" w:rsidRDefault="00046D23" w:rsidP="00046D23">
      <w:pPr>
        <w:jc w:val="both"/>
        <w:rPr>
          <w:del w:id="548" w:author="Krisztián Károlyi" w:date="2024-03-27T16:41:00Z"/>
          <w:moveTo w:id="549" w:author="Krisztián Károlyi" w:date="2024-03-27T16:41:00Z"/>
        </w:rPr>
      </w:pPr>
      <w:moveToRangeStart w:id="550" w:author="Krisztián Károlyi" w:date="2024-03-27T16:41:00Z" w:name="move162450094"/>
      <m:oMathPara>
        <m:oMath>
          <m:r>
            <w:rPr>
              <w:rFonts w:ascii="Cambria Math" w:hAnsi="Cambria Math"/>
            </w:rPr>
            <w:lastRenderedPageBreak/>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moveToRangeEnd w:id="550"/>
    <w:p w14:paraId="2AF82C69" w14:textId="56F9C69C" w:rsidR="00046D23" w:rsidRDefault="00046D23" w:rsidP="008E2CE7">
      <w:pPr>
        <w:jc w:val="both"/>
        <w:rPr>
          <w:ins w:id="551" w:author="Krisztián Károlyi" w:date="2024-03-27T16:41:00Z"/>
        </w:rPr>
      </w:pPr>
    </w:p>
    <w:p w14:paraId="61206F40" w14:textId="70B86B83" w:rsidR="001C3B0F" w:rsidRPr="00945A48" w:rsidDel="009D2978" w:rsidRDefault="00972D0E" w:rsidP="008E2CE7">
      <w:pPr>
        <w:jc w:val="both"/>
        <w:rPr>
          <w:del w:id="552" w:author="Krisztián Károlyi" w:date="2024-03-27T16:43:00Z"/>
        </w:rPr>
      </w:pPr>
      <w:r w:rsidRPr="00945A48">
        <w:t>Amikor minden szomszédos neuron kapcsolódik egymáshoz</w:t>
      </w:r>
      <w:r w:rsidR="00E61493" w:rsidRPr="00945A48">
        <w:t xml:space="preserve">, </w:t>
      </w:r>
      <w:r w:rsidR="00F85716" w:rsidRPr="00945A48">
        <w:t xml:space="preserve">azt </w:t>
      </w:r>
      <w:r w:rsidR="00E61493" w:rsidRPr="00945A48">
        <w:t>teljesen összekötött topológiának nevez</w:t>
      </w:r>
      <w:r w:rsidR="00645B1E" w:rsidRPr="00945A48">
        <w:t>zük.</w:t>
      </w:r>
      <w:r w:rsidR="008A5092" w:rsidRPr="00945A48">
        <w:t xml:space="preserve"> Az ilyen összetett </w:t>
      </w:r>
      <w:r w:rsidR="004A2111" w:rsidRPr="00945A48">
        <w:t>hálózatok</w:t>
      </w:r>
      <w:r w:rsidR="008A5092" w:rsidRPr="00945A48">
        <w:t xml:space="preserve"> képesek a </w:t>
      </w:r>
      <w:proofErr w:type="spellStart"/>
      <w:r w:rsidR="008A5092" w:rsidRPr="00945A48">
        <w:t>deep</w:t>
      </w:r>
      <w:proofErr w:type="spellEnd"/>
      <w:r w:rsidR="008A5092" w:rsidRPr="00945A48">
        <w:t xml:space="preserve"> </w:t>
      </w:r>
      <w:proofErr w:type="spellStart"/>
      <w:r w:rsidR="008A5092" w:rsidRPr="00945A48">
        <w:t>learning</w:t>
      </w:r>
      <w:proofErr w:type="spellEnd"/>
      <w:r w:rsidR="008A5092" w:rsidRPr="00945A48">
        <w:t>-re, vagyis a mély tanulásra</w:t>
      </w:r>
      <w:r w:rsidR="004A2111" w:rsidRPr="00945A48">
        <w:t xml:space="preserve">, amely során összetettebb </w:t>
      </w:r>
      <w:proofErr w:type="spellStart"/>
      <w:r w:rsidR="004A2111" w:rsidRPr="00945A48">
        <w:t>mintázatokat</w:t>
      </w:r>
      <w:proofErr w:type="spellEnd"/>
      <w:r w:rsidR="004A2111" w:rsidRPr="00945A48">
        <w:t xml:space="preserve"> és hierarchikus jellemzőket tanulhatnak meg.</w:t>
      </w:r>
      <w:ins w:id="553" w:author="Krisztián Károlyi" w:date="2024-03-27T16:44:00Z">
        <w:r w:rsidR="009D2978">
          <w:t xml:space="preserve"> </w:t>
        </w:r>
      </w:ins>
    </w:p>
    <w:p w14:paraId="7DA9807B" w14:textId="69D49FFF" w:rsidR="00891AA1" w:rsidRPr="00945A48" w:rsidRDefault="00000000" w:rsidP="009D2978">
      <w:pPr>
        <w:jc w:val="both"/>
        <w:pPrChange w:id="554" w:author="Krisztián Károlyi" w:date="2024-03-27T16:43:00Z">
          <w:pPr>
            <w:jc w:val="right"/>
          </w:pPr>
        </w:pPrChange>
      </w:pPr>
      <w:sdt>
        <w:sdtPr>
          <w:id w:val="1371110516"/>
          <w:citation/>
        </w:sdtPr>
        <w:sdtContent>
          <w:r w:rsidR="00616945" w:rsidRPr="00945A48">
            <w:fldChar w:fldCharType="begin"/>
          </w:r>
          <w:r w:rsidR="00616945" w:rsidRPr="00945A48">
            <w:instrText xml:space="preserve"> CITATION Bra19 \l 2057 </w:instrText>
          </w:r>
          <w:r w:rsidR="00616945" w:rsidRPr="00945A48">
            <w:fldChar w:fldCharType="separate"/>
          </w:r>
          <w:r w:rsidR="00683CFD">
            <w:rPr>
              <w:noProof/>
            </w:rPr>
            <w:t>(Brassai, 2019)</w:t>
          </w:r>
          <w:r w:rsidR="00616945" w:rsidRPr="00945A48">
            <w:fldChar w:fldCharType="end"/>
          </w:r>
        </w:sdtContent>
      </w:sdt>
    </w:p>
    <w:p w14:paraId="6F6E0A21" w14:textId="77777777" w:rsidR="00891AA1" w:rsidRPr="00945A48" w:rsidRDefault="00891AA1">
      <w:del w:id="555" w:author="Krisztián Károlyi" w:date="2024-03-27T16:44:00Z">
        <w:r w:rsidRPr="00945A48" w:rsidDel="008904F5">
          <w:br w:type="page"/>
        </w:r>
      </w:del>
    </w:p>
    <w:p w14:paraId="5BB2BE5A" w14:textId="5CC8B6E6" w:rsidR="00F50513" w:rsidRPr="00945A48" w:rsidRDefault="00F50513" w:rsidP="00F50513">
      <w:pPr>
        <w:pStyle w:val="Heading2"/>
      </w:pPr>
      <w:bookmarkStart w:id="556" w:name="_Toc159784282"/>
      <w:del w:id="557" w:author="Krisztián Károlyi" w:date="2024-03-27T16:44:00Z">
        <w:r w:rsidRPr="00945A48" w:rsidDel="008904F5">
          <w:delText>5.4</w:delText>
        </w:r>
        <w:r w:rsidR="00231E9E" w:rsidRPr="00945A48" w:rsidDel="008904F5">
          <w:delText xml:space="preserve"> </w:delText>
        </w:r>
      </w:del>
      <w:bookmarkStart w:id="558" w:name="_Toc162458093"/>
      <w:r w:rsidR="00FF6B67" w:rsidRPr="00945A48">
        <w:t>LSTM (Long short-term memory)</w:t>
      </w:r>
      <w:bookmarkEnd w:id="558"/>
    </w:p>
    <w:p w14:paraId="28EF4D19" w14:textId="77777777" w:rsidR="00E444A3" w:rsidRPr="00945A48" w:rsidRDefault="00E444A3" w:rsidP="009D2C9C"/>
    <w:p w14:paraId="6B99EB1A" w14:textId="77777777" w:rsidR="00891AA1" w:rsidRPr="00945A48" w:rsidRDefault="00891AA1">
      <w:pPr>
        <w:rPr>
          <w:rFonts w:eastAsiaTheme="majorEastAsia" w:cstheme="majorBidi"/>
          <w:b/>
          <w:sz w:val="28"/>
          <w:szCs w:val="26"/>
        </w:rPr>
      </w:pPr>
      <w:r w:rsidRPr="00945A48">
        <w:br w:type="page"/>
      </w:r>
    </w:p>
    <w:p w14:paraId="29E3B1BC" w14:textId="3D6482D7" w:rsidR="00051F23" w:rsidRPr="00945A48" w:rsidRDefault="00AA4EEF" w:rsidP="00051F23">
      <w:pPr>
        <w:pStyle w:val="Heading2"/>
      </w:pPr>
      <w:del w:id="559" w:author="Krisztián Károlyi" w:date="2024-03-27T17:26:00Z">
        <w:r w:rsidRPr="00945A48" w:rsidDel="009718A3">
          <w:lastRenderedPageBreak/>
          <w:delText>5</w:delText>
        </w:r>
        <w:r w:rsidR="00051F23" w:rsidRPr="00945A48" w:rsidDel="009718A3">
          <w:delText>.</w:delText>
        </w:r>
        <w:r w:rsidR="00F50513" w:rsidRPr="00945A48" w:rsidDel="009718A3">
          <w:delText>5</w:delText>
        </w:r>
        <w:bookmarkEnd w:id="556"/>
        <w:r w:rsidR="00E05168" w:rsidRPr="00945A48" w:rsidDel="009718A3">
          <w:delText xml:space="preserve"> </w:delText>
        </w:r>
      </w:del>
      <w:bookmarkStart w:id="560" w:name="_Toc162458094"/>
      <w:r w:rsidR="00E05168" w:rsidRPr="00945A48">
        <w:t>Felhasznált tanítási stratégia</w:t>
      </w:r>
      <w:bookmarkEnd w:id="560"/>
    </w:p>
    <w:p w14:paraId="66A6D91A" w14:textId="0DFE534D" w:rsidR="00051F23" w:rsidRPr="00945A48" w:rsidRDefault="00051F23" w:rsidP="00051F23">
      <w:pPr>
        <w:jc w:val="both"/>
      </w:pPr>
      <w:r w:rsidRPr="00945A48">
        <w:t>A neuronhálók tanítása egy olyan többváltozós optimalizációs folyamat, egy előre meghatározott költségfüggvény (E(ξ), például átlagos négyzetes eltérés</w:t>
      </w:r>
      <w:r w:rsidR="00FC321C" w:rsidRPr="00945A48">
        <w:t>, MSE</w:t>
      </w:r>
      <w:r w:rsidRPr="00945A48">
        <w:t>) alapján. A legtöbb optimalizációs eljárás a gradienseket használja.</w:t>
      </w:r>
      <w:r w:rsidR="00230A29" w:rsidRPr="00945A48">
        <w:t xml:space="preserve"> </w:t>
      </w:r>
      <w:sdt>
        <w:sdtPr>
          <w:id w:val="518208852"/>
          <w:citation/>
        </w:sdtPr>
        <w:sdtContent>
          <w:r w:rsidR="00463E46" w:rsidRPr="00945A48">
            <w:fldChar w:fldCharType="begin"/>
          </w:r>
          <w:r w:rsidR="00463E46" w:rsidRPr="00945A48">
            <w:instrText xml:space="preserve"> CITATION Bra19 \l 2057 </w:instrText>
          </w:r>
          <w:r w:rsidR="00463E46" w:rsidRPr="00945A48">
            <w:fldChar w:fldCharType="separate"/>
          </w:r>
          <w:r w:rsidR="00683CFD">
            <w:rPr>
              <w:noProof/>
            </w:rPr>
            <w:t>(Brassai, 2019)</w:t>
          </w:r>
          <w:r w:rsidR="00463E46" w:rsidRPr="00945A48">
            <w:fldChar w:fldCharType="end"/>
          </w:r>
        </w:sdtContent>
      </w:sdt>
    </w:p>
    <w:p w14:paraId="64599BE8" w14:textId="21626B56" w:rsidR="00424EC6" w:rsidRPr="00945A48" w:rsidRDefault="004D1653" w:rsidP="003B2F81">
      <w:pPr>
        <w:jc w:val="both"/>
      </w:pPr>
      <w:r w:rsidRPr="00945A48">
        <w:t xml:space="preserve">Én </w:t>
      </w:r>
      <w:r w:rsidR="00C6391A" w:rsidRPr="00945A48">
        <w:t>a</w:t>
      </w:r>
      <w:r w:rsidR="00C947DD" w:rsidRPr="00945A48">
        <w:t xml:space="preserve"> </w:t>
      </w:r>
      <w:r w:rsidR="00C6391A" w:rsidRPr="00945A48">
        <w:t>felügyelt</w:t>
      </w:r>
      <w:r w:rsidR="00082CFC" w:rsidRPr="00945A48">
        <w:t xml:space="preserve">, </w:t>
      </w:r>
      <w:r w:rsidR="00B63868" w:rsidRPr="00945A48">
        <w:t>más szóval</w:t>
      </w:r>
      <w:r w:rsidR="00C87C5B" w:rsidRPr="00945A48">
        <w:t xml:space="preserve"> az</w:t>
      </w:r>
      <w:r w:rsidR="00082CFC" w:rsidRPr="00945A48">
        <w:t xml:space="preserve"> ellenőrzött</w:t>
      </w:r>
      <w:r w:rsidR="00C6391A" w:rsidRPr="00945A48">
        <w:t xml:space="preserve"> tanulás</w:t>
      </w:r>
      <w:r w:rsidR="00272D1F" w:rsidRPr="00945A48">
        <w:t xml:space="preserve"> (</w:t>
      </w:r>
      <w:proofErr w:type="spellStart"/>
      <w:r w:rsidR="00272D1F" w:rsidRPr="00945A48">
        <w:t>supervised</w:t>
      </w:r>
      <w:proofErr w:type="spellEnd"/>
      <w:r w:rsidR="00272D1F" w:rsidRPr="00945A48">
        <w:t xml:space="preserve"> </w:t>
      </w:r>
      <w:proofErr w:type="spellStart"/>
      <w:r w:rsidR="00272D1F" w:rsidRPr="00945A48">
        <w:t>learning</w:t>
      </w:r>
      <w:proofErr w:type="spellEnd"/>
      <w:r w:rsidR="00272D1F" w:rsidRPr="00945A48">
        <w:t xml:space="preserve">) </w:t>
      </w:r>
      <w:r w:rsidR="00073570" w:rsidRPr="00945A48">
        <w:t>módszerét</w:t>
      </w:r>
      <w:r w:rsidR="0092328E" w:rsidRPr="00945A48">
        <w:t xml:space="preserve"> </w:t>
      </w:r>
      <w:r w:rsidR="006B6DCE" w:rsidRPr="00945A48">
        <w:t>alkalmaztam</w:t>
      </w:r>
      <w:r w:rsidR="00FE5ECC" w:rsidRPr="00945A48">
        <w:t>, amely során előre megadott és előkészített tanítóhalmazt</w:t>
      </w:r>
      <w:r w:rsidR="003D6C50" w:rsidRPr="00945A48">
        <w:t xml:space="preserve"> </w:t>
      </w:r>
      <w:r w:rsidR="00DF0948" w:rsidRPr="00945A48">
        <w:t>adunk</w:t>
      </w:r>
      <w:r w:rsidR="004B4C92" w:rsidRPr="00945A48">
        <w:t xml:space="preserve"> meg</w:t>
      </w:r>
      <w:r w:rsidR="00DF0948" w:rsidRPr="00945A48">
        <w:t xml:space="preserve"> </w:t>
      </w:r>
      <w:r w:rsidR="008B21CE" w:rsidRPr="00945A48">
        <w:t xml:space="preserve">a </w:t>
      </w:r>
      <w:r w:rsidR="004118FA" w:rsidRPr="00945A48">
        <w:t>hálónak</w:t>
      </w:r>
      <w:r w:rsidR="00A35DEE" w:rsidRPr="00945A48">
        <w:t xml:space="preserve">, amely </w:t>
      </w:r>
      <w:r w:rsidR="00F931A8" w:rsidRPr="00945A48">
        <w:t xml:space="preserve">bemeneti </w:t>
      </w:r>
      <w:r w:rsidR="00EB0854" w:rsidRPr="00945A48">
        <w:t xml:space="preserve">adatokból </w:t>
      </w:r>
      <w:r w:rsidR="002C15E0" w:rsidRPr="00945A48">
        <w:t>(</w:t>
      </w:r>
      <w:r w:rsidR="0066293A" w:rsidRPr="00945A48">
        <w:t>független változó</w:t>
      </w:r>
      <w:r w:rsidR="002C15E0" w:rsidRPr="00945A48">
        <w:t>)</w:t>
      </w:r>
      <w:r w:rsidR="009F4F27" w:rsidRPr="00945A48">
        <w:t xml:space="preserve"> </w:t>
      </w:r>
      <w:r w:rsidR="00F931A8" w:rsidRPr="00945A48">
        <w:t xml:space="preserve">és </w:t>
      </w:r>
      <w:r w:rsidR="00AA0DE3" w:rsidRPr="00945A48">
        <w:t xml:space="preserve">az </w:t>
      </w:r>
      <w:r w:rsidR="00956DE5" w:rsidRPr="00945A48">
        <w:t xml:space="preserve">ahhoz tartozó </w:t>
      </w:r>
      <w:r w:rsidR="00F931A8" w:rsidRPr="00945A48">
        <w:t xml:space="preserve">elvárt kimeneti </w:t>
      </w:r>
      <w:r w:rsidR="00C95F84" w:rsidRPr="00945A48">
        <w:t>értékek</w:t>
      </w:r>
      <w:r w:rsidR="00A5112B" w:rsidRPr="00945A48">
        <w:t xml:space="preserve">ből </w:t>
      </w:r>
      <w:r w:rsidR="00ED7364" w:rsidRPr="00945A48">
        <w:t>(függőváltozó)</w:t>
      </w:r>
      <w:r w:rsidR="00EE244F" w:rsidRPr="00945A48">
        <w:t xml:space="preserve"> </w:t>
      </w:r>
      <w:r w:rsidR="00C04BF3" w:rsidRPr="00945A48">
        <w:t>alkotott párokból áll.</w:t>
      </w:r>
      <w:r w:rsidR="00A15CEB" w:rsidRPr="00945A48">
        <w:t xml:space="preserve"> </w:t>
      </w:r>
      <w:r w:rsidR="007C7EE7" w:rsidRPr="00945A48">
        <w:t xml:space="preserve">A következő fejezetben részletesen kifejtem </w:t>
      </w:r>
      <w:r w:rsidR="008E7188" w:rsidRPr="00945A48">
        <w:t>ennek módszerét.</w:t>
      </w:r>
    </w:p>
    <w:p w14:paraId="7A4FB557" w14:textId="7B8D6002" w:rsidR="00443DB4" w:rsidRPr="00945A48" w:rsidDel="00070D0D" w:rsidRDefault="00571337" w:rsidP="00ED68CE">
      <w:pPr>
        <w:jc w:val="both"/>
        <w:rPr>
          <w:del w:id="561" w:author="Krisztián Károlyi" w:date="2024-03-27T17:24:00Z"/>
        </w:rPr>
      </w:pPr>
      <w:r w:rsidRPr="00945A48">
        <w:t xml:space="preserve">A tanulás során </w:t>
      </w:r>
      <w:r w:rsidR="004935F0" w:rsidRPr="00945A48">
        <w:t xml:space="preserve">a </w:t>
      </w:r>
      <w:r w:rsidR="006D266F" w:rsidRPr="00945A48">
        <w:t>neuronháló</w:t>
      </w:r>
      <w:r w:rsidRPr="00945A48">
        <w:t xml:space="preserve">háló </w:t>
      </w:r>
      <w:r w:rsidR="007571BF" w:rsidRPr="00945A48">
        <w:t xml:space="preserve">lépésenként, </w:t>
      </w:r>
      <w:r w:rsidRPr="00945A48">
        <w:t>az addigi ismeretei alapján kiszámítja, hogy az adott bemeneti adatból milyen kimeneti érték következik</w:t>
      </w:r>
      <w:r w:rsidR="004A54CC" w:rsidRPr="00945A48">
        <w:t xml:space="preserve"> (a tanítóhal</w:t>
      </w:r>
      <w:r w:rsidR="00F43515" w:rsidRPr="00945A48">
        <w:t>maz</w:t>
      </w:r>
      <w:r w:rsidR="004A54CC" w:rsidRPr="00945A48">
        <w:t xml:space="preserve"> következő </w:t>
      </w:r>
      <w:r w:rsidR="001E5209" w:rsidRPr="00945A48">
        <w:t>kimenetét</w:t>
      </w:r>
      <w:r w:rsidR="00635DC7" w:rsidRPr="00945A48">
        <w:t xml:space="preserve"> </w:t>
      </w:r>
      <w:r w:rsidR="004271D1" w:rsidRPr="00945A48">
        <w:t>becsüli</w:t>
      </w:r>
      <w:r w:rsidR="00C83E8E" w:rsidRPr="00945A48">
        <w:t xml:space="preserve">, majd megnézi, </w:t>
      </w:r>
      <w:r w:rsidR="001279BB" w:rsidRPr="00945A48">
        <w:t xml:space="preserve">hogy </w:t>
      </w:r>
      <w:r w:rsidR="00C83E8E" w:rsidRPr="00945A48">
        <w:t>mennyit tévedett</w:t>
      </w:r>
      <w:r w:rsidR="004A54CC" w:rsidRPr="00945A48">
        <w:t>)</w:t>
      </w:r>
      <w:r w:rsidRPr="00945A48">
        <w:t>.</w:t>
      </w:r>
      <w:r w:rsidR="00666E88" w:rsidRPr="00945A48">
        <w:t xml:space="preserve"> </w:t>
      </w:r>
      <w:r w:rsidR="009E3656" w:rsidRPr="00945A48">
        <w:t>A</w:t>
      </w:r>
      <w:r w:rsidRPr="00945A48">
        <w:t xml:space="preserve"> hiba-visszaterjesztéses (back-</w:t>
      </w:r>
      <w:proofErr w:type="spellStart"/>
      <w:r w:rsidRPr="00945A48">
        <w:t>propagation</w:t>
      </w:r>
      <w:proofErr w:type="spellEnd"/>
      <w:r w:rsidRPr="00945A48">
        <w:t>) algoritmus a tanító adatokon végig iterálva, a kapott kimeneti értékekből származó hiba alapján módosítja a hálózat súlyait úgy, hogy csökkentse a hibát. A végtelen ciklusok elkerülése érdekében korlátozott lépésszámban ismételjük a</w:t>
      </w:r>
      <w:r w:rsidR="00927B91" w:rsidRPr="00945A48">
        <w:t xml:space="preserve">z optimalizációs </w:t>
      </w:r>
      <w:r w:rsidR="0086040D" w:rsidRPr="00945A48">
        <w:t>folyamatot</w:t>
      </w:r>
      <w:r w:rsidR="00D25FEE" w:rsidRPr="00945A48">
        <w:t xml:space="preserve">. </w:t>
      </w:r>
      <w:r w:rsidRPr="00945A48">
        <w:t xml:space="preserve">Túl sok tanítási ciklus során könnyen előfordulhat, hogy a modellt túltanítjuk (overfitting). Ilyenkor a tanító halmazon </w:t>
      </w:r>
      <w:r w:rsidR="000442AC" w:rsidRPr="00945A48">
        <w:t xml:space="preserve">ugyan </w:t>
      </w:r>
      <w:r w:rsidRPr="00945A48">
        <w:t xml:space="preserve">a hiba csökken (egyre jobban illeszkedik rá), viszont a teszthalmaz elvárt eredményeitől egyre jobban távolodik. Ilyenkor le kell állítani a tanítási folyamatot, újra kell gondolni a háló </w:t>
      </w:r>
      <w:r w:rsidR="00C41AB6" w:rsidRPr="00945A48">
        <w:t xml:space="preserve">szerkezetét, </w:t>
      </w:r>
      <w:r w:rsidRPr="00945A48">
        <w:t>paramétereit, tanítási algoritmusát</w:t>
      </w:r>
      <w:ins w:id="562" w:author="Krisztián Károlyi" w:date="2024-03-27T17:24:00Z">
        <w:r w:rsidR="00070D0D">
          <w:t>, esetleg a tanítóadatok normalizálását</w:t>
        </w:r>
      </w:ins>
      <w:r w:rsidRPr="00945A48">
        <w:t xml:space="preserve">. </w:t>
      </w:r>
      <w:sdt>
        <w:sdtPr>
          <w:id w:val="-845095655"/>
          <w:citation/>
        </w:sdtPr>
        <w:sdtContent>
          <w:r w:rsidRPr="00945A48">
            <w:fldChar w:fldCharType="begin"/>
          </w:r>
          <w:r w:rsidRPr="00945A48">
            <w:instrText xml:space="preserve"> CITATION Bra19 \l 2057 </w:instrText>
          </w:r>
          <w:r w:rsidRPr="00945A48">
            <w:fldChar w:fldCharType="separate"/>
          </w:r>
          <w:r w:rsidR="00683CFD">
            <w:rPr>
              <w:noProof/>
            </w:rPr>
            <w:t>(Brassai, 2019)</w:t>
          </w:r>
          <w:r w:rsidRPr="00945A48">
            <w:fldChar w:fldCharType="end"/>
          </w:r>
        </w:sdtContent>
      </w:sdt>
    </w:p>
    <w:p w14:paraId="1F8FFF04" w14:textId="77777777" w:rsidR="000C5641" w:rsidRPr="00945A48" w:rsidRDefault="000C5641" w:rsidP="00070D0D">
      <w:pPr>
        <w:jc w:val="both"/>
        <w:pPrChange w:id="563" w:author="Krisztián Károlyi" w:date="2024-03-27T17:24:00Z">
          <w:pPr/>
        </w:pPrChange>
      </w:pPr>
      <w:del w:id="564" w:author="Krisztián Károlyi" w:date="2024-03-27T17:24:00Z">
        <w:r w:rsidRPr="00945A48" w:rsidDel="0057524C">
          <w:br w:type="page"/>
        </w:r>
      </w:del>
    </w:p>
    <w:p w14:paraId="40D02CEF" w14:textId="1FFFCB1A" w:rsidR="002033BA" w:rsidRPr="00945A48" w:rsidRDefault="000C5641" w:rsidP="006C11A1">
      <w:pPr>
        <w:pStyle w:val="Heading3"/>
      </w:pPr>
      <w:del w:id="565" w:author="Krisztián Károlyi" w:date="2024-03-27T17:24:00Z">
        <w:r w:rsidRPr="00945A48" w:rsidDel="00070D0D">
          <w:delText>5.</w:delText>
        </w:r>
        <w:r w:rsidR="006C11A1" w:rsidRPr="00945A48" w:rsidDel="00070D0D">
          <w:delText>5.1</w:delText>
        </w:r>
        <w:r w:rsidRPr="00945A48" w:rsidDel="00070D0D">
          <w:delText xml:space="preserve"> </w:delText>
        </w:r>
      </w:del>
      <w:bookmarkStart w:id="566" w:name="_Toc162458095"/>
      <w:r w:rsidRPr="00945A48">
        <w:t>Az adatbázis előkészítése a neuronhálók betanítására</w:t>
      </w:r>
      <w:bookmarkEnd w:id="566"/>
    </w:p>
    <w:p w14:paraId="7F535F9D" w14:textId="779A9F65" w:rsidR="005A6572" w:rsidRPr="00945A48" w:rsidRDefault="00830A68" w:rsidP="00796A35">
      <w:pPr>
        <w:jc w:val="both"/>
        <w:rPr>
          <w:rFonts w:eastAsiaTheme="majorEastAsia" w:cstheme="majorBidi"/>
          <w:b/>
          <w:sz w:val="28"/>
          <w:szCs w:val="26"/>
        </w:rPr>
      </w:pPr>
      <w:r w:rsidRPr="00945A48">
        <w:t>Az idősor adatokat át lehet alakítani felügyelt tanulási problémaként. Ezt úgy tehetjük meg, hogy az előző időpontokat bemeneti változókén, és a következő időpontot a kimeneti változóként kezeljük.</w:t>
      </w:r>
      <w:r w:rsidR="0047503F" w:rsidRPr="00945A48">
        <w:t xml:space="preserve"> </w:t>
      </w:r>
      <w:r w:rsidR="00EB62A6" w:rsidRPr="00945A48">
        <w:t xml:space="preserve">Az idősorokból </w:t>
      </w:r>
      <w:sdt>
        <w:sdtPr>
          <w:id w:val="445594452"/>
          <w:citation/>
        </w:sdtPr>
        <w:sdtContent>
          <w:r w:rsidR="00FE00A7" w:rsidRPr="00945A48">
            <w:fldChar w:fldCharType="begin"/>
          </w:r>
          <w:r w:rsidR="00FE00A7" w:rsidRPr="00945A48">
            <w:instrText xml:space="preserve">CITATION Bro18 \t  \l 2057 </w:instrText>
          </w:r>
          <w:r w:rsidR="00FE00A7" w:rsidRPr="00945A48">
            <w:fldChar w:fldCharType="separate"/>
          </w:r>
          <w:r w:rsidR="00683CFD">
            <w:rPr>
              <w:noProof/>
            </w:rPr>
            <w:t>(Brownlee, 2018)</w:t>
          </w:r>
          <w:r w:rsidR="00FE00A7" w:rsidRPr="00945A48">
            <w:fldChar w:fldCharType="end"/>
          </w:r>
        </w:sdtContent>
      </w:sdt>
      <w:r w:rsidR="00EF6480" w:rsidRPr="00945A48">
        <w:t xml:space="preserve"> </w:t>
      </w:r>
      <w:r w:rsidR="00EC40C7" w:rsidRPr="00945A48">
        <w:t xml:space="preserve">44. oldal </w:t>
      </w:r>
      <w:r w:rsidR="00EF6480" w:rsidRPr="00945A48">
        <w:t xml:space="preserve">alapján készítettem el a felügyelt tanításhoz szükséges </w:t>
      </w:r>
      <w:r w:rsidR="003E580B" w:rsidRPr="00945A48">
        <w:t>tanító- és tesztelő</w:t>
      </w:r>
      <w:r w:rsidR="00D9209C" w:rsidRPr="00945A48">
        <w:t xml:space="preserve"> párokat</w:t>
      </w:r>
      <w:r w:rsidR="00E93A86" w:rsidRPr="00945A48">
        <w:t xml:space="preserve"> (</w:t>
      </w:r>
      <w:r w:rsidR="00E93A86" w:rsidRPr="00945A48">
        <w:rPr>
          <w:i/>
          <w:iCs/>
        </w:rPr>
        <w:t xml:space="preserve">x_train, </w:t>
      </w:r>
      <w:proofErr w:type="spellStart"/>
      <w:r w:rsidR="00E93A86" w:rsidRPr="00945A48">
        <w:rPr>
          <w:i/>
          <w:iCs/>
        </w:rPr>
        <w:t>y_train</w:t>
      </w:r>
      <w:proofErr w:type="spellEnd"/>
      <w:r w:rsidR="00E93A86" w:rsidRPr="00945A48">
        <w:rPr>
          <w:i/>
          <w:iCs/>
        </w:rPr>
        <w:t xml:space="preserve">, </w:t>
      </w:r>
      <w:proofErr w:type="spellStart"/>
      <w:r w:rsidR="00E93A86" w:rsidRPr="00945A48">
        <w:rPr>
          <w:i/>
          <w:iCs/>
        </w:rPr>
        <w:t>x_test</w:t>
      </w:r>
      <w:proofErr w:type="spellEnd"/>
      <w:r w:rsidR="00E93A86" w:rsidRPr="00945A48">
        <w:rPr>
          <w:i/>
          <w:iCs/>
        </w:rPr>
        <w:t xml:space="preserve">, </w:t>
      </w:r>
      <w:proofErr w:type="spellStart"/>
      <w:r w:rsidR="00E93A86" w:rsidRPr="00945A48">
        <w:rPr>
          <w:i/>
          <w:iCs/>
        </w:rPr>
        <w:t>y_test</w:t>
      </w:r>
      <w:proofErr w:type="spellEnd"/>
      <w:r w:rsidR="00E93A86" w:rsidRPr="00945A48">
        <w:t>)</w:t>
      </w:r>
      <w:r w:rsidR="0070507B" w:rsidRPr="00945A48">
        <w:t xml:space="preserve">, az úgynevezett </w:t>
      </w:r>
      <w:proofErr w:type="spellStart"/>
      <w:r w:rsidR="0070507B" w:rsidRPr="00945A48">
        <w:rPr>
          <w:i/>
          <w:iCs/>
        </w:rPr>
        <w:t>sliding</w:t>
      </w:r>
      <w:proofErr w:type="spellEnd"/>
      <w:r w:rsidR="0070507B" w:rsidRPr="00945A48">
        <w:rPr>
          <w:i/>
          <w:iCs/>
        </w:rPr>
        <w:t xml:space="preserve"> </w:t>
      </w:r>
      <w:proofErr w:type="spellStart"/>
      <w:r w:rsidR="0070507B" w:rsidRPr="00945A48">
        <w:rPr>
          <w:i/>
          <w:iCs/>
        </w:rPr>
        <w:t>window</w:t>
      </w:r>
      <w:proofErr w:type="spellEnd"/>
      <w:r w:rsidR="00F85B71" w:rsidRPr="00945A48">
        <w:t xml:space="preserve">, </w:t>
      </w:r>
      <w:r w:rsidR="00CD2A44" w:rsidRPr="00945A48">
        <w:t>a statisztiká</w:t>
      </w:r>
      <w:r w:rsidR="002B7041" w:rsidRPr="00945A48">
        <w:t>ban</w:t>
      </w:r>
      <w:r w:rsidR="00F85B71" w:rsidRPr="00945A48">
        <w:t xml:space="preserve"> késleltetett értékek</w:t>
      </w:r>
      <w:r w:rsidR="00A536B6" w:rsidRPr="00945A48">
        <w:t>nek nevezett</w:t>
      </w:r>
      <w:r w:rsidR="00F85B71" w:rsidRPr="00945A48">
        <w:t xml:space="preserve"> (</w:t>
      </w:r>
      <w:proofErr w:type="spellStart"/>
      <w:r w:rsidR="00F85B71" w:rsidRPr="00945A48">
        <w:rPr>
          <w:i/>
          <w:iCs/>
        </w:rPr>
        <w:t>lag</w:t>
      </w:r>
      <w:proofErr w:type="spellEnd"/>
      <w:r w:rsidR="00F85B71" w:rsidRPr="00945A48">
        <w:t>)</w:t>
      </w:r>
      <w:r w:rsidR="0070507B" w:rsidRPr="00945A48">
        <w:t xml:space="preserve"> módszerrel</w:t>
      </w:r>
      <w:r w:rsidR="00BB70D9" w:rsidRPr="00945A48">
        <w:t xml:space="preserve">. </w:t>
      </w:r>
      <w:r w:rsidR="00CD2A44" w:rsidRPr="00945A48">
        <w:t>Ilyenkor az idősor t-</w:t>
      </w:r>
      <w:proofErr w:type="spellStart"/>
      <w:r w:rsidR="00CD2A44" w:rsidRPr="00945A48">
        <w:t>edik</w:t>
      </w:r>
      <w:proofErr w:type="spellEnd"/>
      <w:r w:rsidR="00CD2A44" w:rsidRPr="00945A48">
        <w:t xml:space="preserve"> elemét az előző </w:t>
      </w:r>
      <w:r w:rsidR="00CD2A44" w:rsidRPr="00945A48">
        <w:rPr>
          <w:i/>
          <w:iCs/>
        </w:rPr>
        <w:t>t-1</w:t>
      </w:r>
      <w:r w:rsidR="00CD2A44" w:rsidRPr="00945A48">
        <w:t xml:space="preserve">, </w:t>
      </w:r>
      <w:r w:rsidR="00CD2A44" w:rsidRPr="00945A48">
        <w:rPr>
          <w:i/>
          <w:iCs/>
        </w:rPr>
        <w:t>t-2</w:t>
      </w:r>
      <w:r w:rsidR="00CD2A44" w:rsidRPr="00945A48">
        <w:t>, …, t-</w:t>
      </w:r>
      <w:proofErr w:type="spellStart"/>
      <w:r w:rsidR="00CD2A44" w:rsidRPr="00945A48">
        <w:t>lag</w:t>
      </w:r>
      <w:proofErr w:type="spellEnd"/>
      <w:r w:rsidR="00CD2A44" w:rsidRPr="00945A48">
        <w:t xml:space="preserve"> db megfigyelés</w:t>
      </w:r>
      <w:r w:rsidR="00BC6B12" w:rsidRPr="00945A48">
        <w:t xml:space="preserve"> határozza meg.</w:t>
      </w:r>
    </w:p>
    <w:p w14:paraId="4A491B9B" w14:textId="0C3837A8" w:rsidR="0054178D" w:rsidRPr="00945A48" w:rsidRDefault="00F4380E" w:rsidP="00234A77">
      <w:pPr>
        <w:jc w:val="both"/>
      </w:pPr>
      <w:r w:rsidRPr="00945A48">
        <w:t xml:space="preserve">Én </w:t>
      </w:r>
      <w:r w:rsidR="009A1E1E" w:rsidRPr="00945A48">
        <w:t xml:space="preserve">a bemenetekhez </w:t>
      </w:r>
      <w:proofErr w:type="spellStart"/>
      <w:r w:rsidR="000F566E" w:rsidRPr="00945A48">
        <w:rPr>
          <w:i/>
          <w:iCs/>
        </w:rPr>
        <w:t>lag</w:t>
      </w:r>
      <w:proofErr w:type="spellEnd"/>
      <w:r w:rsidR="00380D5A" w:rsidRPr="00945A48">
        <w:rPr>
          <w:i/>
          <w:iCs/>
        </w:rPr>
        <w:t xml:space="preserve"> </w:t>
      </w:r>
      <w:r w:rsidR="000F566E" w:rsidRPr="00945A48">
        <w:rPr>
          <w:i/>
          <w:iCs/>
        </w:rPr>
        <w:t>=</w:t>
      </w:r>
      <w:r w:rsidR="00380D5A" w:rsidRPr="00945A48">
        <w:rPr>
          <w:i/>
          <w:iCs/>
        </w:rPr>
        <w:t xml:space="preserve"> </w:t>
      </w:r>
      <w:r w:rsidRPr="00945A48">
        <w:rPr>
          <w:i/>
          <w:iCs/>
        </w:rPr>
        <w:t>3</w:t>
      </w:r>
      <w:r w:rsidRPr="00945A48">
        <w:t xml:space="preserve"> lépést választottam, mivel </w:t>
      </w:r>
      <w:r w:rsidR="00E75D6F" w:rsidRPr="00945A48">
        <w:t xml:space="preserve">ez </w:t>
      </w:r>
      <w:r w:rsidR="00FB3A74" w:rsidRPr="00945A48">
        <w:t xml:space="preserve">adta a legjobb eredményeket. </w:t>
      </w:r>
      <w:r w:rsidR="000835CB" w:rsidRPr="00945A48">
        <w:t xml:space="preserve"> </w:t>
      </w:r>
      <w:r w:rsidR="00337A98" w:rsidRPr="00945A48">
        <w:t>Ilyenkor az idősor 3 egymást követő adat</w:t>
      </w:r>
      <w:r w:rsidR="00C2140E" w:rsidRPr="00945A48">
        <w:t>a lesz x</w:t>
      </w:r>
      <w:r w:rsidR="00C2140E" w:rsidRPr="00945A48">
        <w:rPr>
          <w:vertAlign w:val="subscript"/>
        </w:rPr>
        <w:t>i</w:t>
      </w:r>
      <w:r w:rsidR="007121ED" w:rsidRPr="00945A48">
        <w:rPr>
          <w:vertAlign w:val="subscript"/>
        </w:rPr>
        <w:t>,</w:t>
      </w:r>
      <w:r w:rsidR="00364A2C" w:rsidRPr="00945A48">
        <w:rPr>
          <w:vertAlign w:val="subscript"/>
        </w:rPr>
        <w:t xml:space="preserve"> </w:t>
      </w:r>
      <w:r w:rsidR="00C00AA1" w:rsidRPr="00945A48">
        <w:t>és minden negyedik</w:t>
      </w:r>
      <w:r w:rsidR="00FD4479" w:rsidRPr="00945A48">
        <w:t xml:space="preserve"> megfigyelés</w:t>
      </w:r>
      <w:r w:rsidR="00C00AA1" w:rsidRPr="00945A48">
        <w:t xml:space="preserve"> </w:t>
      </w:r>
      <w:r w:rsidR="00FD4479" w:rsidRPr="00945A48">
        <w:t xml:space="preserve">lesz </w:t>
      </w:r>
      <w:proofErr w:type="spellStart"/>
      <w:r w:rsidR="00C00AA1" w:rsidRPr="00945A48">
        <w:t>y</w:t>
      </w:r>
      <w:r w:rsidR="00C00AA1" w:rsidRPr="00945A48">
        <w:rPr>
          <w:vertAlign w:val="subscript"/>
        </w:rPr>
        <w:t>i</w:t>
      </w:r>
      <w:proofErr w:type="spellEnd"/>
      <w:r w:rsidR="009063B7" w:rsidRPr="00945A48">
        <w:t>.</w:t>
      </w:r>
      <w:r w:rsidR="004929A3" w:rsidRPr="00945A48">
        <w:t xml:space="preserve"> </w:t>
      </w:r>
      <w:r w:rsidR="00CB4D9B" w:rsidRPr="00945A48">
        <w:br/>
      </w:r>
      <w:r w:rsidR="009063B7" w:rsidRPr="00945A48">
        <w:t xml:space="preserve">Például </w:t>
      </w:r>
      <w:r w:rsidR="0078628D" w:rsidRPr="00945A48">
        <w:t xml:space="preserve">Maros megye esetében </w:t>
      </w:r>
      <w:r w:rsidR="003D251D" w:rsidRPr="00945A48">
        <w:t xml:space="preserve">a </w:t>
      </w:r>
      <w:r w:rsidR="009063B7" w:rsidRPr="00945A48">
        <w:t>tanítóadatok</w:t>
      </w:r>
      <w:r w:rsidR="003D251D" w:rsidRPr="00945A48">
        <w:t xml:space="preserve"> így néznek ki:</w:t>
      </w:r>
      <w:r w:rsidR="005A4973" w:rsidRPr="00945A48">
        <w:t xml:space="preserve"> </w:t>
      </w:r>
      <w:ins w:id="567" w:author="Krisztián Károlyi" w:date="2024-03-27T17:25:00Z">
        <w:r w:rsidR="0057524C">
          <w:br/>
        </w:r>
      </w:ins>
    </w:p>
    <w:p w14:paraId="1E1AD398" w14:textId="5197382E" w:rsidR="00293D4D" w:rsidRPr="00945A48" w:rsidRDefault="00FC4E94" w:rsidP="005D3FF2">
      <w:pPr>
        <w:pBdr>
          <w:top w:val="single" w:sz="4" w:space="1" w:color="auto"/>
          <w:left w:val="single" w:sz="4" w:space="0" w:color="auto"/>
          <w:bottom w:val="single" w:sz="4" w:space="1" w:color="auto"/>
          <w:right w:val="single" w:sz="4" w:space="0" w:color="auto"/>
        </w:pBdr>
        <w:spacing w:after="0" w:line="240" w:lineRule="auto"/>
        <w:jc w:val="center"/>
        <w:rPr>
          <w:rFonts w:ascii="Courier New" w:hAnsi="Courier New" w:cs="Courier New"/>
        </w:rPr>
      </w:pPr>
      <w:r w:rsidRPr="00945A48">
        <w:rPr>
          <w:rFonts w:ascii="Courier New" w:hAnsi="Courier New" w:cs="Courier New"/>
        </w:rPr>
        <w:lastRenderedPageBreak/>
        <w:br/>
      </w:r>
      <w:r w:rsidR="00FE0FA1" w:rsidRPr="00945A48">
        <w:rPr>
          <w:rFonts w:ascii="Courier New" w:hAnsi="Courier New" w:cs="Courier New"/>
        </w:rPr>
        <w:t>x</w:t>
      </w:r>
      <w:r w:rsidR="0054178D" w:rsidRPr="00945A48">
        <w:rPr>
          <w:rFonts w:ascii="Courier New" w:hAnsi="Courier New" w:cs="Courier New"/>
        </w:rPr>
        <w:t>_</w:t>
      </w:r>
      <w:proofErr w:type="gramStart"/>
      <w:r w:rsidR="0054178D" w:rsidRPr="00945A48">
        <w:rPr>
          <w:rFonts w:ascii="Courier New" w:hAnsi="Courier New" w:cs="Courier New"/>
        </w:rPr>
        <w:t>train[</w:t>
      </w:r>
      <w:proofErr w:type="gramEnd"/>
      <w:r w:rsidR="0054178D" w:rsidRPr="00945A48">
        <w:rPr>
          <w:rFonts w:ascii="Courier New" w:hAnsi="Courier New" w:cs="Courier New"/>
        </w:rPr>
        <w:t xml:space="preserve">0] = [8.3 8.4 8.5] </w:t>
      </w:r>
      <w:r w:rsidR="00D44C6E" w:rsidRPr="00945A48">
        <w:rPr>
          <w:rFonts w:ascii="Courier New" w:hAnsi="Courier New" w:cs="Courier New"/>
        </w:rPr>
        <w:tab/>
      </w:r>
      <w:proofErr w:type="spellStart"/>
      <w:r w:rsidR="00293D4D" w:rsidRPr="00945A48">
        <w:rPr>
          <w:rFonts w:ascii="Courier New" w:hAnsi="Courier New" w:cs="Courier New"/>
        </w:rPr>
        <w:t>y_train</w:t>
      </w:r>
      <w:proofErr w:type="spellEnd"/>
      <w:r w:rsidR="00293D4D" w:rsidRPr="00945A48">
        <w:rPr>
          <w:rFonts w:ascii="Courier New" w:hAnsi="Courier New" w:cs="Courier New"/>
        </w:rPr>
        <w:t>[0] = 8.2</w:t>
      </w:r>
    </w:p>
    <w:p w14:paraId="4B282416" w14:textId="642BDD90" w:rsidR="0054178D" w:rsidRPr="00945A48" w:rsidRDefault="00D44C6E" w:rsidP="005D3FF2">
      <w:pPr>
        <w:pBdr>
          <w:top w:val="single" w:sz="4" w:space="1" w:color="auto"/>
          <w:left w:val="single" w:sz="4" w:space="0" w:color="auto"/>
          <w:bottom w:val="single" w:sz="4" w:space="1" w:color="auto"/>
          <w:right w:val="single" w:sz="4" w:space="0" w:color="auto"/>
        </w:pBdr>
        <w:spacing w:after="0" w:line="240" w:lineRule="auto"/>
        <w:jc w:val="center"/>
        <w:rPr>
          <w:rFonts w:ascii="Courier New" w:hAnsi="Courier New" w:cs="Courier New"/>
        </w:rPr>
      </w:pPr>
      <w:r w:rsidRPr="00945A48">
        <w:rPr>
          <w:rFonts w:ascii="Courier New" w:hAnsi="Courier New" w:cs="Courier New"/>
        </w:rPr>
        <w:t>x_</w:t>
      </w:r>
      <w:proofErr w:type="gramStart"/>
      <w:r w:rsidRPr="00945A48">
        <w:rPr>
          <w:rFonts w:ascii="Courier New" w:hAnsi="Courier New" w:cs="Courier New"/>
        </w:rPr>
        <w:t>train[</w:t>
      </w:r>
      <w:proofErr w:type="gramEnd"/>
      <w:r w:rsidRPr="00945A48">
        <w:rPr>
          <w:rFonts w:ascii="Courier New" w:hAnsi="Courier New" w:cs="Courier New"/>
        </w:rPr>
        <w:t>1] = [</w:t>
      </w:r>
      <w:r w:rsidR="0020697F" w:rsidRPr="00945A48">
        <w:rPr>
          <w:rFonts w:ascii="Courier New" w:hAnsi="Courier New" w:cs="Courier New"/>
        </w:rPr>
        <w:t>8.4 8.5 8.2</w:t>
      </w:r>
      <w:r w:rsidRPr="00945A48">
        <w:rPr>
          <w:rFonts w:ascii="Courier New" w:hAnsi="Courier New" w:cs="Courier New"/>
        </w:rPr>
        <w:t>]</w:t>
      </w:r>
      <w:r w:rsidR="00CE765D" w:rsidRPr="00945A48">
        <w:rPr>
          <w:rFonts w:ascii="Courier New" w:hAnsi="Courier New" w:cs="Courier New"/>
        </w:rPr>
        <w:tab/>
      </w:r>
      <w:proofErr w:type="spellStart"/>
      <w:r w:rsidR="00293D4D" w:rsidRPr="00945A48">
        <w:rPr>
          <w:rFonts w:ascii="Courier New" w:hAnsi="Courier New" w:cs="Courier New"/>
        </w:rPr>
        <w:t>y_train</w:t>
      </w:r>
      <w:proofErr w:type="spellEnd"/>
      <w:r w:rsidR="00293D4D" w:rsidRPr="00945A48">
        <w:rPr>
          <w:rFonts w:ascii="Courier New" w:hAnsi="Courier New" w:cs="Courier New"/>
        </w:rPr>
        <w:t>[1] = 7.9</w:t>
      </w:r>
    </w:p>
    <w:p w14:paraId="766BDF42" w14:textId="6D42AC2E" w:rsidR="00C91C15" w:rsidRPr="00945A48" w:rsidRDefault="00C91C15" w:rsidP="005D3FF2">
      <w:pPr>
        <w:pBdr>
          <w:top w:val="single" w:sz="4" w:space="1" w:color="auto"/>
          <w:left w:val="single" w:sz="4" w:space="0" w:color="auto"/>
          <w:bottom w:val="single" w:sz="4" w:space="1" w:color="auto"/>
          <w:right w:val="single" w:sz="4" w:space="0" w:color="auto"/>
        </w:pBdr>
        <w:spacing w:line="240" w:lineRule="auto"/>
        <w:jc w:val="center"/>
        <w:rPr>
          <w:rFonts w:ascii="Courier New" w:hAnsi="Courier New" w:cs="Courier New"/>
        </w:rPr>
      </w:pPr>
      <w:r w:rsidRPr="00945A48">
        <w:rPr>
          <w:rFonts w:ascii="Courier New" w:hAnsi="Courier New" w:cs="Courier New"/>
        </w:rPr>
        <w:t>…</w:t>
      </w:r>
    </w:p>
    <w:p w14:paraId="6A913CF4" w14:textId="77777777" w:rsidR="00CE1EEA" w:rsidRPr="00945A48" w:rsidRDefault="005A4973" w:rsidP="00234A77">
      <w:pPr>
        <w:jc w:val="both"/>
      </w:pPr>
      <w:r w:rsidRPr="00945A48">
        <w:t>A januári, februári ás márciusi adatokból következik az áprilisi érték, majd a februári, márciusi és áprilisi értéktől függ a májusi megfigyelés.</w:t>
      </w:r>
      <w:r w:rsidR="005E2EC6" w:rsidRPr="00945A48">
        <w:t xml:space="preserve"> A tanítóadatoknál ugyanez a logik</w:t>
      </w:r>
      <w:r w:rsidR="00CE1EEA" w:rsidRPr="00945A48">
        <w:t>a.</w:t>
      </w:r>
    </w:p>
    <w:p w14:paraId="65B964F7" w14:textId="1BD0BD22" w:rsidR="00EF4616" w:rsidRPr="00945A48" w:rsidDel="00BB483C" w:rsidRDefault="00EF4616" w:rsidP="00234A77">
      <w:pPr>
        <w:jc w:val="both"/>
        <w:rPr>
          <w:del w:id="568" w:author="Krisztián Károlyi" w:date="2024-03-27T17:25:00Z"/>
        </w:rPr>
      </w:pPr>
      <w:r w:rsidRPr="00945A48">
        <w:t xml:space="preserve">A webalkalmazásomban természetesen tetszőlegesen meg lehet adni a késleltetett értékek számát is. </w:t>
      </w:r>
    </w:p>
    <w:p w14:paraId="2B838962" w14:textId="5652C976" w:rsidR="00174014" w:rsidRPr="00945A48" w:rsidRDefault="00174014" w:rsidP="00BB483C">
      <w:pPr>
        <w:jc w:val="both"/>
        <w:rPr>
          <w:b/>
          <w:sz w:val="28"/>
          <w:szCs w:val="28"/>
        </w:rPr>
        <w:pPrChange w:id="569" w:author="Krisztián Károlyi" w:date="2024-03-27T17:25:00Z">
          <w:pPr/>
        </w:pPrChange>
      </w:pPr>
      <w:del w:id="570" w:author="Krisztián Károlyi" w:date="2024-03-27T17:25:00Z">
        <w:r w:rsidRPr="00945A48" w:rsidDel="00BB483C">
          <w:br w:type="page"/>
        </w:r>
      </w:del>
    </w:p>
    <w:p w14:paraId="02514A4A" w14:textId="424EA0B6" w:rsidR="00EE3309" w:rsidRPr="00945A48" w:rsidRDefault="006C11A1" w:rsidP="00E94AED">
      <w:pPr>
        <w:pStyle w:val="Heading3"/>
      </w:pPr>
      <w:del w:id="571" w:author="Krisztián Károlyi" w:date="2024-03-27T17:25:00Z">
        <w:r w:rsidRPr="00945A48" w:rsidDel="00BB483C">
          <w:delText>5.</w:delText>
        </w:r>
        <w:r w:rsidR="000956F7" w:rsidRPr="00945A48" w:rsidDel="00BB483C">
          <w:delText>5.2</w:delText>
        </w:r>
        <w:r w:rsidR="00731FDD" w:rsidRPr="00945A48" w:rsidDel="00BB483C">
          <w:delText xml:space="preserve"> </w:delText>
        </w:r>
      </w:del>
      <w:bookmarkStart w:id="572" w:name="_Toc162458096"/>
      <w:r w:rsidR="00731FDD" w:rsidRPr="00945A48">
        <w:t>A</w:t>
      </w:r>
      <w:r w:rsidR="00127106" w:rsidRPr="00945A48">
        <w:t xml:space="preserve"> tanítóadatok </w:t>
      </w:r>
      <w:r w:rsidR="00D0226F" w:rsidRPr="00945A48">
        <w:t>normalizálása</w:t>
      </w:r>
      <w:bookmarkEnd w:id="572"/>
    </w:p>
    <w:p w14:paraId="6B2F481C" w14:textId="003DB6B0" w:rsidR="00F3386C" w:rsidRPr="00945A48" w:rsidRDefault="00D0226F" w:rsidP="000B182C">
      <w:pPr>
        <w:jc w:val="both"/>
      </w:pPr>
      <w:r w:rsidRPr="00945A48">
        <w:t xml:space="preserve">A mesterséges neuronhálók tanítása során gyakran alkalmaznak valamilyen </w:t>
      </w:r>
      <w:proofErr w:type="spellStart"/>
      <w:r w:rsidR="001F6BA6" w:rsidRPr="00945A48">
        <w:t>normalizációt</w:t>
      </w:r>
      <w:proofErr w:type="spellEnd"/>
      <w:r w:rsidR="001F6BA6" w:rsidRPr="00945A48">
        <w:t xml:space="preserve"> az inputokra, annak érdekében, hogy a modell </w:t>
      </w:r>
      <w:r w:rsidR="008E7D12" w:rsidRPr="00945A48">
        <w:t xml:space="preserve">gyorsabban konvergáljon, </w:t>
      </w:r>
      <w:r w:rsidR="0060145F" w:rsidRPr="00945A48">
        <w:t>segít</w:t>
      </w:r>
      <w:r w:rsidR="00F3386C" w:rsidRPr="00945A48">
        <w:t>het</w:t>
      </w:r>
      <w:r w:rsidR="0060145F" w:rsidRPr="00945A48">
        <w:t xml:space="preserve"> kiküszöbölni a lokális minimumokba való ragadást</w:t>
      </w:r>
      <w:r w:rsidR="00F3386C" w:rsidRPr="00945A48">
        <w:t xml:space="preserve"> és az </w:t>
      </w:r>
      <w:r w:rsidR="002528A9" w:rsidRPr="00945A48">
        <w:t>eltűnő</w:t>
      </w:r>
      <w:r w:rsidR="00F3386C" w:rsidRPr="00945A48">
        <w:t xml:space="preserve"> gradiensek problémáját</w:t>
      </w:r>
      <w:r w:rsidR="00EC6EDB" w:rsidRPr="00945A48">
        <w:t xml:space="preserve"> azáltal, hogy </w:t>
      </w:r>
      <w:r w:rsidR="00CB56C1" w:rsidRPr="00945A48">
        <w:t>az adatokat valamilyen egységes skálára hozza, így a</w:t>
      </w:r>
      <w:r w:rsidR="003A0A5A" w:rsidRPr="00945A48">
        <w:t xml:space="preserve"> kiugró értékek</w:t>
      </w:r>
      <w:r w:rsidR="00CB56C1" w:rsidRPr="00945A48">
        <w:t xml:space="preserve"> dominanci</w:t>
      </w:r>
      <w:r w:rsidR="001A4ADC" w:rsidRPr="00945A48">
        <w:t>áját is visszaszorítja.</w:t>
      </w:r>
      <w:r w:rsidR="00B216EF" w:rsidRPr="00945A48">
        <w:t xml:space="preserve"> </w:t>
      </w:r>
      <w:ins w:id="573" w:author="Krisztián Károlyi" w:date="2024-03-27T17:27:00Z">
        <w:r w:rsidR="00290878">
          <w:t xml:space="preserve">A következő </w:t>
        </w:r>
        <w:r w:rsidR="00373C27">
          <w:t xml:space="preserve">módszereket próbáltam </w:t>
        </w:r>
      </w:ins>
      <w:ins w:id="574" w:author="Krisztián Károlyi" w:date="2024-03-27T17:28:00Z">
        <w:r w:rsidR="00373C27">
          <w:t>a legjobb illeszkedés elérése érdekében:</w:t>
        </w:r>
      </w:ins>
      <w:del w:id="575" w:author="Krisztián Károlyi" w:date="2024-03-27T17:27:00Z">
        <w:r w:rsidR="00B216EF" w:rsidRPr="00945A48" w:rsidDel="00290878">
          <w:delText>A legelterjedtebb módszerek a következők:</w:delText>
        </w:r>
      </w:del>
    </w:p>
    <w:p w14:paraId="2E2411CC" w14:textId="02E5ABD2" w:rsidR="00EE3309" w:rsidRPr="00945A48" w:rsidRDefault="00EE3309" w:rsidP="00CD180E">
      <w:pPr>
        <w:spacing w:before="240" w:after="0"/>
        <w:jc w:val="both"/>
      </w:pPr>
      <w:r w:rsidRPr="00945A48">
        <w:t xml:space="preserve">A </w:t>
      </w:r>
      <w:r w:rsidRPr="00945A48">
        <w:rPr>
          <w:b/>
          <w:bCs/>
        </w:rPr>
        <w:t>standardizá</w:t>
      </w:r>
      <w:r w:rsidR="00B94111" w:rsidRPr="00945A48">
        <w:rPr>
          <w:b/>
          <w:bCs/>
        </w:rPr>
        <w:t>lás</w:t>
      </w:r>
      <w:r w:rsidRPr="00945A48">
        <w:t xml:space="preserve"> megpróbálja az adatok átlagát nullára és szórását egyre állítani </w:t>
      </w:r>
      <w:proofErr w:type="gramStart"/>
      <w:r w:rsidRPr="00945A48">
        <w:t>N(</w:t>
      </w:r>
      <w:proofErr w:type="gramEnd"/>
      <w:r w:rsidRPr="00945A48">
        <w:t>0,1), így közelebb hozva a mintát a normál eloszlásra. Ilyenkor a megfigyelésekből kivonjuk az átlagot, majd elosztjuk a szórással.</w:t>
      </w:r>
    </w:p>
    <w:p w14:paraId="2530A5E8" w14:textId="77777777" w:rsidR="00894F31" w:rsidRDefault="00372043" w:rsidP="00894F31">
      <w:pPr>
        <w:jc w:val="center"/>
        <w:rPr>
          <w:ins w:id="576" w:author="Krisztián Károlyi" w:date="2024-03-27T17:25:00Z"/>
        </w:rPr>
      </w:pPr>
      <m:oMath>
        <m:r>
          <w:rPr>
            <w:rFonts w:ascii="Cambria Math" w:hAnsi="Cambria Math"/>
          </w:rPr>
          <m:t xml:space="preserve">x'=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-μ </m:t>
            </m:r>
          </m:num>
          <m:den>
            <m:r>
              <w:rPr>
                <w:rFonts w:ascii="Cambria Math" w:hAnsi="Cambria Math"/>
              </w:rPr>
              <m:t>σ</m:t>
            </m:r>
          </m:den>
        </m:f>
      </m:oMath>
      <w:ins w:id="577" w:author="madaras.szilard@gmail.com" w:date="2024-03-26T13:27:00Z">
        <w:r w:rsidR="008D7F71" w:rsidRPr="00945A48">
          <w:t xml:space="preserve"> </w:t>
        </w:r>
      </w:ins>
    </w:p>
    <w:p w14:paraId="38CB937B" w14:textId="5691748A" w:rsidR="00EE3309" w:rsidRPr="00945A48" w:rsidRDefault="008D7F71" w:rsidP="00140DDF">
      <w:pPr>
        <w:shd w:val="clear" w:color="auto" w:fill="C00000"/>
        <w:jc w:val="center"/>
        <w:pPrChange w:id="578" w:author="Krisztián Károlyi" w:date="2024-03-27T17:25:00Z">
          <w:pPr>
            <w:jc w:val="both"/>
          </w:pPr>
        </w:pPrChange>
      </w:pPr>
      <w:ins w:id="579" w:author="madaras.szilard@gmail.com" w:date="2024-03-26T13:27:00Z">
        <w:r w:rsidRPr="00945A48">
          <w:t>(forrás: https://risoprint.ro/ebooks/lazar_ede_bt_e-book.pdf)</w:t>
        </w:r>
      </w:ins>
    </w:p>
    <w:p w14:paraId="494FC344" w14:textId="3F2F5145" w:rsidR="00372043" w:rsidRPr="00945A48" w:rsidRDefault="0013198B">
      <w:bookmarkStart w:id="580" w:name="_Toc159784283"/>
      <w:r w:rsidRPr="00945A48">
        <w:t xml:space="preserve">A </w:t>
      </w:r>
      <w:r w:rsidR="008070CB" w:rsidRPr="00945A48">
        <w:rPr>
          <w:b/>
          <w:bCs/>
        </w:rPr>
        <w:t>min-</w:t>
      </w:r>
      <w:proofErr w:type="spellStart"/>
      <w:r w:rsidR="008070CB" w:rsidRPr="00945A48">
        <w:rPr>
          <w:b/>
          <w:bCs/>
        </w:rPr>
        <w:t>max</w:t>
      </w:r>
      <w:proofErr w:type="spellEnd"/>
      <w:r w:rsidR="008070CB" w:rsidRPr="00945A48">
        <w:t xml:space="preserve"> </w:t>
      </w:r>
      <w:r w:rsidRPr="00945A48">
        <w:rPr>
          <w:b/>
          <w:bCs/>
        </w:rPr>
        <w:t>normalizáció</w:t>
      </w:r>
      <w:r w:rsidR="00D93D49" w:rsidRPr="00945A48">
        <w:rPr>
          <w:b/>
          <w:bCs/>
        </w:rPr>
        <w:t xml:space="preserve"> </w:t>
      </w:r>
      <w:r w:rsidR="00D93D49" w:rsidRPr="00945A48">
        <w:t>az adatokat</w:t>
      </w:r>
      <w:r w:rsidR="00713149" w:rsidRPr="00945A48">
        <w:t xml:space="preserve"> </w:t>
      </w:r>
      <w:r w:rsidR="008070CB" w:rsidRPr="00945A48">
        <w:t xml:space="preserve">átskálázza </w:t>
      </w:r>
      <w:r w:rsidR="00202C4F" w:rsidRPr="00945A48">
        <w:t>[0, 1] intervallumra</w:t>
      </w:r>
      <w:r w:rsidR="00185F08" w:rsidRPr="00945A48">
        <w:t>, az adatsor minimum és maximum érétkeinek felhasználásával.</w:t>
      </w:r>
    </w:p>
    <w:p w14:paraId="67433ACB" w14:textId="5A46B5F6" w:rsidR="00226890" w:rsidRPr="00945A48" w:rsidRDefault="00000000" w:rsidP="00226890">
      <w:pPr>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m:t>
                  </m:r>
                </m:sub>
              </m:sSub>
              <m:r>
                <w:rPr>
                  <w:rFonts w:ascii="Cambria Math" w:hAnsi="Cambria Math"/>
                </w:rPr>
                <m:t xml:space="preserve"> </m:t>
              </m:r>
            </m:num>
            <m:den>
              <m:sSub>
                <m:sSubPr>
                  <m:ctrlPr>
                    <w:rPr>
                      <w:rFonts w:ascii="Cambria Math" w:hAnsi="Cambria Math"/>
                      <w:i/>
                    </w:rPr>
                  </m:ctrlPr>
                </m:sSubPr>
                <m:e>
                  <m:r>
                    <w:rPr>
                      <w:rFonts w:ascii="Cambria Math" w:hAnsi="Cambria Math"/>
                    </w:rPr>
                    <m:t>max</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m:t>
                  </m:r>
                </m:sub>
              </m:sSub>
            </m:den>
          </m:f>
          <m:r>
            <w:rPr>
              <w:rFonts w:ascii="Cambria Math" w:hAnsi="Cambria Math"/>
            </w:rPr>
            <m:t xml:space="preserve"> </m:t>
          </m:r>
        </m:oMath>
      </m:oMathPara>
    </w:p>
    <w:p w14:paraId="2817ECAD" w14:textId="71E469E4" w:rsidR="0014767D" w:rsidRPr="00945A48" w:rsidRDefault="00FF5289" w:rsidP="00F45A38">
      <w:pPr>
        <w:jc w:val="both"/>
      </w:pPr>
      <w:r w:rsidRPr="00945A48">
        <w:t>A</w:t>
      </w:r>
      <w:r w:rsidRPr="00945A48">
        <w:rPr>
          <w:b/>
          <w:bCs/>
        </w:rPr>
        <w:t xml:space="preserve"> </w:t>
      </w:r>
      <w:r w:rsidR="008B1FD7" w:rsidRPr="00945A48">
        <w:rPr>
          <w:b/>
          <w:bCs/>
        </w:rPr>
        <w:t>r</w:t>
      </w:r>
      <w:r w:rsidR="00AE3DE0" w:rsidRPr="00945A48">
        <w:rPr>
          <w:b/>
          <w:bCs/>
        </w:rPr>
        <w:t>obusztus skálázás</w:t>
      </w:r>
      <w:r w:rsidR="001C234E" w:rsidRPr="00945A48">
        <w:rPr>
          <w:b/>
          <w:bCs/>
        </w:rPr>
        <w:t xml:space="preserve"> </w:t>
      </w:r>
      <w:r w:rsidR="00AE3DE0" w:rsidRPr="00945A48">
        <w:t xml:space="preserve">az adatokat úgy </w:t>
      </w:r>
      <w:r w:rsidR="00701BC2" w:rsidRPr="00945A48">
        <w:t xml:space="preserve">alakítja át, </w:t>
      </w:r>
      <w:r w:rsidR="00AE3DE0" w:rsidRPr="00945A48">
        <w:t xml:space="preserve">hogy azok eloszlása ne </w:t>
      </w:r>
      <w:proofErr w:type="spellStart"/>
      <w:r w:rsidR="00AE3DE0" w:rsidRPr="00945A48">
        <w:t>függjön</w:t>
      </w:r>
      <w:proofErr w:type="spellEnd"/>
      <w:r w:rsidR="00AE3DE0" w:rsidRPr="00945A48">
        <w:t xml:space="preserve"> a</w:t>
      </w:r>
      <w:r w:rsidR="00353077" w:rsidRPr="00945A48">
        <w:t xml:space="preserve"> kiugró értékektől</w:t>
      </w:r>
      <w:r w:rsidR="00AE3DE0" w:rsidRPr="00945A48">
        <w:t>.</w:t>
      </w:r>
      <w:r w:rsidR="00A83522" w:rsidRPr="00945A48">
        <w:t xml:space="preserve"> </w:t>
      </w:r>
      <w:proofErr w:type="spellStart"/>
      <w:r w:rsidR="000E1157" w:rsidRPr="00945A48">
        <w:t>Interkvartilis</w:t>
      </w:r>
      <w:proofErr w:type="spellEnd"/>
      <w:r w:rsidR="000E1157" w:rsidRPr="00945A48">
        <w:t xml:space="preserve"> terjedelem (IQR)</w:t>
      </w:r>
      <w:r w:rsidR="00D754B0" w:rsidRPr="00945A48">
        <w:t xml:space="preserve"> </w:t>
      </w:r>
      <w:r w:rsidR="000E1157" w:rsidRPr="00945A48">
        <w:t xml:space="preserve">a felső és alsó </w:t>
      </w:r>
      <w:proofErr w:type="spellStart"/>
      <w:r w:rsidR="000E1157" w:rsidRPr="00945A48">
        <w:t>kvartilis</w:t>
      </w:r>
      <w:r w:rsidR="00802B78" w:rsidRPr="00945A48">
        <w:t>ok</w:t>
      </w:r>
      <w:proofErr w:type="spellEnd"/>
      <w:r w:rsidR="000E1157" w:rsidRPr="00945A48">
        <w:t xml:space="preserve"> értékeinek különbsége (Q3–Q1), </w:t>
      </w:r>
      <w:r w:rsidR="00797FFA" w:rsidRPr="00945A48">
        <w:t xml:space="preserve">ez </w:t>
      </w:r>
      <w:r w:rsidR="000E1157" w:rsidRPr="00945A48">
        <w:t xml:space="preserve">az a tartomány, ahol az adatsor értékeinek középső fele </w:t>
      </w:r>
      <w:r w:rsidR="003F66A9" w:rsidRPr="00945A48">
        <w:t>helyezkedik el</w:t>
      </w:r>
      <w:r w:rsidR="000E1157" w:rsidRPr="00945A48">
        <w:t>.</w:t>
      </w:r>
    </w:p>
    <w:p w14:paraId="60B214E7" w14:textId="0C09717F" w:rsidR="00F45A38" w:rsidRPr="00945A48" w:rsidRDefault="00000000" w:rsidP="0014767D">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median</m:t>
                  </m:r>
                </m:sub>
              </m:sSub>
              <m:r>
                <w:rPr>
                  <w:rFonts w:ascii="Cambria Math" w:hAnsi="Cambria Math"/>
                </w:rPr>
                <m:t xml:space="preserve"> </m:t>
              </m:r>
            </m:num>
            <m:den>
              <m:r>
                <w:rPr>
                  <w:rFonts w:ascii="Cambria Math" w:hAnsi="Cambria Math"/>
                </w:rPr>
                <m:t>IQR</m:t>
              </m:r>
            </m:den>
          </m:f>
        </m:oMath>
      </m:oMathPara>
    </w:p>
    <w:p w14:paraId="7CA86194" w14:textId="44DCEEC2" w:rsidR="00091C50" w:rsidRPr="00945A48" w:rsidDel="007E6EBD" w:rsidRDefault="0047473F" w:rsidP="007E6EBD">
      <w:pPr>
        <w:jc w:val="both"/>
        <w:rPr>
          <w:del w:id="581" w:author="Krisztián Károlyi" w:date="2024-03-27T17:26:00Z"/>
          <w:rFonts w:eastAsiaTheme="majorEastAsia" w:cstheme="majorBidi"/>
          <w:bCs/>
        </w:rPr>
        <w:pPrChange w:id="582" w:author="Krisztián Károlyi" w:date="2024-03-27T17:26:00Z">
          <w:pPr>
            <w:jc w:val="both"/>
          </w:pPr>
        </w:pPrChange>
      </w:pPr>
      <w:r w:rsidRPr="00945A48">
        <w:rPr>
          <w:rFonts w:eastAsiaTheme="majorEastAsia" w:cstheme="majorBidi"/>
          <w:bCs/>
        </w:rPr>
        <w:t xml:space="preserve">A programomban a </w:t>
      </w:r>
      <w:proofErr w:type="spellStart"/>
      <w:proofErr w:type="gramStart"/>
      <w:r w:rsidRPr="00945A48">
        <w:rPr>
          <w:rFonts w:eastAsiaTheme="majorEastAsia" w:cstheme="majorBidi"/>
          <w:bCs/>
        </w:rPr>
        <w:t>sklearn.preprocessing</w:t>
      </w:r>
      <w:proofErr w:type="spellEnd"/>
      <w:proofErr w:type="gramEnd"/>
      <w:r w:rsidRPr="00945A48">
        <w:rPr>
          <w:rFonts w:eastAsiaTheme="majorEastAsia" w:cstheme="majorBidi"/>
          <w:bCs/>
        </w:rPr>
        <w:t xml:space="preserve"> osztály</w:t>
      </w:r>
      <w:r w:rsidR="006129B0" w:rsidRPr="00945A48">
        <w:rPr>
          <w:rFonts w:eastAsiaTheme="majorEastAsia" w:cstheme="majorBidi"/>
          <w:bCs/>
        </w:rPr>
        <w:t xml:space="preserve"> segítségével mindhárom skálázás</w:t>
      </w:r>
      <w:r w:rsidR="00516156" w:rsidRPr="00945A48">
        <w:rPr>
          <w:rFonts w:eastAsiaTheme="majorEastAsia" w:cstheme="majorBidi"/>
          <w:bCs/>
        </w:rPr>
        <w:t>ra lehetőséget biztosítok az MLP és LSTM neurális hálók készítése során</w:t>
      </w:r>
      <w:r w:rsidR="003048DE" w:rsidRPr="00945A48">
        <w:rPr>
          <w:rFonts w:eastAsiaTheme="majorEastAsia" w:cstheme="majorBidi"/>
          <w:bCs/>
        </w:rPr>
        <w:t>.</w:t>
      </w:r>
      <w:r w:rsidR="006E79BA" w:rsidRPr="00945A48">
        <w:rPr>
          <w:rFonts w:eastAsiaTheme="majorEastAsia" w:cstheme="majorBidi"/>
          <w:bCs/>
        </w:rPr>
        <w:t xml:space="preserve"> Ezenkívül az adatok </w:t>
      </w:r>
      <w:del w:id="583" w:author="Krisztián Károlyi" w:date="2024-03-27T17:26:00Z">
        <w:r w:rsidR="006E79BA" w:rsidRPr="00945A48" w:rsidDel="007E6EBD">
          <w:rPr>
            <w:rFonts w:eastAsiaTheme="majorEastAsia" w:cstheme="majorBidi"/>
            <w:b/>
          </w:rPr>
          <w:delText>logaritmizálásá</w:delText>
        </w:r>
        <w:r w:rsidR="00316C65" w:rsidRPr="00945A48" w:rsidDel="007E6EBD">
          <w:rPr>
            <w:rFonts w:eastAsiaTheme="majorEastAsia" w:cstheme="majorBidi"/>
            <w:b/>
          </w:rPr>
          <w:delText xml:space="preserve">t </w:delText>
        </w:r>
        <w:r w:rsidR="00501087" w:rsidRPr="00945A48" w:rsidDel="007E6EBD">
          <w:rPr>
            <w:rFonts w:eastAsiaTheme="majorEastAsia" w:cstheme="majorBidi"/>
            <w:bCs/>
          </w:rPr>
          <w:delText>is beépítettem a programba, amely</w:delText>
        </w:r>
        <w:r w:rsidR="00316C65" w:rsidRPr="00945A48" w:rsidDel="007E6EBD">
          <w:rPr>
            <w:rFonts w:eastAsiaTheme="majorEastAsia" w:cstheme="majorBidi"/>
            <w:bCs/>
          </w:rPr>
          <w:delText xml:space="preserve"> </w:delText>
        </w:r>
        <w:r w:rsidR="00501087" w:rsidRPr="00945A48" w:rsidDel="007E6EBD">
          <w:rPr>
            <w:rFonts w:eastAsiaTheme="majorEastAsia" w:cstheme="majorBidi"/>
            <w:bCs/>
          </w:rPr>
          <w:delText>c</w:delText>
        </w:r>
        <w:r w:rsidR="003175D5" w:rsidRPr="00945A48" w:rsidDel="007E6EBD">
          <w:rPr>
            <w:rFonts w:eastAsiaTheme="majorEastAsia" w:cstheme="majorBidi"/>
            <w:bCs/>
          </w:rPr>
          <w:delText xml:space="preserve">sökkentheti az adatok ferdeségét, így szimmetrikusabbá és </w:delText>
        </w:r>
        <w:r w:rsidR="00526B76" w:rsidRPr="00945A48" w:rsidDel="007E6EBD">
          <w:rPr>
            <w:rFonts w:eastAsiaTheme="majorEastAsia" w:cstheme="majorBidi"/>
            <w:bCs/>
          </w:rPr>
          <w:delText>közelebb hozva</w:delText>
        </w:r>
        <w:r w:rsidR="009D7392" w:rsidRPr="00945A48" w:rsidDel="007E6EBD">
          <w:rPr>
            <w:rFonts w:eastAsiaTheme="majorEastAsia" w:cstheme="majorBidi"/>
            <w:bCs/>
          </w:rPr>
          <w:delText xml:space="preserve"> őket</w:delText>
        </w:r>
        <w:r w:rsidR="00526B76" w:rsidRPr="00945A48" w:rsidDel="007E6EBD">
          <w:rPr>
            <w:rFonts w:eastAsiaTheme="majorEastAsia" w:cstheme="majorBidi"/>
            <w:bCs/>
          </w:rPr>
          <w:delText xml:space="preserve"> a normális eloszlás felé</w:delText>
        </w:r>
        <w:r w:rsidR="006A403A" w:rsidRPr="00945A48" w:rsidDel="007E6EBD">
          <w:rPr>
            <w:rFonts w:eastAsiaTheme="majorEastAsia" w:cstheme="majorBidi"/>
            <w:bCs/>
          </w:rPr>
          <w:delText>.</w:delText>
        </w:r>
      </w:del>
    </w:p>
    <w:p w14:paraId="79DEA0AC" w14:textId="159C5D82" w:rsidR="004740A5" w:rsidRPr="00945A48" w:rsidDel="007E6EBD" w:rsidRDefault="00000000" w:rsidP="007E6EBD">
      <w:pPr>
        <w:jc w:val="both"/>
        <w:rPr>
          <w:del w:id="584" w:author="Krisztián Károlyi" w:date="2024-03-27T17:26:00Z"/>
        </w:rPr>
        <w:pPrChange w:id="585" w:author="Krisztián Károlyi" w:date="2024-03-27T17:26:00Z">
          <w:pPr>
            <w:jc w:val="center"/>
          </w:pPr>
        </w:pPrChange>
      </w:pPr>
      <m:oMathPara>
        <m:oMath>
          <m:sSup>
            <m:sSupPr>
              <m:ctrlPr>
                <w:del w:id="586" w:author="Krisztián Károlyi" w:date="2024-03-27T17:26:00Z">
                  <w:rPr>
                    <w:rFonts w:ascii="Cambria Math" w:hAnsi="Cambria Math"/>
                    <w:i/>
                  </w:rPr>
                </w:del>
              </m:ctrlPr>
            </m:sSupPr>
            <m:e>
              <m:r>
                <w:del w:id="587" w:author="Krisztián Károlyi" w:date="2024-03-27T17:26:00Z">
                  <w:rPr>
                    <w:rFonts w:ascii="Cambria Math" w:hAnsi="Cambria Math"/>
                  </w:rPr>
                  <m:t>x</m:t>
                </w:del>
              </m:r>
            </m:e>
            <m:sup>
              <m:r>
                <w:del w:id="588" w:author="Krisztián Károlyi" w:date="2024-03-27T17:26:00Z">
                  <w:rPr>
                    <w:rFonts w:ascii="Cambria Math" w:hAnsi="Cambria Math"/>
                  </w:rPr>
                  <m:t>'</m:t>
                </w:del>
              </m:r>
            </m:sup>
          </m:sSup>
          <m:r>
            <w:del w:id="589" w:author="Krisztián Károlyi" w:date="2024-03-27T17:26:00Z">
              <w:rPr>
                <w:rFonts w:ascii="Cambria Math" w:hAnsi="Cambria Math"/>
              </w:rPr>
              <m:t>=</m:t>
            </w:del>
          </m:r>
          <m:func>
            <m:funcPr>
              <m:ctrlPr>
                <w:del w:id="590" w:author="Krisztián Károlyi" w:date="2024-03-27T17:26:00Z">
                  <w:rPr>
                    <w:rFonts w:ascii="Cambria Math" w:hAnsi="Cambria Math"/>
                  </w:rPr>
                </w:del>
              </m:ctrlPr>
            </m:funcPr>
            <m:fName>
              <m:r>
                <w:del w:id="591" w:author="Krisztián Károlyi" w:date="2024-03-27T17:26:00Z">
                  <m:rPr>
                    <m:sty m:val="p"/>
                  </m:rPr>
                  <w:rPr>
                    <w:rFonts w:ascii="Cambria Math" w:hAnsi="Cambria Math"/>
                  </w:rPr>
                  <m:t>ln</m:t>
                </w:del>
              </m:r>
              <m:ctrlPr>
                <w:del w:id="592" w:author="Krisztián Károlyi" w:date="2024-03-27T17:26:00Z">
                  <w:rPr>
                    <w:rFonts w:ascii="Cambria Math" w:hAnsi="Cambria Math"/>
                    <w:i/>
                  </w:rPr>
                </w:del>
              </m:ctrlPr>
            </m:fName>
            <m:e>
              <m:d>
                <m:dPr>
                  <m:ctrlPr>
                    <w:del w:id="593" w:author="Krisztián Károlyi" w:date="2024-03-27T17:26:00Z">
                      <w:rPr>
                        <w:rFonts w:ascii="Cambria Math" w:hAnsi="Cambria Math"/>
                        <w:i/>
                      </w:rPr>
                    </w:del>
                  </m:ctrlPr>
                </m:dPr>
                <m:e>
                  <m:r>
                    <w:del w:id="594" w:author="Krisztián Károlyi" w:date="2024-03-27T17:26:00Z">
                      <w:rPr>
                        <w:rFonts w:ascii="Cambria Math" w:hAnsi="Cambria Math"/>
                      </w:rPr>
                      <m:t>x</m:t>
                    </w:del>
                  </m:r>
                </m:e>
              </m:d>
            </m:e>
          </m:func>
        </m:oMath>
      </m:oMathPara>
    </w:p>
    <w:p w14:paraId="1CFDC25A" w14:textId="25BDC59D" w:rsidR="007C0A99" w:rsidRPr="00945A48" w:rsidDel="007E6EBD" w:rsidRDefault="00620278" w:rsidP="007E6EBD">
      <w:pPr>
        <w:jc w:val="both"/>
        <w:rPr>
          <w:del w:id="595" w:author="Krisztián Károlyi" w:date="2024-03-27T17:26:00Z"/>
          <w:rFonts w:ascii="Cambria Math" w:hAnsi="Cambria Math"/>
          <w:i/>
          <w:sz w:val="22"/>
          <w:szCs w:val="22"/>
        </w:rPr>
        <w:pPrChange w:id="596" w:author="Krisztián Károlyi" w:date="2024-03-27T17:26:00Z">
          <w:pPr>
            <w:jc w:val="both"/>
          </w:pPr>
        </w:pPrChange>
      </w:pPr>
      <w:del w:id="597" w:author="Krisztián Károlyi" w:date="2024-03-27T17:26:00Z">
        <w:r w:rsidRPr="00945A48" w:rsidDel="007E6EBD">
          <w:rPr>
            <w:rFonts w:eastAsiaTheme="majorEastAsia" w:cstheme="majorBidi"/>
            <w:bCs/>
          </w:rPr>
          <w:delText>Ilyenkor a becsült értékeket a végén visszaalakítjuk az exponenciális függvény segítségével.</w:delText>
        </w:r>
        <w:r w:rsidR="007C0A99" w:rsidRPr="00945A48" w:rsidDel="007E6EBD">
          <w:rPr>
            <w:rFonts w:eastAsiaTheme="majorEastAsia" w:cstheme="majorBidi"/>
            <w:bCs/>
          </w:rPr>
          <w:delText xml:space="preserve"> </w:delText>
        </w:r>
      </w:del>
    </w:p>
    <w:p w14:paraId="48B09136" w14:textId="09CB21A1" w:rsidR="007C0A99" w:rsidRPr="00945A48" w:rsidRDefault="003B1CD1" w:rsidP="007E6EBD">
      <w:pPr>
        <w:jc w:val="both"/>
        <w:pPrChange w:id="598" w:author="Krisztián Károlyi" w:date="2024-03-27T17:26:00Z">
          <w:pPr>
            <w:jc w:val="center"/>
          </w:pPr>
        </w:pPrChange>
      </w:pPr>
      <m:oMath>
        <m:r>
          <w:del w:id="599" w:author="Krisztián Károlyi" w:date="2024-03-27T17:26:00Z">
            <w:rPr>
              <w:rFonts w:ascii="Cambria Math" w:hAnsi="Cambria Math"/>
            </w:rPr>
            <m:t xml:space="preserve">x= </m:t>
          </w:del>
        </m:r>
        <m:r>
          <w:del w:id="600" w:author="Krisztián Károlyi" w:date="2024-03-27T17:26:00Z">
            <m:rPr>
              <m:sty m:val="p"/>
            </m:rPr>
            <w:rPr>
              <w:rFonts w:ascii="Cambria Math" w:hAnsi="Cambria Math"/>
            </w:rPr>
            <m:t>exp⁡</m:t>
          </w:del>
        </m:r>
        <m:r>
          <w:del w:id="601" w:author="Krisztián Károlyi" w:date="2024-03-27T17:26:00Z">
            <w:rPr>
              <w:rFonts w:ascii="Cambria Math" w:hAnsi="Cambria Math"/>
            </w:rPr>
            <m:t>(x')</m:t>
          </w:del>
        </m:r>
      </m:oMath>
      <w:del w:id="602" w:author="Krisztián Károlyi" w:date="2024-03-27T17:26:00Z">
        <w:r w:rsidR="008E1B23" w:rsidRPr="00945A48" w:rsidDel="007E6EBD">
          <w:delText xml:space="preserve"> </w:delText>
        </w:r>
      </w:del>
    </w:p>
    <w:p w14:paraId="7F83FB1E" w14:textId="499884E3" w:rsidR="002522F0" w:rsidRPr="00945A48" w:rsidRDefault="003175D5" w:rsidP="003C6855">
      <w:r w:rsidRPr="00945A48">
        <w:lastRenderedPageBreak/>
        <w:t xml:space="preserve">A legjobb modell kiválasztása során </w:t>
      </w:r>
      <w:r w:rsidR="00E532A7" w:rsidRPr="00945A48">
        <w:t>kipróbáltam mindegyik skálázást, és a standardizálás mutatkozott a legjobbnak</w:t>
      </w:r>
      <w:r w:rsidR="004E1F7A" w:rsidRPr="00945A48">
        <w:t xml:space="preserve"> a tesztadatokon való teljesítményt tekintve.</w:t>
      </w:r>
    </w:p>
    <w:p w14:paraId="5802E2A0" w14:textId="35CB0029" w:rsidR="00981832" w:rsidRPr="00945A48" w:rsidRDefault="002522F0">
      <w:r w:rsidRPr="00945A48">
        <w:br w:type="page"/>
      </w:r>
    </w:p>
    <w:p w14:paraId="10DCDCF3" w14:textId="19792811" w:rsidR="004F4599" w:rsidRPr="00945A48" w:rsidRDefault="008F7C64" w:rsidP="00051F23">
      <w:pPr>
        <w:pStyle w:val="Heading2"/>
      </w:pPr>
      <w:bookmarkStart w:id="603" w:name="_Toc162458097"/>
      <w:r w:rsidRPr="00945A48">
        <w:lastRenderedPageBreak/>
        <w:t>5.</w:t>
      </w:r>
      <w:r w:rsidR="004E0EF5" w:rsidRPr="00945A48">
        <w:t>7</w:t>
      </w:r>
      <w:r w:rsidR="006F00BF" w:rsidRPr="00945A48">
        <w:t xml:space="preserve"> </w:t>
      </w:r>
      <w:r w:rsidR="00C5491E" w:rsidRPr="00945A48">
        <w:t>A</w:t>
      </w:r>
      <w:r w:rsidR="00EB4423" w:rsidRPr="00945A48">
        <w:t xml:space="preserve">z MLP modellek </w:t>
      </w:r>
      <w:r w:rsidR="0005225C" w:rsidRPr="00945A48">
        <w:t>implementációja</w:t>
      </w:r>
      <w:bookmarkEnd w:id="603"/>
      <w:r w:rsidR="00CA40B6" w:rsidRPr="00945A48">
        <w:t xml:space="preserve"> </w:t>
      </w:r>
      <w:bookmarkEnd w:id="580"/>
    </w:p>
    <w:p w14:paraId="0D75D815" w14:textId="7808AC2A" w:rsidR="00310110" w:rsidRPr="00945A48" w:rsidRDefault="00DF4053" w:rsidP="00BD4D69">
      <w:pPr>
        <w:jc w:val="both"/>
      </w:pPr>
      <w:r w:rsidRPr="00945A48">
        <w:t>A</w:t>
      </w:r>
      <w:r w:rsidR="00A80B98" w:rsidRPr="00945A48">
        <w:t xml:space="preserve">z </w:t>
      </w:r>
      <w:r w:rsidR="00D46F23" w:rsidRPr="00945A48">
        <w:t>MLP számos kutatásban jól teljesített, a</w:t>
      </w:r>
      <w:r w:rsidR="00664367" w:rsidRPr="00945A48">
        <w:t xml:space="preserve"> </w:t>
      </w:r>
      <w:r w:rsidRPr="00945A48">
        <w:t>nehézséget a megfelelő hálószerkezet és egyéb paramétereinek megtalálása</w:t>
      </w:r>
      <w:r w:rsidR="008F656E" w:rsidRPr="00945A48">
        <w:t xml:space="preserve"> jelenti.</w:t>
      </w:r>
      <w:r w:rsidR="00953566" w:rsidRPr="00945A48">
        <w:t xml:space="preserve"> Ezt igyekeztem </w:t>
      </w:r>
      <w:r w:rsidR="00A504A8" w:rsidRPr="00945A48">
        <w:t xml:space="preserve">megkönnyíteni azzal, hogy a webalkalmazásomban egy külön </w:t>
      </w:r>
      <w:r w:rsidR="00AF445F" w:rsidRPr="00945A48">
        <w:t>felületet</w:t>
      </w:r>
      <w:r w:rsidR="00A504A8" w:rsidRPr="00945A48">
        <w:t xml:space="preserve"> biztosítok az MLP modellek készítésére és teljesítményük szemléltetésére</w:t>
      </w:r>
      <w:r w:rsidR="000C64D2" w:rsidRPr="00945A48">
        <w:t>.</w:t>
      </w:r>
      <w:r w:rsidR="00514EEF" w:rsidRPr="00945A48">
        <w:t xml:space="preserve"> </w:t>
      </w:r>
      <w:r w:rsidR="00AC5597" w:rsidRPr="00945A48">
        <w:t xml:space="preserve"> A modellek szoftveres megvalósítására a</w:t>
      </w:r>
      <w:r w:rsidR="000A3B06" w:rsidRPr="00945A48">
        <w:t xml:space="preserve"> Python</w:t>
      </w:r>
      <w:r w:rsidR="00C07D7E" w:rsidRPr="00945A48">
        <w:t xml:space="preserve"> </w:t>
      </w:r>
      <w:r w:rsidR="007B542B" w:rsidRPr="00945A48">
        <w:t>kiegészít</w:t>
      </w:r>
      <w:r w:rsidR="009D6782" w:rsidRPr="00945A48">
        <w:t xml:space="preserve">ő </w:t>
      </w:r>
      <w:r w:rsidR="004D76E3" w:rsidRPr="00945A48">
        <w:t>csomagok</w:t>
      </w:r>
      <w:r w:rsidR="00C07D7E" w:rsidRPr="00945A48">
        <w:t xml:space="preserve"> között ingyenesen </w:t>
      </w:r>
      <w:r w:rsidR="008A53F5" w:rsidRPr="00945A48">
        <w:t>telepíthető</w:t>
      </w:r>
      <w:r w:rsidR="00C07D7E" w:rsidRPr="00945A48">
        <w:t xml:space="preserve"> </w:t>
      </w:r>
      <w:proofErr w:type="spellStart"/>
      <w:proofErr w:type="gramStart"/>
      <w:r w:rsidR="005C0D43" w:rsidRPr="00945A48">
        <w:t>sklearn.neural</w:t>
      </w:r>
      <w:proofErr w:type="gramEnd"/>
      <w:r w:rsidR="005C0D43" w:rsidRPr="00945A48">
        <w:t>_network.MLPRegressor</w:t>
      </w:r>
      <w:proofErr w:type="spellEnd"/>
      <w:r w:rsidR="005C0D43" w:rsidRPr="00945A48">
        <w:t xml:space="preserve"> osztályt használtam.</w:t>
      </w:r>
      <w:r w:rsidR="006A541F" w:rsidRPr="00945A48">
        <w:t xml:space="preserve"> A modell felépítéséhez minden szükséges paramétert meg lehet adni az űrlapon.</w:t>
      </w:r>
      <w:r w:rsidR="00ED0E63" w:rsidRPr="00945A48">
        <w:br/>
        <w:t>Mindhárom megye esetében</w:t>
      </w:r>
      <w:r w:rsidR="00F0548E" w:rsidRPr="00945A48">
        <w:t xml:space="preserve"> sok próbálgatás után</w:t>
      </w:r>
      <w:r w:rsidR="00ED0E63" w:rsidRPr="00945A48">
        <w:t xml:space="preserve"> 3</w:t>
      </w:r>
      <w:r w:rsidR="00F2501D" w:rsidRPr="00945A48">
        <w:t xml:space="preserve"> db</w:t>
      </w:r>
      <w:r w:rsidR="00ED0E63" w:rsidRPr="00945A48">
        <w:t xml:space="preserve">, 12 neuronból álló rejtett réteget használtam, amelyek </w:t>
      </w:r>
      <w:proofErr w:type="spellStart"/>
      <w:r w:rsidR="00ED0E63" w:rsidRPr="00945A48">
        <w:t>ReLU</w:t>
      </w:r>
      <w:proofErr w:type="spellEnd"/>
      <w:r w:rsidR="00ED0E63" w:rsidRPr="00945A48">
        <w:t xml:space="preserve"> aktivációs</w:t>
      </w:r>
      <w:r w:rsidR="00202E8B" w:rsidRPr="00945A48">
        <w:t xml:space="preserve"> függvényt használtak</w:t>
      </w:r>
      <w:r w:rsidR="00ED0E63" w:rsidRPr="00945A48">
        <w:t xml:space="preserve">. </w:t>
      </w:r>
      <w:r w:rsidR="00EA1981" w:rsidRPr="00945A48">
        <w:br/>
      </w:r>
      <w:r w:rsidR="00ED0E63" w:rsidRPr="00945A48">
        <w:t xml:space="preserve">Mivel a tanítás során úgy jártam el, hogy 3 bemeneti adatból következik </w:t>
      </w:r>
      <w:r w:rsidR="008C1CA0" w:rsidRPr="00945A48">
        <w:t xml:space="preserve">egy kimenet, </w:t>
      </w:r>
      <w:r w:rsidR="00ED0E63" w:rsidRPr="00945A48">
        <w:t xml:space="preserve">ezért a bemeneti rétegnek </w:t>
      </w:r>
      <w:r w:rsidR="00310110" w:rsidRPr="00945A48">
        <w:t xml:space="preserve">mindig </w:t>
      </w:r>
      <w:r w:rsidR="00ED0E63" w:rsidRPr="00945A48">
        <w:t xml:space="preserve">3 neuronja van. </w:t>
      </w:r>
      <w:r w:rsidR="00E65949" w:rsidRPr="00945A48">
        <w:t xml:space="preserve"> </w:t>
      </w:r>
      <w:r w:rsidR="00252FD4" w:rsidRPr="00945A48">
        <w:t xml:space="preserve">Az optimalizálási ciklus </w:t>
      </w:r>
      <w:r w:rsidR="00212EA5" w:rsidRPr="00945A48">
        <w:t>maximális lépésszáma</w:t>
      </w:r>
      <w:r w:rsidR="00252FD4" w:rsidRPr="00945A48">
        <w:t xml:space="preserve"> mindhárom idősor esetében </w:t>
      </w:r>
      <w:r w:rsidR="00F10C8A" w:rsidRPr="00945A48">
        <w:t>2</w:t>
      </w:r>
      <w:r w:rsidR="00252FD4" w:rsidRPr="00945A48">
        <w:t>000 lépés volt</w:t>
      </w:r>
      <w:r w:rsidR="00487D44" w:rsidRPr="00945A48">
        <w:t>,</w:t>
      </w:r>
      <w:r w:rsidR="006016AA" w:rsidRPr="00945A48">
        <w:t xml:space="preserve"> </w:t>
      </w:r>
      <w:r w:rsidR="002908CC" w:rsidRPr="00945A48">
        <w:t>A következő ábrán szemléltetem a neuronháló</w:t>
      </w:r>
      <w:r w:rsidR="00225E8F" w:rsidRPr="00945A48">
        <w:t>k</w:t>
      </w:r>
      <w:r w:rsidR="002908CC" w:rsidRPr="00945A48">
        <w:t xml:space="preserve"> szerkezetét.</w:t>
      </w:r>
      <w:r w:rsidR="00DC14CC" w:rsidRPr="00945A48">
        <w:t xml:space="preserve"> </w:t>
      </w:r>
    </w:p>
    <w:p w14:paraId="04956E41" w14:textId="7D6E34E9" w:rsidR="00C456F5" w:rsidRPr="00945A48" w:rsidRDefault="004B5AB1" w:rsidP="00D63FB7">
      <w:pPr>
        <w:jc w:val="center"/>
      </w:pPr>
      <w:r w:rsidRPr="00945A48">
        <w:rPr>
          <w:noProof/>
        </w:rPr>
        <w:drawing>
          <wp:inline distT="0" distB="0" distL="0" distR="0" wp14:anchorId="4AF2F745" wp14:editId="5D0524D1">
            <wp:extent cx="5746750" cy="2363282"/>
            <wp:effectExtent l="19050" t="19050" r="25400" b="1841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Picture 1"/>
                    <pic:cNvPicPr/>
                  </pic:nvPicPr>
                  <pic:blipFill rotWithShape="1">
                    <a:blip r:embed="rId24">
                      <a:extLst>
                        <a:ext uri="{28A0092B-C50C-407E-A947-70E740481C1C}">
                          <a14:useLocalDpi xmlns:a14="http://schemas.microsoft.com/office/drawing/2010/main" val="0"/>
                        </a:ext>
                      </a:extLst>
                    </a:blip>
                    <a:srcRect l="1110" t="2386" r="986" b="1371"/>
                    <a:stretch/>
                  </pic:blipFill>
                  <pic:spPr bwMode="auto">
                    <a:xfrm>
                      <a:off x="0" y="0"/>
                      <a:ext cx="5805622" cy="2387493"/>
                    </a:xfrm>
                    <a:prstGeom prst="rect">
                      <a:avLst/>
                    </a:prstGeom>
                    <a:ln w="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6A77CF" w14:textId="557EE4C5" w:rsidR="00C32C7E" w:rsidRPr="00945A48" w:rsidRDefault="007018B9" w:rsidP="00C32C7E">
      <w:pPr>
        <w:pStyle w:val="Caption"/>
        <w:jc w:val="center"/>
        <w:rPr>
          <w:color w:val="auto"/>
        </w:rPr>
      </w:pPr>
      <w:r w:rsidRPr="00945A48">
        <w:rPr>
          <w:b/>
          <w:bCs/>
          <w:color w:val="auto"/>
        </w:rPr>
        <w:t>XY. ábra</w:t>
      </w:r>
      <w:r w:rsidRPr="00945A48">
        <w:rPr>
          <w:color w:val="auto"/>
        </w:rPr>
        <w:t xml:space="preserve">: </w:t>
      </w:r>
      <w:r w:rsidR="00C456F5" w:rsidRPr="00945A48">
        <w:rPr>
          <w:color w:val="auto"/>
        </w:rPr>
        <w:t>Az előrejelzésekhez használt MLP hálók szerkezete.</w:t>
      </w:r>
      <w:bookmarkStart w:id="604" w:name="_Toc159784284"/>
    </w:p>
    <w:p w14:paraId="79D152DD" w14:textId="789E2DAB" w:rsidR="008A2F63" w:rsidRPr="00945A48" w:rsidRDefault="008A2F63" w:rsidP="008A2F63">
      <w:pPr>
        <w:jc w:val="both"/>
      </w:pPr>
      <w:r w:rsidRPr="00945A48">
        <w:t>A kutatásom során az MLP és LSTM modelleknél összehasonlítottam, hogy az egyes idősorok esetében melyik optimalizációs algoritmus, illetve milyen transzformáció (standardizálás, min-</w:t>
      </w:r>
      <w:proofErr w:type="spellStart"/>
      <w:r w:rsidRPr="00945A48">
        <w:t>max</w:t>
      </w:r>
      <w:proofErr w:type="spellEnd"/>
      <w:r w:rsidRPr="00945A48">
        <w:t xml:space="preserve"> normalizáció, robosztus skálázás, </w:t>
      </w:r>
      <w:proofErr w:type="spellStart"/>
      <w:r w:rsidRPr="00945A48">
        <w:t>logaritmizálás</w:t>
      </w:r>
      <w:proofErr w:type="spellEnd"/>
      <w:r w:rsidRPr="00945A48">
        <w:t xml:space="preserve">, vagy egyik sem) használata mellett (ADAM/LBFGS) illeszkedett, illetve általánosított a legjobban a modell. Az összehasonlítás megyénkként kilencféle modellt jelentett. Az MLP esetében lehetőség van egy súlyozási kezdőérték megadására, amely a modell eredményének reprodukálhatóságát biztosítja. Mivel állandó paramétek mellett, eltérő kezdőérték esetén máshogy konvergál a modell, ezért a </w:t>
      </w:r>
      <w:proofErr w:type="spellStart"/>
      <w:r w:rsidRPr="00945A48">
        <w:t>webalkalamzásomban</w:t>
      </w:r>
      <w:proofErr w:type="spellEnd"/>
      <w:r w:rsidRPr="00945A48">
        <w:t xml:space="preserve"> lehetőséget biztosítok két megadott érték között, a legkisebb MSE értékkel rendelkező (a legjobban általánosító modell) kezdőértékének megtalálására. </w:t>
      </w:r>
      <w:r w:rsidRPr="00945A48">
        <w:lastRenderedPageBreak/>
        <w:t>Ugyanakkor egy cél MSE értéket is be lehet állítani, vagyis</w:t>
      </w:r>
      <w:r w:rsidR="00BC305B" w:rsidRPr="00945A48">
        <w:t xml:space="preserve">, </w:t>
      </w:r>
      <w:r w:rsidRPr="00945A48">
        <w:t xml:space="preserve">ha a modell a teszthalmazra elég kicsi hibával jelzett előre, akkor </w:t>
      </w:r>
      <w:r w:rsidR="005231FA" w:rsidRPr="00945A48">
        <w:t>a keresés véget</w:t>
      </w:r>
      <w:r w:rsidR="0074069D" w:rsidRPr="00945A48">
        <w:t xml:space="preserve"> </w:t>
      </w:r>
      <w:r w:rsidR="005231FA" w:rsidRPr="00945A48">
        <w:t>é</w:t>
      </w:r>
      <w:r w:rsidR="0074069D" w:rsidRPr="00945A48">
        <w:t>r.</w:t>
      </w:r>
      <w:r w:rsidR="004E63CA" w:rsidRPr="00945A48">
        <w:t xml:space="preserve"> A folyamat időigényes lehet,</w:t>
      </w:r>
      <w:r w:rsidR="0074069D" w:rsidRPr="00945A48">
        <w:t xml:space="preserve"> </w:t>
      </w:r>
      <w:r w:rsidRPr="00945A48">
        <w:t xml:space="preserve">mivel minden egyes kezdőértékkel lefuttatja a modell tanítását és tesztelését. </w:t>
      </w:r>
      <w:r w:rsidRPr="00945A48">
        <w:br/>
        <w:t>A következő táblázatban láthatóak a legjobb kombinációk az egyes megyékre.</w:t>
      </w:r>
    </w:p>
    <w:p w14:paraId="7928467C" w14:textId="7BD24FCD" w:rsidR="008D564E" w:rsidRPr="00E626E6" w:rsidRDefault="008D564E" w:rsidP="008D564E">
      <w:pPr>
        <w:pStyle w:val="Caption"/>
        <w:keepNext/>
        <w:jc w:val="center"/>
        <w:rPr>
          <w:color w:val="auto"/>
        </w:rPr>
      </w:pPr>
      <w:r w:rsidRPr="00E626E6">
        <w:rPr>
          <w:b/>
          <w:bCs/>
          <w:color w:val="auto"/>
        </w:rPr>
        <w:t xml:space="preserve">XY. táblázat: </w:t>
      </w:r>
      <w:r w:rsidR="006B345C" w:rsidRPr="00E626E6">
        <w:rPr>
          <w:color w:val="auto"/>
        </w:rPr>
        <w:t>A legjobban általánosító MLP modellek.</w:t>
      </w:r>
    </w:p>
    <w:tbl>
      <w:tblPr>
        <w:tblW w:w="8931" w:type="dxa"/>
        <w:jc w:val="center"/>
        <w:tblLook w:val="04A0" w:firstRow="1" w:lastRow="0" w:firstColumn="1" w:lastColumn="0" w:noHBand="0" w:noVBand="1"/>
      </w:tblPr>
      <w:tblGrid>
        <w:gridCol w:w="1310"/>
        <w:gridCol w:w="836"/>
        <w:gridCol w:w="1030"/>
        <w:gridCol w:w="883"/>
        <w:gridCol w:w="1700"/>
        <w:gridCol w:w="1389"/>
        <w:gridCol w:w="1783"/>
      </w:tblGrid>
      <w:tr w:rsidR="008A2F63" w:rsidRPr="00945A48" w14:paraId="23C7C76E" w14:textId="77777777" w:rsidTr="008823BE">
        <w:trPr>
          <w:trHeight w:val="705"/>
          <w:jc w:val="center"/>
        </w:trPr>
        <w:tc>
          <w:tcPr>
            <w:tcW w:w="1310" w:type="dxa"/>
            <w:tcBorders>
              <w:top w:val="single" w:sz="4" w:space="0" w:color="auto"/>
              <w:left w:val="single" w:sz="4" w:space="0" w:color="auto"/>
              <w:bottom w:val="nil"/>
              <w:right w:val="single" w:sz="4" w:space="0" w:color="auto"/>
            </w:tcBorders>
            <w:shd w:val="clear" w:color="auto" w:fill="0070C0"/>
            <w:vAlign w:val="center"/>
            <w:hideMark/>
          </w:tcPr>
          <w:p w14:paraId="4D6731AE" w14:textId="77777777" w:rsidR="008A2F63" w:rsidRPr="00945A48" w:rsidRDefault="008A2F63" w:rsidP="00804FEC">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Megye</w:t>
            </w:r>
          </w:p>
        </w:tc>
        <w:tc>
          <w:tcPr>
            <w:tcW w:w="836" w:type="dxa"/>
            <w:tcBorders>
              <w:top w:val="single" w:sz="4" w:space="0" w:color="auto"/>
              <w:left w:val="nil"/>
              <w:bottom w:val="nil"/>
              <w:right w:val="single" w:sz="4" w:space="0" w:color="auto"/>
            </w:tcBorders>
            <w:shd w:val="clear" w:color="auto" w:fill="0070C0"/>
            <w:vAlign w:val="center"/>
            <w:hideMark/>
          </w:tcPr>
          <w:p w14:paraId="0AE9BC14" w14:textId="77777777" w:rsidR="008A2F63" w:rsidRPr="00945A48" w:rsidRDefault="008A2F63" w:rsidP="00804FEC">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MSE</w:t>
            </w:r>
          </w:p>
        </w:tc>
        <w:tc>
          <w:tcPr>
            <w:tcW w:w="1030" w:type="dxa"/>
            <w:tcBorders>
              <w:top w:val="single" w:sz="4" w:space="0" w:color="auto"/>
              <w:left w:val="nil"/>
              <w:bottom w:val="nil"/>
              <w:right w:val="single" w:sz="4" w:space="0" w:color="auto"/>
            </w:tcBorders>
            <w:shd w:val="clear" w:color="auto" w:fill="0070C0"/>
            <w:vAlign w:val="center"/>
            <w:hideMark/>
          </w:tcPr>
          <w:p w14:paraId="43E0F2E7" w14:textId="77777777" w:rsidR="008A2F63" w:rsidRPr="00945A48" w:rsidRDefault="008A2F63" w:rsidP="00804FEC">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RRMSE</w:t>
            </w:r>
          </w:p>
        </w:tc>
        <w:tc>
          <w:tcPr>
            <w:tcW w:w="883" w:type="dxa"/>
            <w:tcBorders>
              <w:top w:val="single" w:sz="4" w:space="0" w:color="auto"/>
              <w:left w:val="nil"/>
              <w:bottom w:val="nil"/>
              <w:right w:val="single" w:sz="4" w:space="0" w:color="auto"/>
            </w:tcBorders>
            <w:shd w:val="clear" w:color="auto" w:fill="0070C0"/>
            <w:vAlign w:val="center"/>
            <w:hideMark/>
          </w:tcPr>
          <w:p w14:paraId="27D36521" w14:textId="77777777" w:rsidR="008A2F63" w:rsidRPr="00945A48" w:rsidRDefault="008A2F63" w:rsidP="00804FEC">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MAPE</w:t>
            </w:r>
          </w:p>
        </w:tc>
        <w:tc>
          <w:tcPr>
            <w:tcW w:w="1700" w:type="dxa"/>
            <w:tcBorders>
              <w:top w:val="single" w:sz="4" w:space="0" w:color="auto"/>
              <w:left w:val="nil"/>
              <w:bottom w:val="nil"/>
              <w:right w:val="single" w:sz="4" w:space="0" w:color="auto"/>
            </w:tcBorders>
            <w:shd w:val="clear" w:color="auto" w:fill="0070C0"/>
            <w:vAlign w:val="center"/>
            <w:hideMark/>
          </w:tcPr>
          <w:p w14:paraId="73DB7B53" w14:textId="7ADA0C1E" w:rsidR="008A2F63" w:rsidRPr="00945A48" w:rsidRDefault="006E3F76" w:rsidP="00804FEC">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optimalizációs</w:t>
            </w:r>
            <w:r w:rsidR="008A2F63" w:rsidRPr="00945A48">
              <w:rPr>
                <w:rFonts w:asciiTheme="majorHAnsi" w:hAnsiTheme="majorHAnsi" w:cstheme="majorHAnsi"/>
                <w:color w:val="FFFFFF" w:themeColor="background1"/>
                <w:sz w:val="22"/>
                <w:szCs w:val="22"/>
              </w:rPr>
              <w:t xml:space="preserve"> algoritmus</w:t>
            </w:r>
          </w:p>
        </w:tc>
        <w:tc>
          <w:tcPr>
            <w:tcW w:w="1389" w:type="dxa"/>
            <w:tcBorders>
              <w:top w:val="single" w:sz="4" w:space="0" w:color="auto"/>
              <w:left w:val="nil"/>
              <w:bottom w:val="nil"/>
              <w:right w:val="single" w:sz="4" w:space="0" w:color="auto"/>
            </w:tcBorders>
            <w:shd w:val="clear" w:color="auto" w:fill="0070C0"/>
            <w:vAlign w:val="center"/>
            <w:hideMark/>
          </w:tcPr>
          <w:p w14:paraId="46172546" w14:textId="7864E08A" w:rsidR="008A2F63" w:rsidRPr="00945A48" w:rsidRDefault="009B6EC6" w:rsidP="00804FEC">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Kezdőérték</w:t>
            </w:r>
          </w:p>
        </w:tc>
        <w:tc>
          <w:tcPr>
            <w:tcW w:w="1783" w:type="dxa"/>
            <w:tcBorders>
              <w:top w:val="single" w:sz="4" w:space="0" w:color="auto"/>
              <w:left w:val="nil"/>
              <w:bottom w:val="nil"/>
              <w:right w:val="single" w:sz="4" w:space="0" w:color="auto"/>
            </w:tcBorders>
            <w:shd w:val="clear" w:color="auto" w:fill="0070C0"/>
            <w:vAlign w:val="center"/>
            <w:hideMark/>
          </w:tcPr>
          <w:p w14:paraId="00FDCDAB" w14:textId="77777777" w:rsidR="008A2F63" w:rsidRPr="00945A48" w:rsidRDefault="008A2F63" w:rsidP="00804FEC">
            <w:pPr>
              <w:spacing w:after="0" w:line="240" w:lineRule="auto"/>
              <w:jc w:val="center"/>
              <w:rPr>
                <w:rFonts w:asciiTheme="majorHAnsi" w:hAnsiTheme="majorHAnsi" w:cstheme="majorHAnsi"/>
                <w:color w:val="FFFFFF" w:themeColor="background1"/>
                <w:sz w:val="22"/>
                <w:szCs w:val="22"/>
              </w:rPr>
            </w:pPr>
            <w:r w:rsidRPr="00945A48">
              <w:rPr>
                <w:rFonts w:asciiTheme="majorHAnsi" w:hAnsiTheme="majorHAnsi" w:cstheme="majorHAnsi"/>
                <w:color w:val="FFFFFF" w:themeColor="background1"/>
                <w:sz w:val="22"/>
                <w:szCs w:val="22"/>
              </w:rPr>
              <w:t>normalizálás</w:t>
            </w:r>
          </w:p>
        </w:tc>
      </w:tr>
      <w:tr w:rsidR="008A2F63" w:rsidRPr="00945A48" w14:paraId="4338AEDA" w14:textId="77777777" w:rsidTr="008823BE">
        <w:trPr>
          <w:trHeight w:hRule="exact" w:val="340"/>
          <w:jc w:val="center"/>
        </w:trPr>
        <w:tc>
          <w:tcPr>
            <w:tcW w:w="1310" w:type="dxa"/>
            <w:tcBorders>
              <w:top w:val="single" w:sz="8" w:space="0" w:color="auto"/>
              <w:left w:val="single" w:sz="4" w:space="0" w:color="auto"/>
              <w:bottom w:val="nil"/>
              <w:right w:val="nil"/>
            </w:tcBorders>
            <w:shd w:val="clear" w:color="auto" w:fill="F2F2F2" w:themeFill="background1" w:themeFillShade="F2"/>
            <w:vAlign w:val="center"/>
            <w:hideMark/>
          </w:tcPr>
          <w:p w14:paraId="423A842E"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Hargita</w:t>
            </w:r>
          </w:p>
        </w:tc>
        <w:tc>
          <w:tcPr>
            <w:tcW w:w="836" w:type="dxa"/>
            <w:tcBorders>
              <w:top w:val="single" w:sz="8" w:space="0" w:color="auto"/>
              <w:left w:val="nil"/>
              <w:bottom w:val="nil"/>
              <w:right w:val="nil"/>
            </w:tcBorders>
            <w:shd w:val="clear" w:color="auto" w:fill="F2F2F2" w:themeFill="background1" w:themeFillShade="F2"/>
            <w:vAlign w:val="center"/>
            <w:hideMark/>
          </w:tcPr>
          <w:p w14:paraId="59EDA70C"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0.68%</w:t>
            </w:r>
          </w:p>
        </w:tc>
        <w:tc>
          <w:tcPr>
            <w:tcW w:w="1030" w:type="dxa"/>
            <w:tcBorders>
              <w:top w:val="single" w:sz="8" w:space="0" w:color="auto"/>
              <w:left w:val="nil"/>
              <w:bottom w:val="nil"/>
              <w:right w:val="nil"/>
            </w:tcBorders>
            <w:shd w:val="clear" w:color="auto" w:fill="F2F2F2" w:themeFill="background1" w:themeFillShade="F2"/>
            <w:vAlign w:val="center"/>
            <w:hideMark/>
          </w:tcPr>
          <w:p w14:paraId="0D2E60B6"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2.02%</w:t>
            </w:r>
          </w:p>
        </w:tc>
        <w:tc>
          <w:tcPr>
            <w:tcW w:w="883" w:type="dxa"/>
            <w:tcBorders>
              <w:top w:val="single" w:sz="8" w:space="0" w:color="auto"/>
              <w:left w:val="nil"/>
              <w:bottom w:val="nil"/>
              <w:right w:val="nil"/>
            </w:tcBorders>
            <w:shd w:val="clear" w:color="auto" w:fill="F2F2F2" w:themeFill="background1" w:themeFillShade="F2"/>
            <w:vAlign w:val="center"/>
            <w:hideMark/>
          </w:tcPr>
          <w:p w14:paraId="4740E86E"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1.74%</w:t>
            </w:r>
          </w:p>
        </w:tc>
        <w:tc>
          <w:tcPr>
            <w:tcW w:w="1700" w:type="dxa"/>
            <w:tcBorders>
              <w:top w:val="single" w:sz="8" w:space="0" w:color="auto"/>
              <w:left w:val="nil"/>
              <w:bottom w:val="nil"/>
              <w:right w:val="nil"/>
            </w:tcBorders>
            <w:shd w:val="clear" w:color="auto" w:fill="F2F2F2" w:themeFill="background1" w:themeFillShade="F2"/>
            <w:noWrap/>
            <w:vAlign w:val="center"/>
            <w:hideMark/>
          </w:tcPr>
          <w:p w14:paraId="20219449"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ADAM</w:t>
            </w:r>
          </w:p>
        </w:tc>
        <w:tc>
          <w:tcPr>
            <w:tcW w:w="1389" w:type="dxa"/>
            <w:tcBorders>
              <w:top w:val="single" w:sz="8" w:space="0" w:color="auto"/>
              <w:left w:val="nil"/>
              <w:bottom w:val="nil"/>
              <w:right w:val="nil"/>
            </w:tcBorders>
            <w:shd w:val="clear" w:color="auto" w:fill="F2F2F2" w:themeFill="background1" w:themeFillShade="F2"/>
            <w:noWrap/>
            <w:vAlign w:val="center"/>
            <w:hideMark/>
          </w:tcPr>
          <w:p w14:paraId="43428392"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49</w:t>
            </w:r>
          </w:p>
        </w:tc>
        <w:tc>
          <w:tcPr>
            <w:tcW w:w="1783" w:type="dxa"/>
            <w:tcBorders>
              <w:top w:val="single" w:sz="8" w:space="0" w:color="auto"/>
              <w:left w:val="nil"/>
              <w:bottom w:val="nil"/>
              <w:right w:val="single" w:sz="4" w:space="0" w:color="auto"/>
            </w:tcBorders>
            <w:shd w:val="clear" w:color="auto" w:fill="F2F2F2" w:themeFill="background1" w:themeFillShade="F2"/>
            <w:noWrap/>
            <w:vAlign w:val="center"/>
            <w:hideMark/>
          </w:tcPr>
          <w:p w14:paraId="69BE43B7"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standardizálás</w:t>
            </w:r>
          </w:p>
        </w:tc>
      </w:tr>
      <w:tr w:rsidR="008A2F63" w:rsidRPr="00945A48" w14:paraId="26353498" w14:textId="77777777" w:rsidTr="00522EA7">
        <w:trPr>
          <w:trHeight w:hRule="exact" w:val="340"/>
          <w:jc w:val="center"/>
        </w:trPr>
        <w:tc>
          <w:tcPr>
            <w:tcW w:w="1310" w:type="dxa"/>
            <w:tcBorders>
              <w:top w:val="nil"/>
              <w:left w:val="single" w:sz="4" w:space="0" w:color="auto"/>
              <w:bottom w:val="nil"/>
              <w:right w:val="nil"/>
            </w:tcBorders>
            <w:shd w:val="clear" w:color="auto" w:fill="FFFFFF" w:themeFill="background1"/>
            <w:vAlign w:val="center"/>
            <w:hideMark/>
          </w:tcPr>
          <w:p w14:paraId="7098C632"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Kovászna</w:t>
            </w:r>
          </w:p>
        </w:tc>
        <w:tc>
          <w:tcPr>
            <w:tcW w:w="836" w:type="dxa"/>
            <w:tcBorders>
              <w:top w:val="nil"/>
              <w:left w:val="nil"/>
              <w:bottom w:val="nil"/>
              <w:right w:val="nil"/>
            </w:tcBorders>
            <w:shd w:val="clear" w:color="auto" w:fill="FFFFFF" w:themeFill="background1"/>
            <w:vAlign w:val="center"/>
            <w:hideMark/>
          </w:tcPr>
          <w:p w14:paraId="2FF866AC"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3.25%</w:t>
            </w:r>
          </w:p>
        </w:tc>
        <w:tc>
          <w:tcPr>
            <w:tcW w:w="1030" w:type="dxa"/>
            <w:tcBorders>
              <w:top w:val="nil"/>
              <w:left w:val="nil"/>
              <w:bottom w:val="nil"/>
              <w:right w:val="nil"/>
            </w:tcBorders>
            <w:shd w:val="clear" w:color="auto" w:fill="FFFFFF" w:themeFill="background1"/>
            <w:vAlign w:val="center"/>
            <w:hideMark/>
          </w:tcPr>
          <w:p w14:paraId="6787ADB9"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4.42%</w:t>
            </w:r>
          </w:p>
        </w:tc>
        <w:tc>
          <w:tcPr>
            <w:tcW w:w="883" w:type="dxa"/>
            <w:tcBorders>
              <w:top w:val="nil"/>
              <w:left w:val="nil"/>
              <w:bottom w:val="nil"/>
              <w:right w:val="nil"/>
            </w:tcBorders>
            <w:shd w:val="clear" w:color="auto" w:fill="FFFFFF" w:themeFill="background1"/>
            <w:vAlign w:val="center"/>
            <w:hideMark/>
          </w:tcPr>
          <w:p w14:paraId="5B2078DC"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3.00%</w:t>
            </w:r>
          </w:p>
        </w:tc>
        <w:tc>
          <w:tcPr>
            <w:tcW w:w="1700" w:type="dxa"/>
            <w:tcBorders>
              <w:top w:val="nil"/>
              <w:left w:val="nil"/>
              <w:bottom w:val="nil"/>
              <w:right w:val="nil"/>
            </w:tcBorders>
            <w:shd w:val="clear" w:color="auto" w:fill="FFFFFF" w:themeFill="background1"/>
            <w:noWrap/>
            <w:vAlign w:val="center"/>
            <w:hideMark/>
          </w:tcPr>
          <w:p w14:paraId="07C963EC"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LBFGS</w:t>
            </w:r>
          </w:p>
        </w:tc>
        <w:tc>
          <w:tcPr>
            <w:tcW w:w="1389" w:type="dxa"/>
            <w:tcBorders>
              <w:top w:val="nil"/>
              <w:left w:val="nil"/>
              <w:bottom w:val="nil"/>
              <w:right w:val="nil"/>
            </w:tcBorders>
            <w:shd w:val="clear" w:color="auto" w:fill="FFFFFF" w:themeFill="background1"/>
            <w:noWrap/>
            <w:vAlign w:val="center"/>
            <w:hideMark/>
          </w:tcPr>
          <w:p w14:paraId="540AF999"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82</w:t>
            </w:r>
          </w:p>
        </w:tc>
        <w:tc>
          <w:tcPr>
            <w:tcW w:w="1783" w:type="dxa"/>
            <w:tcBorders>
              <w:top w:val="nil"/>
              <w:left w:val="nil"/>
              <w:bottom w:val="nil"/>
              <w:right w:val="single" w:sz="4" w:space="0" w:color="auto"/>
            </w:tcBorders>
            <w:shd w:val="clear" w:color="auto" w:fill="FFFFFF" w:themeFill="background1"/>
            <w:noWrap/>
            <w:vAlign w:val="center"/>
            <w:hideMark/>
          </w:tcPr>
          <w:p w14:paraId="44164A82"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min-</w:t>
            </w:r>
            <w:proofErr w:type="spellStart"/>
            <w:r w:rsidRPr="002C0A87">
              <w:rPr>
                <w:rFonts w:asciiTheme="majorHAnsi" w:hAnsiTheme="majorHAnsi" w:cstheme="majorHAnsi"/>
                <w:sz w:val="22"/>
                <w:szCs w:val="22"/>
              </w:rPr>
              <w:t>max</w:t>
            </w:r>
            <w:proofErr w:type="spellEnd"/>
          </w:p>
        </w:tc>
      </w:tr>
      <w:tr w:rsidR="008A2F63" w:rsidRPr="00945A48" w14:paraId="6BE81EDC" w14:textId="77777777" w:rsidTr="008823BE">
        <w:trPr>
          <w:trHeight w:hRule="exact" w:val="340"/>
          <w:jc w:val="center"/>
        </w:trPr>
        <w:tc>
          <w:tcPr>
            <w:tcW w:w="1310" w:type="dxa"/>
            <w:tcBorders>
              <w:top w:val="nil"/>
              <w:left w:val="single" w:sz="4" w:space="0" w:color="auto"/>
              <w:bottom w:val="single" w:sz="4" w:space="0" w:color="auto"/>
              <w:right w:val="nil"/>
            </w:tcBorders>
            <w:shd w:val="clear" w:color="auto" w:fill="F2F2F2" w:themeFill="background1" w:themeFillShade="F2"/>
            <w:vAlign w:val="center"/>
            <w:hideMark/>
          </w:tcPr>
          <w:p w14:paraId="622F7D1D"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Maros</w:t>
            </w:r>
          </w:p>
        </w:tc>
        <w:tc>
          <w:tcPr>
            <w:tcW w:w="836" w:type="dxa"/>
            <w:tcBorders>
              <w:top w:val="nil"/>
              <w:left w:val="nil"/>
              <w:bottom w:val="single" w:sz="4" w:space="0" w:color="auto"/>
              <w:right w:val="nil"/>
            </w:tcBorders>
            <w:shd w:val="clear" w:color="auto" w:fill="F2F2F2" w:themeFill="background1" w:themeFillShade="F2"/>
            <w:vAlign w:val="center"/>
            <w:hideMark/>
          </w:tcPr>
          <w:p w14:paraId="52DFAFD4"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0.89%</w:t>
            </w:r>
          </w:p>
        </w:tc>
        <w:tc>
          <w:tcPr>
            <w:tcW w:w="1030" w:type="dxa"/>
            <w:tcBorders>
              <w:top w:val="nil"/>
              <w:left w:val="nil"/>
              <w:bottom w:val="single" w:sz="4" w:space="0" w:color="auto"/>
              <w:right w:val="nil"/>
            </w:tcBorders>
            <w:shd w:val="clear" w:color="auto" w:fill="F2F2F2" w:themeFill="background1" w:themeFillShade="F2"/>
            <w:vAlign w:val="center"/>
            <w:hideMark/>
          </w:tcPr>
          <w:p w14:paraId="6A69403D"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3.25%</w:t>
            </w:r>
          </w:p>
        </w:tc>
        <w:tc>
          <w:tcPr>
            <w:tcW w:w="883" w:type="dxa"/>
            <w:tcBorders>
              <w:top w:val="nil"/>
              <w:left w:val="nil"/>
              <w:bottom w:val="single" w:sz="4" w:space="0" w:color="auto"/>
              <w:right w:val="nil"/>
            </w:tcBorders>
            <w:shd w:val="clear" w:color="auto" w:fill="F2F2F2" w:themeFill="background1" w:themeFillShade="F2"/>
            <w:vAlign w:val="center"/>
            <w:hideMark/>
          </w:tcPr>
          <w:p w14:paraId="62D25766"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2.70%</w:t>
            </w:r>
          </w:p>
        </w:tc>
        <w:tc>
          <w:tcPr>
            <w:tcW w:w="1700" w:type="dxa"/>
            <w:tcBorders>
              <w:top w:val="nil"/>
              <w:left w:val="nil"/>
              <w:bottom w:val="single" w:sz="4" w:space="0" w:color="auto"/>
              <w:right w:val="nil"/>
            </w:tcBorders>
            <w:shd w:val="clear" w:color="auto" w:fill="F2F2F2" w:themeFill="background1" w:themeFillShade="F2"/>
            <w:noWrap/>
            <w:vAlign w:val="center"/>
            <w:hideMark/>
          </w:tcPr>
          <w:p w14:paraId="3A6FCBD5"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ADAM</w:t>
            </w:r>
          </w:p>
        </w:tc>
        <w:tc>
          <w:tcPr>
            <w:tcW w:w="1389" w:type="dxa"/>
            <w:tcBorders>
              <w:top w:val="nil"/>
              <w:left w:val="nil"/>
              <w:bottom w:val="single" w:sz="4" w:space="0" w:color="auto"/>
              <w:right w:val="nil"/>
            </w:tcBorders>
            <w:shd w:val="clear" w:color="auto" w:fill="F2F2F2" w:themeFill="background1" w:themeFillShade="F2"/>
            <w:noWrap/>
            <w:vAlign w:val="center"/>
            <w:hideMark/>
          </w:tcPr>
          <w:p w14:paraId="6DEB73CE"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32</w:t>
            </w:r>
          </w:p>
        </w:tc>
        <w:tc>
          <w:tcPr>
            <w:tcW w:w="1783" w:type="dxa"/>
            <w:tcBorders>
              <w:top w:val="nil"/>
              <w:left w:val="nil"/>
              <w:bottom w:val="single" w:sz="4" w:space="0" w:color="auto"/>
              <w:right w:val="single" w:sz="4" w:space="0" w:color="auto"/>
            </w:tcBorders>
            <w:shd w:val="clear" w:color="auto" w:fill="F2F2F2" w:themeFill="background1" w:themeFillShade="F2"/>
            <w:noWrap/>
            <w:vAlign w:val="center"/>
            <w:hideMark/>
          </w:tcPr>
          <w:p w14:paraId="7CC6A656" w14:textId="77777777" w:rsidR="008A2F63" w:rsidRPr="002C0A87" w:rsidRDefault="008A2F63" w:rsidP="00804FEC">
            <w:pPr>
              <w:spacing w:after="0" w:line="240" w:lineRule="auto"/>
              <w:rPr>
                <w:rFonts w:asciiTheme="majorHAnsi" w:hAnsiTheme="majorHAnsi" w:cstheme="majorHAnsi"/>
                <w:sz w:val="22"/>
                <w:szCs w:val="22"/>
              </w:rPr>
            </w:pPr>
            <w:r w:rsidRPr="002C0A87">
              <w:rPr>
                <w:rFonts w:asciiTheme="majorHAnsi" w:hAnsiTheme="majorHAnsi" w:cstheme="majorHAnsi"/>
                <w:sz w:val="22"/>
                <w:szCs w:val="22"/>
              </w:rPr>
              <w:t>standardizálás</w:t>
            </w:r>
          </w:p>
        </w:tc>
      </w:tr>
    </w:tbl>
    <w:p w14:paraId="62BC9811" w14:textId="77777777" w:rsidR="00517367" w:rsidRPr="00945A48" w:rsidRDefault="00517367" w:rsidP="00517367"/>
    <w:p w14:paraId="5078CBF1" w14:textId="7A0471C3" w:rsidR="00D63FB7" w:rsidRPr="00945A48" w:rsidRDefault="00D63FB7" w:rsidP="003E2EDE">
      <w:pPr>
        <w:rPr>
          <w:rFonts w:eastAsiaTheme="majorEastAsia" w:cstheme="majorBidi"/>
          <w:b/>
          <w:sz w:val="28"/>
          <w:szCs w:val="26"/>
        </w:rPr>
      </w:pPr>
      <w:r w:rsidRPr="00945A48">
        <w:br w:type="page"/>
      </w:r>
    </w:p>
    <w:p w14:paraId="0B8CB214" w14:textId="5EB74BE5" w:rsidR="002C77F9" w:rsidRPr="00945A48" w:rsidRDefault="00C32C7E" w:rsidP="00C32C7E">
      <w:pPr>
        <w:pStyle w:val="Heading2"/>
        <w:rPr>
          <w:ins w:id="605" w:author="madaras.szilard@gmail.com" w:date="2024-03-26T13:31:00Z"/>
        </w:rPr>
      </w:pPr>
      <w:del w:id="606" w:author="Krisztián Károlyi" w:date="2024-03-27T16:39:00Z">
        <w:r w:rsidRPr="00945A48" w:rsidDel="00395793">
          <w:lastRenderedPageBreak/>
          <w:delText xml:space="preserve">5.7 </w:delText>
        </w:r>
      </w:del>
      <w:bookmarkStart w:id="607" w:name="_Toc162458098"/>
      <w:r w:rsidRPr="00945A48">
        <w:t>Az LSTM modellek implementációja</w:t>
      </w:r>
      <w:bookmarkEnd w:id="607"/>
      <w:r w:rsidRPr="00945A48">
        <w:t xml:space="preserve"> </w:t>
      </w:r>
    </w:p>
    <w:p w14:paraId="450CFF9F" w14:textId="21E9DF30" w:rsidR="00D92E9A" w:rsidRPr="00945A48" w:rsidRDefault="002C77F9" w:rsidP="002C77F9">
      <w:pPr>
        <w:rPr>
          <w:ins w:id="608" w:author="madaras.szilard@gmail.com" w:date="2024-03-26T13:33:00Z"/>
        </w:rPr>
      </w:pPr>
      <w:ins w:id="609" w:author="madaras.szilard@gmail.com" w:date="2024-03-26T13:32:00Z">
        <w:r w:rsidRPr="00945A48">
          <w:t>A LSTM modell</w:t>
        </w:r>
        <w:r w:rsidR="00D92E9A" w:rsidRPr="00945A48">
          <w:t xml:space="preserve"> esetében felétel</w:t>
        </w:r>
      </w:ins>
      <w:ins w:id="610" w:author="madaras.szilard@gmail.com" w:date="2024-03-26T13:33:00Z">
        <w:r w:rsidR="00D92E9A" w:rsidRPr="00945A48">
          <w:t xml:space="preserve"> a tanító adatok normál eloszlása. </w:t>
        </w:r>
      </w:ins>
      <w:ins w:id="611" w:author="madaras.szilard@gmail.com" w:date="2024-03-26T13:32:00Z">
        <w:r w:rsidRPr="00945A48">
          <w:t xml:space="preserve">A bemeneti adatok normál eloszlását </w:t>
        </w:r>
        <w:proofErr w:type="spellStart"/>
        <w:r w:rsidRPr="00945A48">
          <w:t>at</w:t>
        </w:r>
        <w:proofErr w:type="spellEnd"/>
        <w:r w:rsidRPr="00945A48">
          <w:t xml:space="preserve"> </w:t>
        </w:r>
        <w:proofErr w:type="spellStart"/>
        <w:r w:rsidRPr="00945A48">
          <w:t>Kolmogorov-Smirnov</w:t>
        </w:r>
        <w:proofErr w:type="spellEnd"/>
        <w:r w:rsidRPr="00945A48">
          <w:t xml:space="preserve"> </w:t>
        </w:r>
        <w:proofErr w:type="gramStart"/>
        <w:r w:rsidRPr="00945A48">
          <w:t>teszt</w:t>
        </w:r>
      </w:ins>
      <w:ins w:id="612" w:author="madaras.szilard@gmail.com" w:date="2024-03-26T13:33:00Z">
        <w:r w:rsidR="00D92E9A" w:rsidRPr="00945A48">
          <w:t>tel  (</w:t>
        </w:r>
        <w:proofErr w:type="gramEnd"/>
        <w:r w:rsidR="00D92E9A" w:rsidRPr="00945A48">
          <w:t xml:space="preserve">Lázár Ede 133 oldal </w:t>
        </w:r>
        <w:r w:rsidR="00D92E9A" w:rsidRPr="00945A48">
          <w:fldChar w:fldCharType="begin"/>
        </w:r>
        <w:r w:rsidR="00D92E9A" w:rsidRPr="00945A48">
          <w:instrText>HYPERLINK "https://risoprint.ro/ebooks/lazar_ede_bt_e-book.pdf"</w:instrText>
        </w:r>
        <w:r w:rsidR="00D92E9A" w:rsidRPr="00945A48">
          <w:fldChar w:fldCharType="separate"/>
        </w:r>
        <w:r w:rsidR="00D92E9A" w:rsidRPr="00945A48">
          <w:rPr>
            <w:rStyle w:val="Hyperlink"/>
          </w:rPr>
          <w:t>https://risoprint.ro/ebooks/lazar_ede_bt_e-book.pdf</w:t>
        </w:r>
        <w:r w:rsidR="00D92E9A" w:rsidRPr="00945A48">
          <w:fldChar w:fldCharType="end"/>
        </w:r>
        <w:r w:rsidR="00D92E9A" w:rsidRPr="00945A48">
          <w:t xml:space="preserve"> vizsgáltam. (Táblázat)</w:t>
        </w:r>
      </w:ins>
    </w:p>
    <w:p w14:paraId="27C0896A" w14:textId="29E0C4B4" w:rsidR="00D92E9A" w:rsidRPr="00945A48" w:rsidRDefault="00D92E9A" w:rsidP="002C77F9">
      <w:pPr>
        <w:rPr>
          <w:ins w:id="613" w:author="madaras.szilard@gmail.com" w:date="2024-03-26T13:32:00Z"/>
        </w:rPr>
      </w:pPr>
      <w:ins w:id="614" w:author="madaras.szilard@gmail.com" w:date="2024-03-26T13:33:00Z">
        <w:r w:rsidRPr="00945A48">
          <w:t xml:space="preserve">Táblázat </w:t>
        </w:r>
      </w:ins>
    </w:p>
    <w:p w14:paraId="4150A98C" w14:textId="23C69351" w:rsidR="00C32C7E" w:rsidRPr="00945A48" w:rsidRDefault="00D92E9A">
      <w:pPr>
        <w:pPrChange w:id="615" w:author="madaras.szilard@gmail.com" w:date="2024-03-26T13:32:00Z">
          <w:pPr>
            <w:pStyle w:val="Heading2"/>
          </w:pPr>
        </w:pPrChange>
      </w:pPr>
      <w:ins w:id="616" w:author="madaras.szilard@gmail.com" w:date="2024-03-26T13:33:00Z">
        <w:r w:rsidRPr="00945A48">
          <w:t xml:space="preserve">Mivel nem normál eloszlásúak, a normalizálást a </w:t>
        </w:r>
      </w:ins>
      <w:ins w:id="617" w:author="madaras.szilard@gmail.com" w:date="2024-03-26T13:34:00Z">
        <w:r w:rsidRPr="00945A48">
          <w:t xml:space="preserve">*** számú** képlettel </w:t>
        </w:r>
        <w:proofErr w:type="spellStart"/>
        <w:r w:rsidRPr="00945A48">
          <w:t>végztem</w:t>
        </w:r>
        <w:proofErr w:type="spellEnd"/>
        <w:r w:rsidRPr="00945A48">
          <w:t xml:space="preserve"> el.</w:t>
        </w:r>
      </w:ins>
      <w:r w:rsidR="00C32C7E" w:rsidRPr="00945A48">
        <w:br w:type="page"/>
      </w:r>
    </w:p>
    <w:p w14:paraId="1C605864" w14:textId="5A7CDE7B" w:rsidR="00BE60FB" w:rsidRPr="00945A48" w:rsidRDefault="00E33E59" w:rsidP="00F51AF9">
      <w:pPr>
        <w:pStyle w:val="Heading2"/>
      </w:pPr>
      <w:del w:id="618" w:author="Krisztián Károlyi" w:date="2024-03-27T16:49:00Z">
        <w:r w:rsidRPr="00945A48" w:rsidDel="004F2691">
          <w:lastRenderedPageBreak/>
          <w:delText xml:space="preserve">6 </w:delText>
        </w:r>
      </w:del>
      <w:bookmarkStart w:id="619" w:name="_Toc162458099"/>
      <w:r w:rsidR="00BE60FB" w:rsidRPr="00945A48">
        <w:t>Eredmények</w:t>
      </w:r>
      <w:bookmarkEnd w:id="619"/>
    </w:p>
    <w:p w14:paraId="725C6A25" w14:textId="191DDAD8" w:rsidR="00EC0FFA" w:rsidRDefault="00166C32" w:rsidP="00EC0FFA">
      <w:pPr>
        <w:jc w:val="both"/>
        <w:rPr>
          <w:ins w:id="620" w:author="Krisztián Károlyi" w:date="2024-03-27T17:35:00Z"/>
        </w:rPr>
      </w:pPr>
      <w:r w:rsidRPr="00945A48">
        <w:t>Ebben a részben összefoglalom, hogy a kiválasztott modellek hogyan teljesítettek a teszt időszakra való előrejelzés</w:t>
      </w:r>
      <w:ins w:id="621" w:author="Krisztián Károlyi" w:date="2024-03-27T17:10:00Z">
        <w:r w:rsidR="000D6F0F">
          <w:t xml:space="preserve"> során. </w:t>
        </w:r>
      </w:ins>
      <w:ins w:id="622" w:author="Krisztián Károlyi" w:date="2024-03-27T17:29:00Z">
        <w:r w:rsidR="00CF25DF">
          <w:t xml:space="preserve">Ehhez a </w:t>
        </w:r>
        <w:proofErr w:type="spellStart"/>
        <w:r w:rsidR="00CF25DF">
          <w:t>reziduumokat</w:t>
        </w:r>
      </w:ins>
      <w:proofErr w:type="spellEnd"/>
      <w:ins w:id="623" w:author="Krisztián Károlyi" w:date="2024-03-27T17:30:00Z">
        <w:r w:rsidR="00DA1E24">
          <w:t xml:space="preserve"> is</w:t>
        </w:r>
      </w:ins>
      <w:ins w:id="624" w:author="Krisztián Károlyi" w:date="2024-03-27T17:29:00Z">
        <w:r w:rsidR="00CF25DF">
          <w:t xml:space="preserve"> vizsgáltam, </w:t>
        </w:r>
      </w:ins>
      <w:ins w:id="625" w:author="Krisztián Károlyi" w:date="2024-03-27T17:30:00Z">
        <w:r w:rsidR="00F14B35">
          <w:t>ami</w:t>
        </w:r>
      </w:ins>
      <w:ins w:id="626" w:author="Krisztián Károlyi" w:date="2024-03-27T17:29:00Z">
        <w:r w:rsidR="00CF25DF">
          <w:t xml:space="preserve"> a </w:t>
        </w:r>
      </w:ins>
      <w:ins w:id="627" w:author="Krisztián Károlyi" w:date="2024-03-27T17:30:00Z">
        <w:r w:rsidR="00596617">
          <w:t>regressziós modellek becsléseinek és a valódi adatok különbs</w:t>
        </w:r>
        <w:r w:rsidR="00C314DD">
          <w:t>égét jelenti.</w:t>
        </w:r>
      </w:ins>
      <w:ins w:id="628" w:author="Krisztián Károlyi" w:date="2024-03-27T17:31:00Z">
        <w:r w:rsidR="001A04B9">
          <w:t xml:space="preserve"> </w:t>
        </w:r>
      </w:ins>
      <w:customXmlInsRangeStart w:id="629" w:author="Krisztián Károlyi" w:date="2024-03-27T17:34:00Z"/>
      <w:sdt>
        <w:sdtPr>
          <w:id w:val="-1088698817"/>
          <w:citation/>
        </w:sdtPr>
        <w:sdtContent>
          <w:customXmlInsRangeEnd w:id="629"/>
          <w:ins w:id="630" w:author="Krisztián Károlyi" w:date="2024-03-27T17:34:00Z">
            <w:r w:rsidR="00735091">
              <w:fldChar w:fldCharType="begin"/>
            </w:r>
          </w:ins>
          <w:ins w:id="631" w:author="Krisztián Károlyi" w:date="2024-03-27T17:35:00Z">
            <w:r w:rsidR="007A03C3">
              <w:rPr>
                <w:lang w:val="en-GB"/>
              </w:rPr>
              <w:instrText xml:space="preserve">CITATION Ede22 \l 2057 </w:instrText>
            </w:r>
          </w:ins>
          <w:r w:rsidR="00735091">
            <w:fldChar w:fldCharType="separate"/>
          </w:r>
          <w:r w:rsidR="00683CFD" w:rsidRPr="00683CFD">
            <w:rPr>
              <w:noProof/>
              <w:lang w:val="en-GB"/>
            </w:rPr>
            <w:t>(Lázár, 2022)</w:t>
          </w:r>
          <w:ins w:id="632" w:author="Krisztián Károlyi" w:date="2024-03-27T17:34:00Z">
            <w:r w:rsidR="00735091">
              <w:fldChar w:fldCharType="end"/>
            </w:r>
          </w:ins>
          <w:customXmlInsRangeStart w:id="633" w:author="Krisztián Károlyi" w:date="2024-03-27T17:34:00Z"/>
        </w:sdtContent>
      </w:sdt>
      <w:customXmlInsRangeEnd w:id="633"/>
    </w:p>
    <w:p w14:paraId="13D43C11" w14:textId="290BCDE9" w:rsidR="00AB4C9B" w:rsidRPr="00945A48" w:rsidRDefault="004A5742" w:rsidP="0026010A">
      <w:pPr>
        <w:jc w:val="both"/>
      </w:pPr>
      <m:oMathPara>
        <m:oMath>
          <m:sSub>
            <m:sSubPr>
              <m:ctrlPr>
                <w:ins w:id="634" w:author="Krisztián Károlyi" w:date="2024-03-27T17:34:00Z">
                  <w:rPr>
                    <w:rFonts w:ascii="Cambria Math" w:hAnsi="Cambria Math"/>
                    <w:i/>
                  </w:rPr>
                </w:ins>
              </m:ctrlPr>
            </m:sSubPr>
            <m:e>
              <m:r>
                <w:ins w:id="635" w:author="Krisztián Károlyi" w:date="2024-03-27T17:34:00Z">
                  <w:rPr>
                    <w:rFonts w:ascii="Cambria Math" w:hAnsi="Cambria Math"/>
                  </w:rPr>
                  <m:t>e</m:t>
                </w:ins>
              </m:r>
            </m:e>
            <m:sub>
              <m:r>
                <w:ins w:id="636" w:author="Krisztián Károlyi" w:date="2024-03-27T17:34:00Z">
                  <w:rPr>
                    <w:rFonts w:ascii="Cambria Math" w:hAnsi="Cambria Math"/>
                  </w:rPr>
                  <m:t>i</m:t>
                </w:ins>
              </m:r>
            </m:sub>
          </m:sSub>
          <m:r>
            <w:ins w:id="637" w:author="Krisztián Károlyi" w:date="2024-03-27T17:34:00Z">
              <w:rPr>
                <w:rFonts w:ascii="Cambria Math" w:hAnsi="Cambria Math"/>
              </w:rPr>
              <m:t>=</m:t>
            </w:ins>
          </m:r>
          <m:sSub>
            <m:sSubPr>
              <m:ctrlPr>
                <w:ins w:id="638" w:author="Krisztián Károlyi" w:date="2024-03-27T17:34:00Z">
                  <w:rPr>
                    <w:rFonts w:ascii="Cambria Math" w:hAnsi="Cambria Math"/>
                    <w:i/>
                  </w:rPr>
                </w:ins>
              </m:ctrlPr>
            </m:sSubPr>
            <m:e>
              <m:r>
                <w:ins w:id="639" w:author="Krisztián Károlyi" w:date="2024-03-27T17:34:00Z">
                  <w:rPr>
                    <w:rFonts w:ascii="Cambria Math" w:hAnsi="Cambria Math"/>
                  </w:rPr>
                  <m:t>y</m:t>
                </w:ins>
              </m:r>
            </m:e>
            <m:sub>
              <m:r>
                <w:ins w:id="640" w:author="Krisztián Károlyi" w:date="2024-03-27T17:34:00Z">
                  <w:rPr>
                    <w:rFonts w:ascii="Cambria Math" w:hAnsi="Cambria Math"/>
                  </w:rPr>
                  <m:t>i</m:t>
                </w:ins>
              </m:r>
            </m:sub>
          </m:sSub>
          <m:r>
            <w:ins w:id="641" w:author="Krisztián Károlyi" w:date="2024-03-27T17:34:00Z">
              <w:rPr>
                <w:rFonts w:ascii="Cambria Math" w:hAnsi="Cambria Math"/>
              </w:rPr>
              <m:t>-</m:t>
            </w:ins>
          </m:r>
          <m:sSub>
            <m:sSubPr>
              <m:ctrlPr>
                <w:ins w:id="642" w:author="Krisztián Károlyi" w:date="2024-03-27T17:34:00Z">
                  <w:rPr>
                    <w:rFonts w:ascii="Cambria Math" w:hAnsi="Cambria Math"/>
                    <w:i/>
                  </w:rPr>
                </w:ins>
              </m:ctrlPr>
            </m:sSubPr>
            <m:e>
              <m:acc>
                <m:accPr>
                  <m:ctrlPr>
                    <w:ins w:id="643" w:author="Krisztián Károlyi" w:date="2024-03-27T17:34:00Z">
                      <w:rPr>
                        <w:rFonts w:ascii="Cambria Math" w:hAnsi="Cambria Math"/>
                        <w:i/>
                      </w:rPr>
                    </w:ins>
                  </m:ctrlPr>
                </m:accPr>
                <m:e>
                  <m:r>
                    <w:ins w:id="644" w:author="Krisztián Károlyi" w:date="2024-03-27T17:34:00Z">
                      <w:rPr>
                        <w:rFonts w:ascii="Cambria Math" w:hAnsi="Cambria Math"/>
                      </w:rPr>
                      <m:t>y</m:t>
                    </w:ins>
                  </m:r>
                </m:e>
              </m:acc>
            </m:e>
            <m:sub>
              <m:r>
                <w:ins w:id="645" w:author="Krisztián Károlyi" w:date="2024-03-27T17:34:00Z">
                  <w:rPr>
                    <w:rFonts w:ascii="Cambria Math" w:hAnsi="Cambria Math"/>
                  </w:rPr>
                  <m:t>i</m:t>
                </w:ins>
              </m:r>
            </m:sub>
          </m:sSub>
          <w:ins w:id="646" w:author="Krisztián Károlyi" w:date="2024-03-27T18:10:00Z">
            <m:r>
              <w:br/>
            </m:r>
          </w:ins>
        </m:oMath>
      </m:oMathPara>
      <w:ins w:id="647" w:author="Krisztián Károlyi" w:date="2024-03-27T18:10:00Z">
        <w:r w:rsidR="00EF2621" w:rsidRPr="00EF2621">
          <w:t>A programom az becslések elkészítését követően táblázatos formában ábrázolja megyénkként a valódi adatokat, az adott modell becslését és a köztük levő eltérést. Ezenkívül a reziduumok egymáshoz viszonyított elhelyezkedését is ábrázolja, egy hisztogram és egy autokorrelációs diagram mellett.</w:t>
        </w:r>
      </w:ins>
      <w:del w:id="648" w:author="Krisztián Károlyi" w:date="2024-03-27T16:49:00Z">
        <w:r w:rsidR="00166C32" w:rsidRPr="00945A48" w:rsidDel="001734B9">
          <w:delText>ekre.</w:delText>
        </w:r>
      </w:del>
    </w:p>
    <w:p w14:paraId="1D880141" w14:textId="66D53928" w:rsidR="00BF3C63" w:rsidRPr="006C1AD6" w:rsidRDefault="00BF3C63" w:rsidP="00BF3C63">
      <w:pPr>
        <w:pStyle w:val="Caption"/>
        <w:jc w:val="center"/>
        <w:rPr>
          <w:color w:val="000000" w:themeColor="text1"/>
          <w:sz w:val="24"/>
          <w:szCs w:val="24"/>
          <w:rPrChange w:id="649" w:author="Krisztián Károlyi" w:date="2024-03-27T17:31:00Z">
            <w:rPr>
              <w:color w:val="auto"/>
              <w:sz w:val="24"/>
              <w:szCs w:val="24"/>
            </w:rPr>
          </w:rPrChange>
        </w:rPr>
      </w:pPr>
      <w:r w:rsidRPr="006C1AD6">
        <w:rPr>
          <w:b/>
          <w:bCs/>
          <w:color w:val="000000" w:themeColor="text1"/>
          <w:rPrChange w:id="650" w:author="Krisztián Károlyi" w:date="2024-03-27T17:31:00Z">
            <w:rPr>
              <w:b/>
              <w:bCs/>
              <w:color w:val="auto"/>
            </w:rPr>
          </w:rPrChange>
        </w:rPr>
        <w:t>XY. táblázat:</w:t>
      </w:r>
      <w:r w:rsidRPr="006C1AD6">
        <w:rPr>
          <w:color w:val="000000" w:themeColor="text1"/>
          <w:rPrChange w:id="651" w:author="Krisztián Károlyi" w:date="2024-03-27T17:31:00Z">
            <w:rPr>
              <w:color w:val="auto"/>
            </w:rPr>
          </w:rPrChange>
        </w:rPr>
        <w:t xml:space="preserve"> A </w:t>
      </w:r>
      <w:ins w:id="652" w:author="Krisztián Károlyi" w:date="2024-03-27T17:00:00Z">
        <w:r w:rsidR="00BC37D8" w:rsidRPr="006C1AD6">
          <w:rPr>
            <w:color w:val="000000" w:themeColor="text1"/>
            <w:rPrChange w:id="653" w:author="Krisztián Károlyi" w:date="2024-03-27T17:31:00Z">
              <w:rPr>
                <w:color w:val="auto"/>
              </w:rPr>
            </w:rPrChange>
          </w:rPr>
          <w:t xml:space="preserve">székelyföldi </w:t>
        </w:r>
      </w:ins>
      <w:r w:rsidR="00367BA1" w:rsidRPr="006C1AD6">
        <w:rPr>
          <w:color w:val="000000" w:themeColor="text1"/>
          <w:rPrChange w:id="654" w:author="Krisztián Károlyi" w:date="2024-03-27T17:31:00Z">
            <w:rPr>
              <w:color w:val="auto"/>
            </w:rPr>
          </w:rPrChange>
        </w:rPr>
        <w:t xml:space="preserve">megyék valódi </w:t>
      </w:r>
      <w:del w:id="655" w:author="Krisztián Károlyi" w:date="2024-03-27T16:59:00Z">
        <w:r w:rsidR="00367BA1" w:rsidRPr="006C1AD6" w:rsidDel="00471FE7">
          <w:rPr>
            <w:color w:val="000000" w:themeColor="text1"/>
            <w:rPrChange w:id="656" w:author="Krisztián Károlyi" w:date="2024-03-27T17:31:00Z">
              <w:rPr>
                <w:color w:val="auto"/>
              </w:rPr>
            </w:rPrChange>
          </w:rPr>
          <w:delText xml:space="preserve">megfigyelései </w:delText>
        </w:r>
      </w:del>
      <w:ins w:id="657" w:author="Krisztián Károlyi" w:date="2024-03-27T16:59:00Z">
        <w:r w:rsidR="00471FE7" w:rsidRPr="006C1AD6">
          <w:rPr>
            <w:color w:val="000000" w:themeColor="text1"/>
            <w:rPrChange w:id="658" w:author="Krisztián Károlyi" w:date="2024-03-27T17:31:00Z">
              <w:rPr>
                <w:color w:val="auto"/>
              </w:rPr>
            </w:rPrChange>
          </w:rPr>
          <w:t>munkanélküliségi rátái</w:t>
        </w:r>
        <w:r w:rsidR="00471FE7" w:rsidRPr="006C1AD6">
          <w:rPr>
            <w:color w:val="000000" w:themeColor="text1"/>
            <w:rPrChange w:id="659" w:author="Krisztián Károlyi" w:date="2024-03-27T17:31:00Z">
              <w:rPr>
                <w:color w:val="auto"/>
              </w:rPr>
            </w:rPrChange>
          </w:rPr>
          <w:t xml:space="preserve"> </w:t>
        </w:r>
      </w:ins>
      <w:r w:rsidR="00367BA1" w:rsidRPr="006C1AD6">
        <w:rPr>
          <w:color w:val="000000" w:themeColor="text1"/>
          <w:rPrChange w:id="660" w:author="Krisztián Károlyi" w:date="2024-03-27T17:31:00Z">
            <w:rPr>
              <w:color w:val="auto"/>
            </w:rPr>
          </w:rPrChange>
        </w:rPr>
        <w:t xml:space="preserve">a teszt </w:t>
      </w:r>
      <w:r w:rsidR="00AC0A76" w:rsidRPr="006C1AD6">
        <w:rPr>
          <w:color w:val="000000" w:themeColor="text1"/>
          <w:rPrChange w:id="661" w:author="Krisztián Károlyi" w:date="2024-03-27T17:31:00Z">
            <w:rPr>
              <w:color w:val="auto"/>
            </w:rPr>
          </w:rPrChange>
        </w:rPr>
        <w:t>időszak</w:t>
      </w:r>
      <w:r w:rsidR="00367BA1" w:rsidRPr="006C1AD6">
        <w:rPr>
          <w:color w:val="000000" w:themeColor="text1"/>
          <w:rPrChange w:id="662" w:author="Krisztián Károlyi" w:date="2024-03-27T17:31:00Z">
            <w:rPr>
              <w:color w:val="auto"/>
            </w:rPr>
          </w:rPrChange>
        </w:rPr>
        <w:t xml:space="preserve"> alatt, és a </w:t>
      </w:r>
      <w:r w:rsidRPr="006C1AD6">
        <w:rPr>
          <w:color w:val="000000" w:themeColor="text1"/>
          <w:rPrChange w:id="663" w:author="Krisztián Károlyi" w:date="2024-03-27T17:31:00Z">
            <w:rPr>
              <w:color w:val="auto"/>
            </w:rPr>
          </w:rPrChange>
        </w:rPr>
        <w:t xml:space="preserve">különböző modellek </w:t>
      </w:r>
      <w:r w:rsidR="00367BA1" w:rsidRPr="006C1AD6">
        <w:rPr>
          <w:color w:val="000000" w:themeColor="text1"/>
          <w:rPrChange w:id="664" w:author="Krisztián Károlyi" w:date="2024-03-27T17:31:00Z">
            <w:rPr>
              <w:color w:val="auto"/>
            </w:rPr>
          </w:rPrChange>
        </w:rPr>
        <w:t>becslése</w:t>
      </w:r>
      <w:r w:rsidR="009A4F80" w:rsidRPr="006C1AD6">
        <w:rPr>
          <w:color w:val="000000" w:themeColor="text1"/>
          <w:rPrChange w:id="665" w:author="Krisztián Károlyi" w:date="2024-03-27T17:31:00Z">
            <w:rPr>
              <w:color w:val="auto"/>
            </w:rPr>
          </w:rPrChange>
        </w:rPr>
        <w:t>i</w:t>
      </w:r>
    </w:p>
    <w:tbl>
      <w:tblPr>
        <w:tblW w:w="921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00"/>
        <w:gridCol w:w="654"/>
        <w:gridCol w:w="15"/>
        <w:gridCol w:w="776"/>
        <w:gridCol w:w="540"/>
        <w:gridCol w:w="715"/>
        <w:gridCol w:w="725"/>
        <w:gridCol w:w="720"/>
        <w:gridCol w:w="720"/>
        <w:gridCol w:w="720"/>
        <w:gridCol w:w="720"/>
        <w:gridCol w:w="720"/>
        <w:gridCol w:w="540"/>
        <w:gridCol w:w="754"/>
        <w:tblGridChange w:id="666">
          <w:tblGrid>
            <w:gridCol w:w="10"/>
            <w:gridCol w:w="890"/>
            <w:gridCol w:w="10"/>
            <w:gridCol w:w="644"/>
            <w:gridCol w:w="25"/>
            <w:gridCol w:w="766"/>
            <w:gridCol w:w="10"/>
            <w:gridCol w:w="530"/>
            <w:gridCol w:w="10"/>
            <w:gridCol w:w="705"/>
            <w:gridCol w:w="10"/>
            <w:gridCol w:w="715"/>
            <w:gridCol w:w="10"/>
            <w:gridCol w:w="710"/>
            <w:gridCol w:w="10"/>
            <w:gridCol w:w="710"/>
            <w:gridCol w:w="10"/>
            <w:gridCol w:w="710"/>
            <w:gridCol w:w="10"/>
            <w:gridCol w:w="710"/>
            <w:gridCol w:w="10"/>
            <w:gridCol w:w="710"/>
            <w:gridCol w:w="10"/>
            <w:gridCol w:w="530"/>
            <w:gridCol w:w="10"/>
            <w:gridCol w:w="525"/>
            <w:gridCol w:w="229"/>
          </w:tblGrid>
        </w:tblGridChange>
      </w:tblGrid>
      <w:tr w:rsidR="007F59E1" w:rsidRPr="00945A48" w14:paraId="3E84FDDB" w14:textId="77777777" w:rsidTr="007F59E1">
        <w:trPr>
          <w:trHeight w:val="300"/>
          <w:jc w:val="center"/>
        </w:trPr>
        <w:tc>
          <w:tcPr>
            <w:tcW w:w="900" w:type="dxa"/>
            <w:tcBorders>
              <w:top w:val="single" w:sz="4" w:space="0" w:color="auto"/>
              <w:left w:val="single" w:sz="4" w:space="0" w:color="auto"/>
              <w:bottom w:val="nil"/>
              <w:right w:val="single" w:sz="4" w:space="0" w:color="auto"/>
            </w:tcBorders>
            <w:shd w:val="clear" w:color="auto" w:fill="4472C4" w:themeFill="accent1"/>
            <w:noWrap/>
            <w:vAlign w:val="bottom"/>
            <w:hideMark/>
          </w:tcPr>
          <w:p w14:paraId="35F09454" w14:textId="77777777" w:rsidR="00002CB1" w:rsidRPr="00945A48" w:rsidRDefault="00002CB1" w:rsidP="003234B2">
            <w:pPr>
              <w:spacing w:after="0" w:line="240" w:lineRule="auto"/>
              <w:jc w:val="center"/>
              <w:rPr>
                <w:rFonts w:asciiTheme="majorHAnsi" w:hAnsiTheme="majorHAnsi" w:cstheme="majorHAnsi"/>
                <w:color w:val="FFFFFF"/>
                <w:sz w:val="18"/>
                <w:szCs w:val="18"/>
              </w:rPr>
              <w:pPrChange w:id="667" w:author="Krisztián Károlyi" w:date="2024-03-27T17:04:00Z">
                <w:pPr>
                  <w:spacing w:after="0" w:line="240" w:lineRule="auto"/>
                  <w:jc w:val="right"/>
                </w:pPr>
              </w:pPrChange>
            </w:pPr>
            <w:r w:rsidRPr="00945A48">
              <w:rPr>
                <w:rFonts w:asciiTheme="majorHAnsi" w:hAnsiTheme="majorHAnsi" w:cstheme="majorHAnsi"/>
                <w:color w:val="FFFFFF"/>
                <w:sz w:val="18"/>
                <w:szCs w:val="18"/>
              </w:rPr>
              <w:t>megye</w:t>
            </w:r>
          </w:p>
        </w:tc>
        <w:tc>
          <w:tcPr>
            <w:tcW w:w="2700" w:type="dxa"/>
            <w:gridSpan w:val="5"/>
            <w:tcBorders>
              <w:top w:val="single" w:sz="4" w:space="0" w:color="auto"/>
              <w:left w:val="single" w:sz="4" w:space="0" w:color="auto"/>
              <w:bottom w:val="nil"/>
              <w:right w:val="nil"/>
            </w:tcBorders>
            <w:shd w:val="clear" w:color="auto" w:fill="4472C4" w:themeFill="accent1"/>
            <w:noWrap/>
            <w:vAlign w:val="center"/>
            <w:hideMark/>
          </w:tcPr>
          <w:p w14:paraId="69773BEC" w14:textId="77777777" w:rsidR="00002CB1" w:rsidRPr="00945A48" w:rsidRDefault="00002CB1" w:rsidP="00002CB1">
            <w:pPr>
              <w:spacing w:after="0" w:line="240" w:lineRule="auto"/>
              <w:jc w:val="center"/>
              <w:rPr>
                <w:rFonts w:asciiTheme="majorHAnsi" w:hAnsiTheme="majorHAnsi" w:cstheme="majorHAnsi"/>
                <w:b/>
                <w:bCs/>
                <w:color w:val="FFFFFF"/>
                <w:sz w:val="18"/>
                <w:szCs w:val="18"/>
              </w:rPr>
            </w:pPr>
            <w:r w:rsidRPr="00945A48">
              <w:rPr>
                <w:rFonts w:asciiTheme="majorHAnsi" w:hAnsiTheme="majorHAnsi" w:cstheme="majorHAnsi"/>
                <w:b/>
                <w:bCs/>
                <w:color w:val="FFFFFF"/>
                <w:sz w:val="18"/>
                <w:szCs w:val="18"/>
              </w:rPr>
              <w:t>Kovászna</w:t>
            </w:r>
          </w:p>
        </w:tc>
        <w:tc>
          <w:tcPr>
            <w:tcW w:w="2885" w:type="dxa"/>
            <w:gridSpan w:val="4"/>
            <w:tcBorders>
              <w:top w:val="single" w:sz="4" w:space="0" w:color="auto"/>
              <w:left w:val="nil"/>
              <w:bottom w:val="nil"/>
              <w:right w:val="nil"/>
            </w:tcBorders>
            <w:shd w:val="clear" w:color="auto" w:fill="4472C4" w:themeFill="accent1"/>
            <w:noWrap/>
            <w:vAlign w:val="center"/>
            <w:hideMark/>
          </w:tcPr>
          <w:p w14:paraId="1E42ABAC" w14:textId="77777777" w:rsidR="00002CB1" w:rsidRPr="00945A48" w:rsidRDefault="00002CB1" w:rsidP="00002CB1">
            <w:pPr>
              <w:spacing w:after="0" w:line="240" w:lineRule="auto"/>
              <w:jc w:val="center"/>
              <w:rPr>
                <w:rFonts w:asciiTheme="majorHAnsi" w:hAnsiTheme="majorHAnsi" w:cstheme="majorHAnsi"/>
                <w:b/>
                <w:bCs/>
                <w:color w:val="FFFFFF"/>
                <w:sz w:val="18"/>
                <w:szCs w:val="18"/>
              </w:rPr>
            </w:pPr>
            <w:r w:rsidRPr="00945A48">
              <w:rPr>
                <w:rFonts w:asciiTheme="majorHAnsi" w:hAnsiTheme="majorHAnsi" w:cstheme="majorHAnsi"/>
                <w:b/>
                <w:bCs/>
                <w:color w:val="FFFFFF"/>
                <w:sz w:val="18"/>
                <w:szCs w:val="18"/>
              </w:rPr>
              <w:t>Hargita</w:t>
            </w:r>
          </w:p>
        </w:tc>
        <w:tc>
          <w:tcPr>
            <w:tcW w:w="2734" w:type="dxa"/>
            <w:gridSpan w:val="4"/>
            <w:tcBorders>
              <w:top w:val="single" w:sz="4" w:space="0" w:color="auto"/>
              <w:left w:val="nil"/>
              <w:bottom w:val="nil"/>
              <w:right w:val="single" w:sz="4" w:space="0" w:color="auto"/>
            </w:tcBorders>
            <w:shd w:val="clear" w:color="auto" w:fill="4472C4" w:themeFill="accent1"/>
            <w:noWrap/>
            <w:vAlign w:val="center"/>
            <w:hideMark/>
          </w:tcPr>
          <w:p w14:paraId="7EC09E47" w14:textId="77777777" w:rsidR="00002CB1" w:rsidRPr="00945A48" w:rsidRDefault="00002CB1" w:rsidP="00002CB1">
            <w:pPr>
              <w:spacing w:after="0" w:line="240" w:lineRule="auto"/>
              <w:jc w:val="center"/>
              <w:rPr>
                <w:rFonts w:asciiTheme="majorHAnsi" w:hAnsiTheme="majorHAnsi" w:cstheme="majorHAnsi"/>
                <w:b/>
                <w:bCs/>
                <w:color w:val="FFFFFF"/>
                <w:sz w:val="18"/>
                <w:szCs w:val="18"/>
              </w:rPr>
            </w:pPr>
            <w:r w:rsidRPr="00945A48">
              <w:rPr>
                <w:rFonts w:asciiTheme="majorHAnsi" w:hAnsiTheme="majorHAnsi" w:cstheme="majorHAnsi"/>
                <w:b/>
                <w:bCs/>
                <w:color w:val="FFFFFF"/>
                <w:sz w:val="18"/>
                <w:szCs w:val="18"/>
              </w:rPr>
              <w:t>Maros</w:t>
            </w:r>
          </w:p>
        </w:tc>
      </w:tr>
      <w:tr w:rsidR="00E31A4B" w:rsidRPr="00945A48" w14:paraId="5413639D" w14:textId="77777777" w:rsidTr="007F59E1">
        <w:tblPrEx>
          <w:tblW w:w="9219" w:type="dxa"/>
          <w:jc w:val="center"/>
          <w:tblBorders>
            <w:top w:val="single" w:sz="4" w:space="0" w:color="auto"/>
            <w:left w:val="single" w:sz="4" w:space="0" w:color="auto"/>
            <w:bottom w:val="single" w:sz="4" w:space="0" w:color="auto"/>
            <w:right w:val="single" w:sz="4" w:space="0" w:color="auto"/>
          </w:tblBorders>
          <w:tblLayout w:type="fixed"/>
          <w:tblPrExChange w:id="668" w:author="Krisztián Károlyi" w:date="2024-03-27T17:04:00Z">
            <w:tblPrEx>
              <w:tblW w:w="9219" w:type="dxa"/>
              <w:jc w:val="center"/>
              <w:tblBorders>
                <w:top w:val="single" w:sz="4" w:space="0" w:color="auto"/>
                <w:left w:val="single" w:sz="4" w:space="0" w:color="auto"/>
                <w:bottom w:val="single" w:sz="4" w:space="0" w:color="auto"/>
                <w:right w:val="single" w:sz="4" w:space="0" w:color="auto"/>
              </w:tblBorders>
              <w:tblLayout w:type="fixed"/>
            </w:tblPrEx>
          </w:tblPrExChange>
        </w:tblPrEx>
        <w:trPr>
          <w:trHeight w:hRule="exact" w:val="340"/>
          <w:jc w:val="center"/>
          <w:trPrChange w:id="669" w:author="Krisztián Károlyi" w:date="2024-03-27T17:04:00Z">
            <w:trPr>
              <w:gridBefore w:val="1"/>
              <w:trHeight w:hRule="exact" w:val="340"/>
              <w:jc w:val="center"/>
            </w:trPr>
          </w:trPrChange>
        </w:trPr>
        <w:tc>
          <w:tcPr>
            <w:tcW w:w="900" w:type="dxa"/>
            <w:vMerge w:val="restart"/>
            <w:tcBorders>
              <w:top w:val="nil"/>
              <w:left w:val="single" w:sz="4" w:space="0" w:color="auto"/>
              <w:bottom w:val="nil"/>
              <w:right w:val="single" w:sz="4" w:space="0" w:color="auto"/>
            </w:tcBorders>
            <w:shd w:val="clear" w:color="auto" w:fill="4472C4" w:themeFill="accent1"/>
            <w:noWrap/>
            <w:vAlign w:val="bottom"/>
            <w:hideMark/>
            <w:tcPrChange w:id="670" w:author="Krisztián Károlyi" w:date="2024-03-27T17:04:00Z">
              <w:tcPr>
                <w:tcW w:w="900" w:type="dxa"/>
                <w:gridSpan w:val="2"/>
                <w:vMerge w:val="restart"/>
                <w:tcBorders>
                  <w:top w:val="nil"/>
                  <w:left w:val="single" w:sz="4" w:space="0" w:color="auto"/>
                  <w:bottom w:val="nil"/>
                  <w:right w:val="single" w:sz="4" w:space="0" w:color="auto"/>
                </w:tcBorders>
                <w:shd w:val="clear" w:color="auto" w:fill="4472C4" w:themeFill="accent1"/>
                <w:noWrap/>
                <w:vAlign w:val="bottom"/>
                <w:hideMark/>
              </w:tcPr>
            </w:tcPrChange>
          </w:tcPr>
          <w:p w14:paraId="0F0BA256" w14:textId="77777777" w:rsidR="00583F95" w:rsidRPr="00945A48" w:rsidRDefault="00583F95" w:rsidP="00002CB1">
            <w:pPr>
              <w:spacing w:after="0" w:line="240" w:lineRule="auto"/>
              <w:rPr>
                <w:rFonts w:asciiTheme="majorHAnsi" w:hAnsiTheme="majorHAnsi" w:cstheme="majorHAnsi"/>
                <w:color w:val="FFFFFF"/>
                <w:sz w:val="18"/>
                <w:szCs w:val="18"/>
              </w:rPr>
            </w:pPr>
            <w:r w:rsidRPr="00945A48">
              <w:rPr>
                <w:rFonts w:asciiTheme="majorHAnsi" w:hAnsiTheme="majorHAnsi" w:cstheme="majorHAnsi"/>
                <w:color w:val="FFFFFF"/>
                <w:sz w:val="18"/>
                <w:szCs w:val="18"/>
              </w:rPr>
              <w:t>hónap</w:t>
            </w:r>
          </w:p>
        </w:tc>
        <w:tc>
          <w:tcPr>
            <w:tcW w:w="669" w:type="dxa"/>
            <w:gridSpan w:val="2"/>
            <w:vMerge w:val="restart"/>
            <w:tcBorders>
              <w:top w:val="nil"/>
              <w:left w:val="single" w:sz="4" w:space="0" w:color="auto"/>
              <w:bottom w:val="nil"/>
              <w:right w:val="nil"/>
            </w:tcBorders>
            <w:shd w:val="clear" w:color="auto" w:fill="4472C4" w:themeFill="accent1"/>
            <w:vAlign w:val="center"/>
            <w:hideMark/>
            <w:tcPrChange w:id="671" w:author="Krisztián Károlyi" w:date="2024-03-27T17:04:00Z">
              <w:tcPr>
                <w:tcW w:w="669" w:type="dxa"/>
                <w:gridSpan w:val="2"/>
                <w:vMerge w:val="restart"/>
                <w:tcBorders>
                  <w:top w:val="single" w:sz="4" w:space="0" w:color="auto"/>
                  <w:left w:val="single" w:sz="4" w:space="0" w:color="auto"/>
                  <w:bottom w:val="nil"/>
                  <w:right w:val="nil"/>
                </w:tcBorders>
                <w:shd w:val="clear" w:color="auto" w:fill="4472C4" w:themeFill="accent1"/>
                <w:vAlign w:val="center"/>
                <w:hideMark/>
              </w:tcPr>
            </w:tcPrChange>
          </w:tcPr>
          <w:p w14:paraId="5B0E7909" w14:textId="7BF3DD26" w:rsidR="00583F95" w:rsidRPr="00891346" w:rsidDel="001F0588" w:rsidRDefault="00583F95" w:rsidP="00002CB1">
            <w:pPr>
              <w:spacing w:after="0" w:line="240" w:lineRule="auto"/>
              <w:jc w:val="center"/>
              <w:rPr>
                <w:ins w:id="672" w:author="madaras.szilard@gmail.com" w:date="2024-03-26T13:36:00Z"/>
                <w:del w:id="673" w:author="Krisztián Károlyi" w:date="2024-03-27T16:50:00Z"/>
                <w:rFonts w:asciiTheme="majorHAnsi" w:hAnsiTheme="majorHAnsi" w:cstheme="majorHAnsi"/>
                <w:color w:val="FFFFFF"/>
                <w:sz w:val="18"/>
                <w:szCs w:val="18"/>
                <w:rPrChange w:id="674" w:author="Krisztián Károlyi" w:date="2024-03-27T16:58:00Z">
                  <w:rPr>
                    <w:ins w:id="675" w:author="madaras.szilard@gmail.com" w:date="2024-03-26T13:36:00Z"/>
                    <w:del w:id="676" w:author="Krisztián Károlyi" w:date="2024-03-27T16:50:00Z"/>
                    <w:rFonts w:asciiTheme="majorHAnsi" w:hAnsiTheme="majorHAnsi" w:cstheme="majorHAnsi"/>
                    <w:b/>
                    <w:bCs/>
                    <w:color w:val="FFFFFF"/>
                    <w:sz w:val="18"/>
                    <w:szCs w:val="18"/>
                  </w:rPr>
                </w:rPrChange>
              </w:rPr>
            </w:pPr>
            <w:proofErr w:type="spellStart"/>
            <w:r w:rsidRPr="00891346">
              <w:rPr>
                <w:rFonts w:asciiTheme="majorHAnsi" w:hAnsiTheme="majorHAnsi" w:cstheme="majorHAnsi"/>
                <w:color w:val="FFFFFF"/>
                <w:sz w:val="18"/>
                <w:szCs w:val="18"/>
                <w:rPrChange w:id="677" w:author="Krisztián Károlyi" w:date="2024-03-27T16:58:00Z">
                  <w:rPr>
                    <w:rFonts w:asciiTheme="majorHAnsi" w:hAnsiTheme="majorHAnsi" w:cstheme="majorHAnsi"/>
                    <w:b/>
                    <w:bCs/>
                    <w:color w:val="FFFFFF"/>
                    <w:sz w:val="18"/>
                    <w:szCs w:val="18"/>
                  </w:rPr>
                </w:rPrChange>
              </w:rPr>
              <w:t>ValódiAdat</w:t>
            </w:r>
            <w:proofErr w:type="spellEnd"/>
            <w:ins w:id="678" w:author="Krisztián Károlyi" w:date="2024-03-27T17:01:00Z">
              <w:r w:rsidR="00E14838">
                <w:rPr>
                  <w:rFonts w:asciiTheme="majorHAnsi" w:hAnsiTheme="majorHAnsi" w:cstheme="majorHAnsi"/>
                  <w:color w:val="FFFFFF"/>
                  <w:sz w:val="18"/>
                  <w:szCs w:val="18"/>
                </w:rPr>
                <w:t xml:space="preserve"> </w:t>
              </w:r>
            </w:ins>
          </w:p>
          <w:p w14:paraId="4C5F86AC" w14:textId="02CB8EE8" w:rsidR="00583F95" w:rsidRPr="00891346" w:rsidRDefault="00583F95" w:rsidP="001F0588">
            <w:pPr>
              <w:spacing w:after="0" w:line="240" w:lineRule="auto"/>
              <w:jc w:val="center"/>
              <w:rPr>
                <w:rFonts w:asciiTheme="majorHAnsi" w:hAnsiTheme="majorHAnsi" w:cstheme="majorHAnsi"/>
                <w:color w:val="FFFFFF"/>
                <w:sz w:val="18"/>
                <w:szCs w:val="18"/>
                <w:rPrChange w:id="679" w:author="Krisztián Károlyi" w:date="2024-03-27T16:58:00Z">
                  <w:rPr>
                    <w:rFonts w:asciiTheme="majorHAnsi" w:hAnsiTheme="majorHAnsi" w:cstheme="majorHAnsi"/>
                    <w:b/>
                    <w:bCs/>
                    <w:color w:val="FFFFFF"/>
                    <w:sz w:val="18"/>
                    <w:szCs w:val="18"/>
                  </w:rPr>
                </w:rPrChange>
              </w:rPr>
            </w:pPr>
            <w:ins w:id="680" w:author="madaras.szilard@gmail.com" w:date="2024-03-26T13:36:00Z">
              <w:del w:id="681" w:author="Krisztián Károlyi" w:date="2024-03-27T16:50:00Z">
                <w:r w:rsidRPr="00891346" w:rsidDel="001F0588">
                  <w:rPr>
                    <w:rFonts w:asciiTheme="majorHAnsi" w:hAnsiTheme="majorHAnsi" w:cstheme="majorHAnsi"/>
                    <w:color w:val="FFFFFF"/>
                    <w:sz w:val="18"/>
                    <w:szCs w:val="18"/>
                    <w:rPrChange w:id="682" w:author="Krisztián Károlyi" w:date="2024-03-27T16:58:00Z">
                      <w:rPr>
                        <w:rFonts w:asciiTheme="majorHAnsi" w:hAnsiTheme="majorHAnsi" w:cstheme="majorHAnsi"/>
                        <w:b/>
                        <w:bCs/>
                        <w:color w:val="FFFFFF"/>
                        <w:sz w:val="18"/>
                        <w:szCs w:val="18"/>
                      </w:rPr>
                    </w:rPrChange>
                  </w:rPr>
                  <w:delText>(%)</w:delText>
                </w:r>
              </w:del>
            </w:ins>
          </w:p>
        </w:tc>
        <w:tc>
          <w:tcPr>
            <w:tcW w:w="2031" w:type="dxa"/>
            <w:gridSpan w:val="3"/>
            <w:tcBorders>
              <w:top w:val="nil"/>
              <w:left w:val="nil"/>
              <w:bottom w:val="nil"/>
              <w:right w:val="nil"/>
            </w:tcBorders>
            <w:shd w:val="clear" w:color="auto" w:fill="4472C4" w:themeFill="accent1"/>
            <w:vAlign w:val="center"/>
            <w:tcPrChange w:id="683" w:author="Krisztián Károlyi" w:date="2024-03-27T17:04:00Z">
              <w:tcPr>
                <w:tcW w:w="2031" w:type="dxa"/>
                <w:gridSpan w:val="6"/>
                <w:tcBorders>
                  <w:top w:val="single" w:sz="4" w:space="0" w:color="auto"/>
                  <w:left w:val="nil"/>
                  <w:bottom w:val="nil"/>
                  <w:right w:val="single" w:sz="4" w:space="0" w:color="auto"/>
                </w:tcBorders>
                <w:shd w:val="clear" w:color="auto" w:fill="4472C4" w:themeFill="accent1"/>
                <w:vAlign w:val="center"/>
              </w:tcPr>
            </w:tcPrChange>
          </w:tcPr>
          <w:p w14:paraId="612D170F" w14:textId="6FD8EFC4" w:rsidR="00583F95" w:rsidRPr="00891346" w:rsidRDefault="00E56243" w:rsidP="00002CB1">
            <w:pPr>
              <w:spacing w:after="0" w:line="240" w:lineRule="auto"/>
              <w:jc w:val="center"/>
              <w:rPr>
                <w:rFonts w:asciiTheme="majorHAnsi" w:hAnsiTheme="majorHAnsi" w:cstheme="majorHAnsi"/>
                <w:color w:val="FFFFFF"/>
                <w:sz w:val="18"/>
                <w:szCs w:val="18"/>
                <w:rPrChange w:id="684" w:author="Krisztián Károlyi" w:date="2024-03-27T16:58:00Z">
                  <w:rPr>
                    <w:rFonts w:asciiTheme="majorHAnsi" w:hAnsiTheme="majorHAnsi" w:cstheme="majorHAnsi"/>
                    <w:b/>
                    <w:bCs/>
                    <w:color w:val="FFFFFF"/>
                    <w:sz w:val="18"/>
                    <w:szCs w:val="18"/>
                  </w:rPr>
                </w:rPrChange>
              </w:rPr>
            </w:pPr>
            <w:ins w:id="685" w:author="Krisztián Károlyi" w:date="2024-03-27T16:57:00Z">
              <w:r w:rsidRPr="00891346">
                <w:rPr>
                  <w:rFonts w:asciiTheme="majorHAnsi" w:hAnsiTheme="majorHAnsi" w:cstheme="majorHAnsi"/>
                  <w:color w:val="FFFFFF"/>
                  <w:sz w:val="18"/>
                  <w:szCs w:val="18"/>
                  <w:rPrChange w:id="686" w:author="Krisztián Károlyi" w:date="2024-03-27T16:58:00Z">
                    <w:rPr>
                      <w:rFonts w:asciiTheme="majorHAnsi" w:hAnsiTheme="majorHAnsi" w:cstheme="majorHAnsi"/>
                      <w:b/>
                      <w:bCs/>
                      <w:color w:val="FFFFFF"/>
                      <w:sz w:val="18"/>
                      <w:szCs w:val="18"/>
                    </w:rPr>
                  </w:rPrChange>
                </w:rPr>
                <w:t>becslés</w:t>
              </w:r>
            </w:ins>
            <w:del w:id="687" w:author="Krisztián Károlyi" w:date="2024-03-27T16:51:00Z">
              <w:r w:rsidR="00583F95" w:rsidRPr="00891346" w:rsidDel="00583F95">
                <w:rPr>
                  <w:rFonts w:asciiTheme="majorHAnsi" w:hAnsiTheme="majorHAnsi" w:cstheme="majorHAnsi"/>
                  <w:color w:val="FFFFFF"/>
                  <w:sz w:val="18"/>
                  <w:szCs w:val="18"/>
                </w:rPr>
                <w:delText>ARIMA</w:delText>
              </w:r>
            </w:del>
          </w:p>
          <w:p w14:paraId="1F1D3E92" w14:textId="3FF6266E" w:rsidR="00583F95" w:rsidRPr="00891346" w:rsidRDefault="00583F95" w:rsidP="00002CB1">
            <w:pPr>
              <w:spacing w:after="0" w:line="240" w:lineRule="auto"/>
              <w:jc w:val="center"/>
              <w:rPr>
                <w:rFonts w:asciiTheme="majorHAnsi" w:hAnsiTheme="majorHAnsi" w:cstheme="majorHAnsi"/>
                <w:color w:val="FFFFFF"/>
                <w:sz w:val="18"/>
                <w:szCs w:val="18"/>
                <w:rPrChange w:id="688" w:author="Krisztián Károlyi" w:date="2024-03-27T16:58:00Z">
                  <w:rPr>
                    <w:rFonts w:asciiTheme="majorHAnsi" w:hAnsiTheme="majorHAnsi" w:cstheme="majorHAnsi"/>
                    <w:b/>
                    <w:bCs/>
                    <w:color w:val="FFFFFF"/>
                    <w:sz w:val="18"/>
                    <w:szCs w:val="18"/>
                  </w:rPr>
                </w:rPrChange>
              </w:rPr>
            </w:pPr>
            <w:del w:id="689" w:author="Krisztián Károlyi" w:date="2024-03-27T16:51:00Z">
              <w:r w:rsidRPr="00891346" w:rsidDel="00583F95">
                <w:rPr>
                  <w:rFonts w:asciiTheme="majorHAnsi" w:hAnsiTheme="majorHAnsi" w:cstheme="majorHAnsi"/>
                  <w:color w:val="FFFFFF"/>
                  <w:sz w:val="18"/>
                  <w:szCs w:val="18"/>
                </w:rPr>
                <w:delText>MLP</w:delText>
              </w:r>
            </w:del>
          </w:p>
          <w:p w14:paraId="3219FA9B" w14:textId="30073231" w:rsidR="00583F95" w:rsidRPr="00891346" w:rsidRDefault="00583F95" w:rsidP="00002CB1">
            <w:pPr>
              <w:spacing w:after="0" w:line="240" w:lineRule="auto"/>
              <w:jc w:val="center"/>
              <w:rPr>
                <w:rFonts w:asciiTheme="majorHAnsi" w:hAnsiTheme="majorHAnsi" w:cstheme="majorHAnsi"/>
                <w:color w:val="FFFFFF"/>
                <w:sz w:val="18"/>
                <w:szCs w:val="18"/>
              </w:rPr>
            </w:pPr>
            <w:del w:id="690" w:author="Krisztián Károlyi" w:date="2024-03-27T16:51:00Z">
              <w:r w:rsidRPr="00891346" w:rsidDel="00583F95">
                <w:rPr>
                  <w:rFonts w:asciiTheme="majorHAnsi" w:hAnsiTheme="majorHAnsi" w:cstheme="majorHAnsi"/>
                  <w:color w:val="FFFFFF"/>
                  <w:sz w:val="18"/>
                  <w:szCs w:val="18"/>
                </w:rPr>
                <w:delText>LSTM</w:delText>
              </w:r>
            </w:del>
          </w:p>
        </w:tc>
        <w:tc>
          <w:tcPr>
            <w:tcW w:w="725" w:type="dxa"/>
            <w:vMerge w:val="restart"/>
            <w:tcBorders>
              <w:top w:val="nil"/>
              <w:left w:val="nil"/>
              <w:bottom w:val="nil"/>
              <w:right w:val="nil"/>
            </w:tcBorders>
            <w:shd w:val="clear" w:color="auto" w:fill="4472C4" w:themeFill="accent1"/>
            <w:vAlign w:val="center"/>
            <w:tcPrChange w:id="691" w:author="Krisztián Károlyi" w:date="2024-03-27T17:04:00Z">
              <w:tcPr>
                <w:tcW w:w="725" w:type="dxa"/>
                <w:gridSpan w:val="2"/>
                <w:vMerge w:val="restart"/>
                <w:tcBorders>
                  <w:top w:val="single" w:sz="4" w:space="0" w:color="auto"/>
                  <w:left w:val="single" w:sz="4" w:space="0" w:color="auto"/>
                  <w:bottom w:val="nil"/>
                  <w:right w:val="nil"/>
                </w:tcBorders>
                <w:shd w:val="clear" w:color="auto" w:fill="4472C4" w:themeFill="accent1"/>
                <w:vAlign w:val="center"/>
              </w:tcPr>
            </w:tcPrChange>
          </w:tcPr>
          <w:p w14:paraId="29AFDC09" w14:textId="20D1C08A" w:rsidR="00583F95" w:rsidRPr="00891346" w:rsidRDefault="005664C6" w:rsidP="00002CB1">
            <w:pPr>
              <w:spacing w:after="0" w:line="240" w:lineRule="auto"/>
              <w:jc w:val="center"/>
              <w:rPr>
                <w:rFonts w:asciiTheme="majorHAnsi" w:hAnsiTheme="majorHAnsi" w:cstheme="majorHAnsi"/>
                <w:color w:val="FFFFFF"/>
                <w:sz w:val="18"/>
                <w:szCs w:val="18"/>
                <w:rPrChange w:id="692" w:author="Krisztián Károlyi" w:date="2024-03-27T16:58:00Z">
                  <w:rPr>
                    <w:rFonts w:asciiTheme="majorHAnsi" w:hAnsiTheme="majorHAnsi" w:cstheme="majorHAnsi"/>
                    <w:b/>
                    <w:bCs/>
                    <w:color w:val="FFFFFF"/>
                    <w:sz w:val="18"/>
                    <w:szCs w:val="18"/>
                  </w:rPr>
                </w:rPrChange>
              </w:rPr>
            </w:pPr>
            <w:proofErr w:type="spellStart"/>
            <w:ins w:id="693" w:author="Krisztián Károlyi" w:date="2024-03-27T16:58:00Z">
              <w:r w:rsidRPr="00A930DE">
                <w:rPr>
                  <w:rFonts w:asciiTheme="majorHAnsi" w:hAnsiTheme="majorHAnsi" w:cstheme="majorHAnsi"/>
                  <w:color w:val="FFFFFF"/>
                  <w:sz w:val="18"/>
                  <w:szCs w:val="18"/>
                </w:rPr>
                <w:t>ValódiAdat</w:t>
              </w:r>
            </w:ins>
            <w:proofErr w:type="spellEnd"/>
            <w:del w:id="694" w:author="Krisztián Károlyi" w:date="2024-03-27T16:55:00Z">
              <w:r w:rsidR="00583F95" w:rsidRPr="00891346" w:rsidDel="00583F95">
                <w:rPr>
                  <w:rFonts w:asciiTheme="majorHAnsi" w:hAnsiTheme="majorHAnsi" w:cstheme="majorHAnsi"/>
                  <w:color w:val="FFFFFF"/>
                  <w:sz w:val="18"/>
                  <w:szCs w:val="18"/>
                  <w:rPrChange w:id="695" w:author="Krisztián Károlyi" w:date="2024-03-27T16:58:00Z">
                    <w:rPr>
                      <w:rFonts w:asciiTheme="majorHAnsi" w:hAnsiTheme="majorHAnsi" w:cstheme="majorHAnsi"/>
                      <w:b/>
                      <w:bCs/>
                      <w:color w:val="FFFFFF"/>
                      <w:sz w:val="18"/>
                      <w:szCs w:val="18"/>
                    </w:rPr>
                  </w:rPrChange>
                </w:rPr>
                <w:delText>ValódiAdat</w:delText>
              </w:r>
            </w:del>
          </w:p>
        </w:tc>
        <w:tc>
          <w:tcPr>
            <w:tcW w:w="2160" w:type="dxa"/>
            <w:gridSpan w:val="3"/>
            <w:tcBorders>
              <w:top w:val="nil"/>
              <w:left w:val="nil"/>
              <w:bottom w:val="nil"/>
              <w:right w:val="nil"/>
            </w:tcBorders>
            <w:shd w:val="clear" w:color="auto" w:fill="4472C4" w:themeFill="accent1"/>
            <w:vAlign w:val="center"/>
            <w:tcPrChange w:id="696" w:author="Krisztián Károlyi" w:date="2024-03-27T17:04:00Z">
              <w:tcPr>
                <w:tcW w:w="2160" w:type="dxa"/>
                <w:gridSpan w:val="6"/>
                <w:tcBorders>
                  <w:top w:val="single" w:sz="4" w:space="0" w:color="auto"/>
                  <w:left w:val="nil"/>
                  <w:bottom w:val="nil"/>
                  <w:right w:val="single" w:sz="4" w:space="0" w:color="auto"/>
                </w:tcBorders>
                <w:shd w:val="clear" w:color="auto" w:fill="4472C4" w:themeFill="accent1"/>
                <w:vAlign w:val="center"/>
              </w:tcPr>
            </w:tcPrChange>
          </w:tcPr>
          <w:p w14:paraId="07B5F7E0" w14:textId="16834629" w:rsidR="00583F95" w:rsidRPr="00891346" w:rsidRDefault="00DA6191" w:rsidP="00002CB1">
            <w:pPr>
              <w:spacing w:after="0" w:line="240" w:lineRule="auto"/>
              <w:jc w:val="center"/>
              <w:rPr>
                <w:rFonts w:asciiTheme="majorHAnsi" w:hAnsiTheme="majorHAnsi" w:cstheme="majorHAnsi"/>
                <w:color w:val="FFFFFF"/>
                <w:sz w:val="18"/>
                <w:szCs w:val="18"/>
                <w:rPrChange w:id="697" w:author="Krisztián Károlyi" w:date="2024-03-27T16:58:00Z">
                  <w:rPr>
                    <w:rFonts w:asciiTheme="majorHAnsi" w:hAnsiTheme="majorHAnsi" w:cstheme="majorHAnsi"/>
                    <w:b/>
                    <w:bCs/>
                    <w:color w:val="FFFFFF"/>
                    <w:sz w:val="18"/>
                    <w:szCs w:val="18"/>
                  </w:rPr>
                </w:rPrChange>
              </w:rPr>
            </w:pPr>
            <w:ins w:id="698" w:author="Krisztián Károlyi" w:date="2024-03-27T16:58:00Z">
              <w:r w:rsidRPr="00891346">
                <w:rPr>
                  <w:rFonts w:asciiTheme="majorHAnsi" w:hAnsiTheme="majorHAnsi" w:cstheme="majorHAnsi"/>
                  <w:color w:val="FFFFFF"/>
                  <w:sz w:val="18"/>
                  <w:szCs w:val="18"/>
                  <w:rPrChange w:id="699" w:author="Krisztián Károlyi" w:date="2024-03-27T16:58:00Z">
                    <w:rPr>
                      <w:rFonts w:asciiTheme="majorHAnsi" w:hAnsiTheme="majorHAnsi" w:cstheme="majorHAnsi"/>
                      <w:b/>
                      <w:bCs/>
                      <w:color w:val="FFFFFF"/>
                      <w:sz w:val="18"/>
                      <w:szCs w:val="18"/>
                    </w:rPr>
                  </w:rPrChange>
                </w:rPr>
                <w:t>becslés</w:t>
              </w:r>
            </w:ins>
            <w:del w:id="700" w:author="Krisztián Károlyi" w:date="2024-03-27T16:55:00Z">
              <w:r w:rsidR="00583F95" w:rsidRPr="00891346" w:rsidDel="00583F95">
                <w:rPr>
                  <w:rFonts w:asciiTheme="majorHAnsi" w:hAnsiTheme="majorHAnsi" w:cstheme="majorHAnsi"/>
                  <w:color w:val="FFFFFF"/>
                  <w:sz w:val="18"/>
                  <w:szCs w:val="18"/>
                </w:rPr>
                <w:delText>ARIMA</w:delText>
              </w:r>
            </w:del>
          </w:p>
          <w:p w14:paraId="5669455F" w14:textId="1F973AC2" w:rsidR="00583F95" w:rsidRPr="00891346" w:rsidRDefault="00583F95" w:rsidP="00002CB1">
            <w:pPr>
              <w:spacing w:after="0" w:line="240" w:lineRule="auto"/>
              <w:jc w:val="center"/>
              <w:rPr>
                <w:rFonts w:asciiTheme="majorHAnsi" w:hAnsiTheme="majorHAnsi" w:cstheme="majorHAnsi"/>
                <w:color w:val="FFFFFF"/>
                <w:sz w:val="18"/>
                <w:szCs w:val="18"/>
                <w:rPrChange w:id="701" w:author="Krisztián Károlyi" w:date="2024-03-27T16:58:00Z">
                  <w:rPr>
                    <w:rFonts w:asciiTheme="majorHAnsi" w:hAnsiTheme="majorHAnsi" w:cstheme="majorHAnsi"/>
                    <w:b/>
                    <w:bCs/>
                    <w:color w:val="FFFFFF"/>
                    <w:sz w:val="18"/>
                    <w:szCs w:val="18"/>
                  </w:rPr>
                </w:rPrChange>
              </w:rPr>
            </w:pPr>
            <w:del w:id="702" w:author="Krisztián Károlyi" w:date="2024-03-27T16:55:00Z">
              <w:r w:rsidRPr="00891346" w:rsidDel="00583F95">
                <w:rPr>
                  <w:rFonts w:asciiTheme="majorHAnsi" w:hAnsiTheme="majorHAnsi" w:cstheme="majorHAnsi"/>
                  <w:color w:val="FFFFFF"/>
                  <w:sz w:val="18"/>
                  <w:szCs w:val="18"/>
                </w:rPr>
                <w:delText>MLP</w:delText>
              </w:r>
            </w:del>
          </w:p>
          <w:p w14:paraId="4E7E1EF8" w14:textId="3F19A8B0" w:rsidR="00583F95" w:rsidRPr="00891346" w:rsidRDefault="00583F95" w:rsidP="00002CB1">
            <w:pPr>
              <w:spacing w:after="0" w:line="240" w:lineRule="auto"/>
              <w:jc w:val="center"/>
              <w:rPr>
                <w:rFonts w:asciiTheme="majorHAnsi" w:hAnsiTheme="majorHAnsi" w:cstheme="majorHAnsi"/>
                <w:color w:val="FFFFFF"/>
                <w:sz w:val="18"/>
                <w:szCs w:val="18"/>
              </w:rPr>
            </w:pPr>
            <w:del w:id="703" w:author="Krisztián Károlyi" w:date="2024-03-27T16:55:00Z">
              <w:r w:rsidRPr="00891346" w:rsidDel="00583F95">
                <w:rPr>
                  <w:rFonts w:asciiTheme="majorHAnsi" w:hAnsiTheme="majorHAnsi" w:cstheme="majorHAnsi"/>
                  <w:color w:val="FFFFFF"/>
                  <w:sz w:val="18"/>
                  <w:szCs w:val="18"/>
                </w:rPr>
                <w:delText>LSTM</w:delText>
              </w:r>
            </w:del>
          </w:p>
        </w:tc>
        <w:tc>
          <w:tcPr>
            <w:tcW w:w="720" w:type="dxa"/>
            <w:vMerge w:val="restart"/>
            <w:tcBorders>
              <w:top w:val="nil"/>
              <w:left w:val="nil"/>
              <w:bottom w:val="nil"/>
              <w:right w:val="nil"/>
            </w:tcBorders>
            <w:shd w:val="clear" w:color="auto" w:fill="4472C4" w:themeFill="accent1"/>
            <w:vAlign w:val="center"/>
            <w:hideMark/>
            <w:tcPrChange w:id="704" w:author="Krisztián Károlyi" w:date="2024-03-27T17:04:00Z">
              <w:tcPr>
                <w:tcW w:w="720" w:type="dxa"/>
                <w:gridSpan w:val="2"/>
                <w:vMerge w:val="restart"/>
                <w:tcBorders>
                  <w:top w:val="single" w:sz="4" w:space="0" w:color="auto"/>
                  <w:left w:val="single" w:sz="4" w:space="0" w:color="auto"/>
                  <w:bottom w:val="nil"/>
                  <w:right w:val="nil"/>
                </w:tcBorders>
                <w:shd w:val="clear" w:color="auto" w:fill="4472C4" w:themeFill="accent1"/>
                <w:vAlign w:val="center"/>
                <w:hideMark/>
              </w:tcPr>
            </w:tcPrChange>
          </w:tcPr>
          <w:p w14:paraId="5776EAE8" w14:textId="1821C9CB" w:rsidR="00583F95" w:rsidRPr="00891346" w:rsidRDefault="00583F95" w:rsidP="00002CB1">
            <w:pPr>
              <w:spacing w:after="0" w:line="240" w:lineRule="auto"/>
              <w:jc w:val="center"/>
              <w:rPr>
                <w:rFonts w:asciiTheme="majorHAnsi" w:hAnsiTheme="majorHAnsi" w:cstheme="majorHAnsi"/>
                <w:color w:val="FFFFFF"/>
                <w:sz w:val="18"/>
                <w:szCs w:val="18"/>
                <w:rPrChange w:id="705" w:author="Krisztián Károlyi" w:date="2024-03-27T16:58:00Z">
                  <w:rPr>
                    <w:rFonts w:asciiTheme="majorHAnsi" w:hAnsiTheme="majorHAnsi" w:cstheme="majorHAnsi"/>
                    <w:b/>
                    <w:bCs/>
                    <w:color w:val="FFFFFF"/>
                    <w:sz w:val="18"/>
                    <w:szCs w:val="18"/>
                  </w:rPr>
                </w:rPrChange>
              </w:rPr>
            </w:pPr>
            <w:proofErr w:type="spellStart"/>
            <w:r w:rsidRPr="00891346">
              <w:rPr>
                <w:rFonts w:asciiTheme="majorHAnsi" w:hAnsiTheme="majorHAnsi" w:cstheme="majorHAnsi"/>
                <w:color w:val="FFFFFF"/>
                <w:sz w:val="18"/>
                <w:szCs w:val="18"/>
                <w:rPrChange w:id="706" w:author="Krisztián Károlyi" w:date="2024-03-27T16:58:00Z">
                  <w:rPr>
                    <w:rFonts w:asciiTheme="majorHAnsi" w:hAnsiTheme="majorHAnsi" w:cstheme="majorHAnsi"/>
                    <w:b/>
                    <w:bCs/>
                    <w:color w:val="FFFFFF"/>
                    <w:sz w:val="18"/>
                    <w:szCs w:val="18"/>
                  </w:rPr>
                </w:rPrChange>
              </w:rPr>
              <w:t>ValódiAdat</w:t>
            </w:r>
            <w:proofErr w:type="spellEnd"/>
          </w:p>
        </w:tc>
        <w:tc>
          <w:tcPr>
            <w:tcW w:w="2014" w:type="dxa"/>
            <w:gridSpan w:val="3"/>
            <w:tcBorders>
              <w:top w:val="nil"/>
              <w:left w:val="nil"/>
              <w:bottom w:val="nil"/>
              <w:right w:val="single" w:sz="4" w:space="0" w:color="auto"/>
            </w:tcBorders>
            <w:shd w:val="clear" w:color="auto" w:fill="4472C4" w:themeFill="accent1"/>
            <w:vAlign w:val="center"/>
            <w:tcPrChange w:id="707" w:author="Krisztián Károlyi" w:date="2024-03-27T17:04:00Z">
              <w:tcPr>
                <w:tcW w:w="2014" w:type="dxa"/>
                <w:gridSpan w:val="6"/>
                <w:tcBorders>
                  <w:top w:val="single" w:sz="4" w:space="0" w:color="auto"/>
                  <w:left w:val="nil"/>
                  <w:bottom w:val="nil"/>
                  <w:right w:val="single" w:sz="4" w:space="0" w:color="auto"/>
                </w:tcBorders>
                <w:shd w:val="clear" w:color="auto" w:fill="4472C4" w:themeFill="accent1"/>
                <w:vAlign w:val="center"/>
              </w:tcPr>
            </w:tcPrChange>
          </w:tcPr>
          <w:p w14:paraId="2A0F7CA7" w14:textId="01F46B7C" w:rsidR="00583F95" w:rsidRPr="00891346" w:rsidDel="00583F95" w:rsidRDefault="00DA6191" w:rsidP="00002CB1">
            <w:pPr>
              <w:spacing w:after="0" w:line="240" w:lineRule="auto"/>
              <w:jc w:val="center"/>
              <w:rPr>
                <w:del w:id="708" w:author="Krisztián Károlyi" w:date="2024-03-27T16:56:00Z"/>
                <w:rFonts w:asciiTheme="majorHAnsi" w:hAnsiTheme="majorHAnsi" w:cstheme="majorHAnsi"/>
                <w:color w:val="FFFFFF"/>
                <w:sz w:val="18"/>
                <w:szCs w:val="18"/>
                <w:rPrChange w:id="709" w:author="Krisztián Károlyi" w:date="2024-03-27T16:58:00Z">
                  <w:rPr>
                    <w:del w:id="710" w:author="Krisztián Károlyi" w:date="2024-03-27T16:56:00Z"/>
                    <w:rFonts w:asciiTheme="majorHAnsi" w:hAnsiTheme="majorHAnsi" w:cstheme="majorHAnsi"/>
                    <w:b/>
                    <w:bCs/>
                    <w:color w:val="FFFFFF"/>
                    <w:sz w:val="18"/>
                    <w:szCs w:val="18"/>
                  </w:rPr>
                </w:rPrChange>
              </w:rPr>
            </w:pPr>
            <w:ins w:id="711" w:author="Krisztián Károlyi" w:date="2024-03-27T16:58:00Z">
              <w:r w:rsidRPr="00891346">
                <w:rPr>
                  <w:rFonts w:asciiTheme="majorHAnsi" w:hAnsiTheme="majorHAnsi" w:cstheme="majorHAnsi"/>
                  <w:color w:val="FFFFFF"/>
                  <w:sz w:val="18"/>
                  <w:szCs w:val="18"/>
                  <w:rPrChange w:id="712" w:author="Krisztián Károlyi" w:date="2024-03-27T16:58:00Z">
                    <w:rPr>
                      <w:rFonts w:asciiTheme="majorHAnsi" w:hAnsiTheme="majorHAnsi" w:cstheme="majorHAnsi"/>
                      <w:b/>
                      <w:bCs/>
                      <w:color w:val="FFFFFF"/>
                      <w:sz w:val="18"/>
                      <w:szCs w:val="18"/>
                    </w:rPr>
                  </w:rPrChange>
                </w:rPr>
                <w:t>becslés</w:t>
              </w:r>
            </w:ins>
            <w:del w:id="713" w:author="Krisztián Károlyi" w:date="2024-03-27T16:56:00Z">
              <w:r w:rsidR="00583F95" w:rsidRPr="00891346" w:rsidDel="00583F95">
                <w:rPr>
                  <w:rFonts w:asciiTheme="majorHAnsi" w:hAnsiTheme="majorHAnsi" w:cstheme="majorHAnsi"/>
                  <w:color w:val="FFFFFF"/>
                  <w:sz w:val="18"/>
                  <w:szCs w:val="18"/>
                </w:rPr>
                <w:delText>ARIMA</w:delText>
              </w:r>
            </w:del>
          </w:p>
          <w:p w14:paraId="78491190" w14:textId="221478F8" w:rsidR="00583F95" w:rsidRPr="00891346" w:rsidDel="00583F95" w:rsidRDefault="00583F95" w:rsidP="00002CB1">
            <w:pPr>
              <w:spacing w:after="0" w:line="240" w:lineRule="auto"/>
              <w:jc w:val="center"/>
              <w:rPr>
                <w:del w:id="714" w:author="Krisztián Károlyi" w:date="2024-03-27T16:56:00Z"/>
                <w:rFonts w:asciiTheme="majorHAnsi" w:hAnsiTheme="majorHAnsi" w:cstheme="majorHAnsi"/>
                <w:color w:val="FFFFFF"/>
                <w:sz w:val="18"/>
                <w:szCs w:val="18"/>
                <w:rPrChange w:id="715" w:author="Krisztián Károlyi" w:date="2024-03-27T16:58:00Z">
                  <w:rPr>
                    <w:del w:id="716" w:author="Krisztián Károlyi" w:date="2024-03-27T16:56:00Z"/>
                    <w:rFonts w:asciiTheme="majorHAnsi" w:hAnsiTheme="majorHAnsi" w:cstheme="majorHAnsi"/>
                    <w:b/>
                    <w:bCs/>
                    <w:color w:val="FFFFFF"/>
                    <w:sz w:val="18"/>
                    <w:szCs w:val="18"/>
                  </w:rPr>
                </w:rPrChange>
              </w:rPr>
            </w:pPr>
            <w:del w:id="717" w:author="Krisztián Károlyi" w:date="2024-03-27T16:56:00Z">
              <w:r w:rsidRPr="00891346" w:rsidDel="00583F95">
                <w:rPr>
                  <w:rFonts w:asciiTheme="majorHAnsi" w:hAnsiTheme="majorHAnsi" w:cstheme="majorHAnsi"/>
                  <w:color w:val="FFFFFF"/>
                  <w:sz w:val="18"/>
                  <w:szCs w:val="18"/>
                </w:rPr>
                <w:delText>MLP</w:delText>
              </w:r>
            </w:del>
          </w:p>
          <w:p w14:paraId="211F97E8" w14:textId="06717E0A" w:rsidR="00583F95" w:rsidRPr="00891346" w:rsidRDefault="00583F95" w:rsidP="00002CB1">
            <w:pPr>
              <w:spacing w:after="0" w:line="240" w:lineRule="auto"/>
              <w:jc w:val="center"/>
              <w:rPr>
                <w:rFonts w:asciiTheme="majorHAnsi" w:hAnsiTheme="majorHAnsi" w:cstheme="majorHAnsi"/>
                <w:color w:val="FFFFFF"/>
                <w:sz w:val="18"/>
                <w:szCs w:val="18"/>
              </w:rPr>
            </w:pPr>
            <w:del w:id="718" w:author="Krisztián Károlyi" w:date="2024-03-27T16:56:00Z">
              <w:r w:rsidRPr="00891346" w:rsidDel="00583F95">
                <w:rPr>
                  <w:rFonts w:asciiTheme="majorHAnsi" w:hAnsiTheme="majorHAnsi" w:cstheme="majorHAnsi"/>
                  <w:color w:val="FFFFFF"/>
                  <w:sz w:val="18"/>
                  <w:szCs w:val="18"/>
                </w:rPr>
                <w:delText>LSTM</w:delText>
              </w:r>
            </w:del>
          </w:p>
        </w:tc>
      </w:tr>
      <w:tr w:rsidR="00E31A4B" w:rsidRPr="00945A48" w14:paraId="06E386A2" w14:textId="77777777" w:rsidTr="007F59E1">
        <w:tblPrEx>
          <w:tblW w:w="9219" w:type="dxa"/>
          <w:jc w:val="center"/>
          <w:tblBorders>
            <w:top w:val="single" w:sz="4" w:space="0" w:color="auto"/>
            <w:left w:val="single" w:sz="4" w:space="0" w:color="auto"/>
            <w:bottom w:val="single" w:sz="4" w:space="0" w:color="auto"/>
            <w:right w:val="single" w:sz="4" w:space="0" w:color="auto"/>
          </w:tblBorders>
          <w:tblLayout w:type="fixed"/>
          <w:tblPrExChange w:id="719" w:author="Krisztián Károlyi" w:date="2024-03-27T17:04:00Z">
            <w:tblPrEx>
              <w:tblW w:w="9219" w:type="dxa"/>
              <w:jc w:val="center"/>
              <w:tblBorders>
                <w:top w:val="single" w:sz="4" w:space="0" w:color="auto"/>
                <w:left w:val="single" w:sz="4" w:space="0" w:color="auto"/>
                <w:bottom w:val="single" w:sz="4" w:space="0" w:color="auto"/>
                <w:right w:val="single" w:sz="4" w:space="0" w:color="auto"/>
              </w:tblBorders>
              <w:tblLayout w:type="fixed"/>
            </w:tblPrEx>
          </w:tblPrExChange>
        </w:tblPrEx>
        <w:trPr>
          <w:trHeight w:hRule="exact" w:val="340"/>
          <w:jc w:val="center"/>
          <w:trPrChange w:id="720" w:author="Krisztián Károlyi" w:date="2024-03-27T17:04:00Z">
            <w:trPr>
              <w:gridBefore w:val="1"/>
              <w:trHeight w:hRule="exact" w:val="340"/>
              <w:jc w:val="center"/>
            </w:trPr>
          </w:trPrChange>
        </w:trPr>
        <w:tc>
          <w:tcPr>
            <w:tcW w:w="900" w:type="dxa"/>
            <w:vMerge/>
            <w:tcBorders>
              <w:top w:val="nil"/>
              <w:left w:val="single" w:sz="4" w:space="0" w:color="auto"/>
              <w:bottom w:val="single" w:sz="4" w:space="0" w:color="auto"/>
              <w:right w:val="single" w:sz="4" w:space="0" w:color="auto"/>
            </w:tcBorders>
            <w:shd w:val="clear" w:color="auto" w:fill="4472C4" w:themeFill="accent1"/>
            <w:noWrap/>
            <w:vAlign w:val="bottom"/>
            <w:tcPrChange w:id="721" w:author="Krisztián Károlyi" w:date="2024-03-27T17:04:00Z">
              <w:tcPr>
                <w:tcW w:w="900" w:type="dxa"/>
                <w:gridSpan w:val="2"/>
                <w:vMerge/>
                <w:tcBorders>
                  <w:top w:val="nil"/>
                  <w:left w:val="single" w:sz="4" w:space="0" w:color="auto"/>
                  <w:bottom w:val="single" w:sz="4" w:space="0" w:color="auto"/>
                  <w:right w:val="single" w:sz="4" w:space="0" w:color="auto"/>
                </w:tcBorders>
                <w:shd w:val="clear" w:color="auto" w:fill="4472C4" w:themeFill="accent1"/>
                <w:noWrap/>
                <w:vAlign w:val="bottom"/>
              </w:tcPr>
            </w:tcPrChange>
          </w:tcPr>
          <w:p w14:paraId="231FA757" w14:textId="77777777" w:rsidR="00583F95" w:rsidRPr="00945A48" w:rsidRDefault="00583F95" w:rsidP="00583F95">
            <w:pPr>
              <w:spacing w:after="0" w:line="240" w:lineRule="auto"/>
              <w:rPr>
                <w:rFonts w:asciiTheme="majorHAnsi" w:hAnsiTheme="majorHAnsi" w:cstheme="majorHAnsi"/>
                <w:color w:val="FFFFFF"/>
                <w:sz w:val="18"/>
                <w:szCs w:val="18"/>
              </w:rPr>
            </w:pPr>
          </w:p>
        </w:tc>
        <w:tc>
          <w:tcPr>
            <w:tcW w:w="669" w:type="dxa"/>
            <w:gridSpan w:val="2"/>
            <w:vMerge/>
            <w:tcBorders>
              <w:top w:val="nil"/>
              <w:left w:val="single" w:sz="4" w:space="0" w:color="auto"/>
              <w:bottom w:val="single" w:sz="4" w:space="0" w:color="auto"/>
              <w:right w:val="nil"/>
            </w:tcBorders>
            <w:shd w:val="clear" w:color="auto" w:fill="4472C4" w:themeFill="accent1"/>
            <w:vAlign w:val="center"/>
            <w:tcPrChange w:id="722" w:author="Krisztián Károlyi" w:date="2024-03-27T17:04:00Z">
              <w:tcPr>
                <w:tcW w:w="669" w:type="dxa"/>
                <w:gridSpan w:val="2"/>
                <w:vMerge/>
                <w:tcBorders>
                  <w:top w:val="nil"/>
                  <w:left w:val="single" w:sz="4" w:space="0" w:color="auto"/>
                  <w:bottom w:val="single" w:sz="4" w:space="0" w:color="auto"/>
                  <w:right w:val="nil"/>
                </w:tcBorders>
                <w:shd w:val="clear" w:color="auto" w:fill="4472C4" w:themeFill="accent1"/>
                <w:vAlign w:val="center"/>
              </w:tcPr>
            </w:tcPrChange>
          </w:tcPr>
          <w:p w14:paraId="10637F76" w14:textId="77777777" w:rsidR="00583F95" w:rsidRPr="00891346" w:rsidRDefault="00583F95" w:rsidP="00583F95">
            <w:pPr>
              <w:spacing w:after="0" w:line="240" w:lineRule="auto"/>
              <w:jc w:val="center"/>
              <w:rPr>
                <w:rFonts w:asciiTheme="majorHAnsi" w:hAnsiTheme="majorHAnsi" w:cstheme="majorHAnsi"/>
                <w:color w:val="FFFFFF"/>
                <w:sz w:val="18"/>
                <w:szCs w:val="18"/>
                <w:rPrChange w:id="723" w:author="Krisztián Károlyi" w:date="2024-03-27T16:58:00Z">
                  <w:rPr>
                    <w:rFonts w:asciiTheme="majorHAnsi" w:hAnsiTheme="majorHAnsi" w:cstheme="majorHAnsi"/>
                    <w:b/>
                    <w:bCs/>
                    <w:color w:val="FFFFFF"/>
                    <w:sz w:val="18"/>
                    <w:szCs w:val="18"/>
                  </w:rPr>
                </w:rPrChange>
              </w:rPr>
            </w:pPr>
          </w:p>
        </w:tc>
        <w:tc>
          <w:tcPr>
            <w:tcW w:w="776" w:type="dxa"/>
            <w:tcBorders>
              <w:top w:val="nil"/>
              <w:left w:val="nil"/>
              <w:bottom w:val="single" w:sz="4" w:space="0" w:color="auto"/>
              <w:right w:val="nil"/>
            </w:tcBorders>
            <w:shd w:val="clear" w:color="auto" w:fill="4472C4" w:themeFill="accent1"/>
            <w:vAlign w:val="center"/>
            <w:tcPrChange w:id="724" w:author="Krisztián Károlyi" w:date="2024-03-27T17:04:00Z">
              <w:tcPr>
                <w:tcW w:w="776" w:type="dxa"/>
                <w:gridSpan w:val="2"/>
                <w:tcBorders>
                  <w:top w:val="nil"/>
                  <w:left w:val="nil"/>
                  <w:bottom w:val="single" w:sz="4" w:space="0" w:color="auto"/>
                  <w:right w:val="nil"/>
                </w:tcBorders>
                <w:shd w:val="clear" w:color="auto" w:fill="4472C4" w:themeFill="accent1"/>
                <w:vAlign w:val="center"/>
              </w:tcPr>
            </w:tcPrChange>
          </w:tcPr>
          <w:p w14:paraId="541D96F3" w14:textId="684DEF26" w:rsidR="00583F95" w:rsidRPr="00891346" w:rsidRDefault="00583F95" w:rsidP="00583F95">
            <w:pPr>
              <w:spacing w:after="0" w:line="240" w:lineRule="auto"/>
              <w:jc w:val="center"/>
              <w:rPr>
                <w:rFonts w:asciiTheme="majorHAnsi" w:hAnsiTheme="majorHAnsi" w:cstheme="majorHAnsi"/>
                <w:color w:val="FFFFFF"/>
                <w:sz w:val="18"/>
                <w:szCs w:val="18"/>
                <w:rPrChange w:id="725" w:author="Krisztián Károlyi" w:date="2024-03-27T16:58:00Z">
                  <w:rPr>
                    <w:rFonts w:asciiTheme="majorHAnsi" w:hAnsiTheme="majorHAnsi" w:cstheme="majorHAnsi"/>
                    <w:b/>
                    <w:bCs/>
                    <w:color w:val="FFFFFF"/>
                    <w:sz w:val="18"/>
                    <w:szCs w:val="18"/>
                  </w:rPr>
                </w:rPrChange>
              </w:rPr>
            </w:pPr>
            <w:ins w:id="726" w:author="Krisztián Károlyi" w:date="2024-03-27T16:51:00Z">
              <w:r w:rsidRPr="00891346">
                <w:rPr>
                  <w:rFonts w:asciiTheme="majorHAnsi" w:hAnsiTheme="majorHAnsi" w:cstheme="majorHAnsi"/>
                  <w:color w:val="FFFFFF"/>
                  <w:sz w:val="18"/>
                  <w:szCs w:val="18"/>
                  <w:rPrChange w:id="727" w:author="Krisztián Károlyi" w:date="2024-03-27T16:58:00Z">
                    <w:rPr>
                      <w:rFonts w:asciiTheme="majorHAnsi" w:hAnsiTheme="majorHAnsi" w:cstheme="majorHAnsi"/>
                      <w:b/>
                      <w:bCs/>
                      <w:color w:val="FFFFFF"/>
                      <w:sz w:val="18"/>
                      <w:szCs w:val="18"/>
                    </w:rPr>
                  </w:rPrChange>
                </w:rPr>
                <w:t>ARIMA</w:t>
              </w:r>
            </w:ins>
          </w:p>
        </w:tc>
        <w:tc>
          <w:tcPr>
            <w:tcW w:w="540" w:type="dxa"/>
            <w:tcBorders>
              <w:top w:val="nil"/>
              <w:left w:val="nil"/>
              <w:bottom w:val="single" w:sz="4" w:space="0" w:color="auto"/>
              <w:right w:val="nil"/>
            </w:tcBorders>
            <w:shd w:val="clear" w:color="auto" w:fill="4472C4" w:themeFill="accent1"/>
            <w:vAlign w:val="center"/>
            <w:tcPrChange w:id="728" w:author="Krisztián Károlyi" w:date="2024-03-27T17:04:00Z">
              <w:tcPr>
                <w:tcW w:w="540" w:type="dxa"/>
                <w:gridSpan w:val="2"/>
                <w:tcBorders>
                  <w:top w:val="nil"/>
                  <w:left w:val="nil"/>
                  <w:bottom w:val="single" w:sz="4" w:space="0" w:color="auto"/>
                  <w:right w:val="nil"/>
                </w:tcBorders>
                <w:shd w:val="clear" w:color="auto" w:fill="4472C4" w:themeFill="accent1"/>
                <w:vAlign w:val="center"/>
              </w:tcPr>
            </w:tcPrChange>
          </w:tcPr>
          <w:p w14:paraId="0E34D441" w14:textId="3DB4FD4A" w:rsidR="00583F95" w:rsidRPr="00891346" w:rsidRDefault="00583F95" w:rsidP="00583F95">
            <w:pPr>
              <w:spacing w:after="0" w:line="240" w:lineRule="auto"/>
              <w:jc w:val="center"/>
              <w:rPr>
                <w:rFonts w:asciiTheme="majorHAnsi" w:hAnsiTheme="majorHAnsi" w:cstheme="majorHAnsi"/>
                <w:color w:val="FFFFFF"/>
                <w:sz w:val="18"/>
                <w:szCs w:val="18"/>
                <w:rPrChange w:id="729" w:author="Krisztián Károlyi" w:date="2024-03-27T16:58:00Z">
                  <w:rPr>
                    <w:rFonts w:asciiTheme="majorHAnsi" w:hAnsiTheme="majorHAnsi" w:cstheme="majorHAnsi"/>
                    <w:b/>
                    <w:bCs/>
                    <w:color w:val="FFFFFF"/>
                    <w:sz w:val="18"/>
                    <w:szCs w:val="18"/>
                  </w:rPr>
                </w:rPrChange>
              </w:rPr>
            </w:pPr>
            <w:ins w:id="730" w:author="Krisztián Károlyi" w:date="2024-03-27T16:51:00Z">
              <w:r w:rsidRPr="00891346">
                <w:rPr>
                  <w:rFonts w:asciiTheme="majorHAnsi" w:hAnsiTheme="majorHAnsi" w:cstheme="majorHAnsi"/>
                  <w:color w:val="FFFFFF"/>
                  <w:sz w:val="18"/>
                  <w:szCs w:val="18"/>
                  <w:rPrChange w:id="731" w:author="Krisztián Károlyi" w:date="2024-03-27T16:58:00Z">
                    <w:rPr>
                      <w:rFonts w:asciiTheme="majorHAnsi" w:hAnsiTheme="majorHAnsi" w:cstheme="majorHAnsi"/>
                      <w:b/>
                      <w:bCs/>
                      <w:color w:val="FFFFFF"/>
                      <w:sz w:val="18"/>
                      <w:szCs w:val="18"/>
                    </w:rPr>
                  </w:rPrChange>
                </w:rPr>
                <w:t xml:space="preserve">MLP </w:t>
              </w:r>
            </w:ins>
          </w:p>
        </w:tc>
        <w:tc>
          <w:tcPr>
            <w:tcW w:w="715" w:type="dxa"/>
            <w:tcBorders>
              <w:top w:val="nil"/>
              <w:left w:val="nil"/>
              <w:bottom w:val="single" w:sz="4" w:space="0" w:color="auto"/>
              <w:right w:val="nil"/>
            </w:tcBorders>
            <w:shd w:val="clear" w:color="auto" w:fill="4472C4" w:themeFill="accent1"/>
            <w:vAlign w:val="center"/>
            <w:tcPrChange w:id="732" w:author="Krisztián Károlyi" w:date="2024-03-27T17:04:00Z">
              <w:tcPr>
                <w:tcW w:w="715" w:type="dxa"/>
                <w:gridSpan w:val="2"/>
                <w:tcBorders>
                  <w:top w:val="nil"/>
                  <w:left w:val="nil"/>
                  <w:bottom w:val="single" w:sz="4" w:space="0" w:color="auto"/>
                  <w:right w:val="nil"/>
                </w:tcBorders>
                <w:shd w:val="clear" w:color="auto" w:fill="4472C4" w:themeFill="accent1"/>
                <w:vAlign w:val="center"/>
              </w:tcPr>
            </w:tcPrChange>
          </w:tcPr>
          <w:p w14:paraId="1BBF6B47" w14:textId="6365E3FC" w:rsidR="00583F95" w:rsidRPr="00891346" w:rsidRDefault="00583F95" w:rsidP="00583F95">
            <w:pPr>
              <w:spacing w:after="0" w:line="240" w:lineRule="auto"/>
              <w:jc w:val="center"/>
              <w:rPr>
                <w:rFonts w:asciiTheme="majorHAnsi" w:hAnsiTheme="majorHAnsi" w:cstheme="majorHAnsi"/>
                <w:color w:val="FFFFFF"/>
                <w:sz w:val="18"/>
                <w:szCs w:val="18"/>
                <w:rPrChange w:id="733" w:author="Krisztián Károlyi" w:date="2024-03-27T16:58:00Z">
                  <w:rPr>
                    <w:rFonts w:asciiTheme="majorHAnsi" w:hAnsiTheme="majorHAnsi" w:cstheme="majorHAnsi"/>
                    <w:b/>
                    <w:bCs/>
                    <w:color w:val="FFFFFF"/>
                    <w:sz w:val="18"/>
                    <w:szCs w:val="18"/>
                  </w:rPr>
                </w:rPrChange>
              </w:rPr>
            </w:pPr>
            <w:ins w:id="734" w:author="Krisztián Károlyi" w:date="2024-03-27T16:51:00Z">
              <w:r w:rsidRPr="00891346">
                <w:rPr>
                  <w:rFonts w:asciiTheme="majorHAnsi" w:hAnsiTheme="majorHAnsi" w:cstheme="majorHAnsi"/>
                  <w:color w:val="FFFFFF"/>
                  <w:sz w:val="18"/>
                  <w:szCs w:val="18"/>
                  <w:rPrChange w:id="735" w:author="Krisztián Károlyi" w:date="2024-03-27T16:58:00Z">
                    <w:rPr>
                      <w:rFonts w:asciiTheme="majorHAnsi" w:hAnsiTheme="majorHAnsi" w:cstheme="majorHAnsi"/>
                      <w:b/>
                      <w:bCs/>
                      <w:color w:val="FFFFFF"/>
                      <w:sz w:val="18"/>
                      <w:szCs w:val="18"/>
                    </w:rPr>
                  </w:rPrChange>
                </w:rPr>
                <w:t>LSTM</w:t>
              </w:r>
            </w:ins>
          </w:p>
        </w:tc>
        <w:tc>
          <w:tcPr>
            <w:tcW w:w="725" w:type="dxa"/>
            <w:vMerge/>
            <w:tcBorders>
              <w:top w:val="nil"/>
              <w:left w:val="nil"/>
              <w:bottom w:val="single" w:sz="4" w:space="0" w:color="auto"/>
              <w:right w:val="nil"/>
            </w:tcBorders>
            <w:shd w:val="clear" w:color="auto" w:fill="4472C4" w:themeFill="accent1"/>
            <w:vAlign w:val="center"/>
            <w:tcPrChange w:id="736" w:author="Krisztián Károlyi" w:date="2024-03-27T17:04:00Z">
              <w:tcPr>
                <w:tcW w:w="725" w:type="dxa"/>
                <w:gridSpan w:val="2"/>
                <w:vMerge/>
                <w:tcBorders>
                  <w:top w:val="nil"/>
                  <w:left w:val="nil"/>
                  <w:bottom w:val="nil"/>
                  <w:right w:val="nil"/>
                </w:tcBorders>
                <w:shd w:val="clear" w:color="auto" w:fill="4472C4" w:themeFill="accent1"/>
                <w:vAlign w:val="center"/>
              </w:tcPr>
            </w:tcPrChange>
          </w:tcPr>
          <w:p w14:paraId="198335F9" w14:textId="77777777" w:rsidR="00583F95" w:rsidRPr="00891346" w:rsidRDefault="00583F95" w:rsidP="00583F95">
            <w:pPr>
              <w:spacing w:after="0" w:line="240" w:lineRule="auto"/>
              <w:jc w:val="center"/>
              <w:rPr>
                <w:rFonts w:asciiTheme="majorHAnsi" w:hAnsiTheme="majorHAnsi" w:cstheme="majorHAnsi"/>
                <w:color w:val="FFFFFF"/>
                <w:sz w:val="18"/>
                <w:szCs w:val="18"/>
                <w:rPrChange w:id="737" w:author="Krisztián Károlyi" w:date="2024-03-27T16:58:00Z">
                  <w:rPr>
                    <w:rFonts w:asciiTheme="majorHAnsi" w:hAnsiTheme="majorHAnsi" w:cstheme="majorHAnsi"/>
                    <w:b/>
                    <w:bCs/>
                    <w:color w:val="FFFFFF"/>
                    <w:sz w:val="18"/>
                    <w:szCs w:val="18"/>
                  </w:rPr>
                </w:rPrChange>
              </w:rPr>
            </w:pPr>
          </w:p>
        </w:tc>
        <w:tc>
          <w:tcPr>
            <w:tcW w:w="720" w:type="dxa"/>
            <w:tcBorders>
              <w:top w:val="nil"/>
              <w:left w:val="nil"/>
              <w:bottom w:val="single" w:sz="4" w:space="0" w:color="auto"/>
              <w:right w:val="nil"/>
            </w:tcBorders>
            <w:shd w:val="clear" w:color="auto" w:fill="4472C4" w:themeFill="accent1"/>
            <w:vAlign w:val="center"/>
            <w:tcPrChange w:id="738" w:author="Krisztián Károlyi" w:date="2024-03-27T17:04:00Z">
              <w:tcPr>
                <w:tcW w:w="720" w:type="dxa"/>
                <w:gridSpan w:val="2"/>
                <w:tcBorders>
                  <w:top w:val="nil"/>
                  <w:left w:val="nil"/>
                  <w:bottom w:val="nil"/>
                  <w:right w:val="nil"/>
                </w:tcBorders>
                <w:shd w:val="clear" w:color="auto" w:fill="4472C4" w:themeFill="accent1"/>
                <w:vAlign w:val="center"/>
              </w:tcPr>
            </w:tcPrChange>
          </w:tcPr>
          <w:p w14:paraId="59BA4741" w14:textId="5146504E" w:rsidR="00583F95" w:rsidRPr="00891346" w:rsidRDefault="00583F95" w:rsidP="00583F95">
            <w:pPr>
              <w:spacing w:after="0" w:line="240" w:lineRule="auto"/>
              <w:jc w:val="center"/>
              <w:rPr>
                <w:rFonts w:asciiTheme="majorHAnsi" w:hAnsiTheme="majorHAnsi" w:cstheme="majorHAnsi"/>
                <w:color w:val="FFFFFF"/>
                <w:sz w:val="18"/>
                <w:szCs w:val="18"/>
                <w:rPrChange w:id="739" w:author="Krisztián Károlyi" w:date="2024-03-27T16:58:00Z">
                  <w:rPr>
                    <w:rFonts w:asciiTheme="majorHAnsi" w:hAnsiTheme="majorHAnsi" w:cstheme="majorHAnsi"/>
                    <w:b/>
                    <w:bCs/>
                    <w:color w:val="FFFFFF"/>
                    <w:sz w:val="18"/>
                    <w:szCs w:val="18"/>
                  </w:rPr>
                </w:rPrChange>
              </w:rPr>
            </w:pPr>
            <w:ins w:id="740" w:author="Krisztián Károlyi" w:date="2024-03-27T16:56:00Z">
              <w:r w:rsidRPr="00891346">
                <w:rPr>
                  <w:rFonts w:asciiTheme="majorHAnsi" w:hAnsiTheme="majorHAnsi" w:cstheme="majorHAnsi"/>
                  <w:color w:val="FFFFFF"/>
                  <w:sz w:val="18"/>
                  <w:szCs w:val="18"/>
                  <w:rPrChange w:id="741" w:author="Krisztián Károlyi" w:date="2024-03-27T16:58:00Z">
                    <w:rPr>
                      <w:rFonts w:asciiTheme="majorHAnsi" w:hAnsiTheme="majorHAnsi" w:cstheme="majorHAnsi"/>
                      <w:b/>
                      <w:bCs/>
                      <w:color w:val="FFFFFF"/>
                      <w:sz w:val="18"/>
                      <w:szCs w:val="18"/>
                    </w:rPr>
                  </w:rPrChange>
                </w:rPr>
                <w:t>ARIMA</w:t>
              </w:r>
            </w:ins>
          </w:p>
        </w:tc>
        <w:tc>
          <w:tcPr>
            <w:tcW w:w="720" w:type="dxa"/>
            <w:tcBorders>
              <w:top w:val="nil"/>
              <w:left w:val="nil"/>
              <w:bottom w:val="single" w:sz="4" w:space="0" w:color="auto"/>
              <w:right w:val="nil"/>
            </w:tcBorders>
            <w:shd w:val="clear" w:color="auto" w:fill="4472C4" w:themeFill="accent1"/>
            <w:vAlign w:val="center"/>
            <w:tcPrChange w:id="742" w:author="Krisztián Károlyi" w:date="2024-03-27T17:04:00Z">
              <w:tcPr>
                <w:tcW w:w="720" w:type="dxa"/>
                <w:gridSpan w:val="2"/>
                <w:tcBorders>
                  <w:top w:val="nil"/>
                  <w:left w:val="nil"/>
                  <w:bottom w:val="nil"/>
                  <w:right w:val="nil"/>
                </w:tcBorders>
                <w:shd w:val="clear" w:color="auto" w:fill="4472C4" w:themeFill="accent1"/>
                <w:vAlign w:val="center"/>
              </w:tcPr>
            </w:tcPrChange>
          </w:tcPr>
          <w:p w14:paraId="5A4C727C" w14:textId="1183AD0F" w:rsidR="00583F95" w:rsidRPr="00891346" w:rsidRDefault="00583F95" w:rsidP="00583F95">
            <w:pPr>
              <w:spacing w:after="0" w:line="240" w:lineRule="auto"/>
              <w:jc w:val="center"/>
              <w:rPr>
                <w:rFonts w:asciiTheme="majorHAnsi" w:hAnsiTheme="majorHAnsi" w:cstheme="majorHAnsi"/>
                <w:color w:val="FFFFFF"/>
                <w:sz w:val="18"/>
                <w:szCs w:val="18"/>
                <w:rPrChange w:id="743" w:author="Krisztián Károlyi" w:date="2024-03-27T16:58:00Z">
                  <w:rPr>
                    <w:rFonts w:asciiTheme="majorHAnsi" w:hAnsiTheme="majorHAnsi" w:cstheme="majorHAnsi"/>
                    <w:b/>
                    <w:bCs/>
                    <w:color w:val="FFFFFF"/>
                    <w:sz w:val="18"/>
                    <w:szCs w:val="18"/>
                  </w:rPr>
                </w:rPrChange>
              </w:rPr>
            </w:pPr>
            <w:ins w:id="744" w:author="Krisztián Károlyi" w:date="2024-03-27T16:56:00Z">
              <w:r w:rsidRPr="00891346">
                <w:rPr>
                  <w:rFonts w:asciiTheme="majorHAnsi" w:hAnsiTheme="majorHAnsi" w:cstheme="majorHAnsi"/>
                  <w:color w:val="FFFFFF"/>
                  <w:sz w:val="18"/>
                  <w:szCs w:val="18"/>
                  <w:rPrChange w:id="745" w:author="Krisztián Károlyi" w:date="2024-03-27T16:58:00Z">
                    <w:rPr>
                      <w:rFonts w:asciiTheme="majorHAnsi" w:hAnsiTheme="majorHAnsi" w:cstheme="majorHAnsi"/>
                      <w:b/>
                      <w:bCs/>
                      <w:color w:val="FFFFFF"/>
                      <w:sz w:val="18"/>
                      <w:szCs w:val="18"/>
                    </w:rPr>
                  </w:rPrChange>
                </w:rPr>
                <w:t xml:space="preserve">MLP </w:t>
              </w:r>
            </w:ins>
          </w:p>
        </w:tc>
        <w:tc>
          <w:tcPr>
            <w:tcW w:w="720" w:type="dxa"/>
            <w:tcBorders>
              <w:top w:val="nil"/>
              <w:left w:val="nil"/>
              <w:bottom w:val="single" w:sz="4" w:space="0" w:color="auto"/>
              <w:right w:val="nil"/>
            </w:tcBorders>
            <w:shd w:val="clear" w:color="auto" w:fill="4472C4" w:themeFill="accent1"/>
            <w:vAlign w:val="center"/>
            <w:tcPrChange w:id="746" w:author="Krisztián Károlyi" w:date="2024-03-27T17:04:00Z">
              <w:tcPr>
                <w:tcW w:w="720" w:type="dxa"/>
                <w:gridSpan w:val="2"/>
                <w:tcBorders>
                  <w:top w:val="nil"/>
                  <w:left w:val="nil"/>
                  <w:bottom w:val="single" w:sz="4" w:space="0" w:color="auto"/>
                  <w:right w:val="single" w:sz="4" w:space="0" w:color="auto"/>
                </w:tcBorders>
                <w:shd w:val="clear" w:color="auto" w:fill="4472C4" w:themeFill="accent1"/>
                <w:vAlign w:val="center"/>
              </w:tcPr>
            </w:tcPrChange>
          </w:tcPr>
          <w:p w14:paraId="41D0F223" w14:textId="0392E16F" w:rsidR="00583F95" w:rsidRPr="00891346" w:rsidRDefault="00583F95" w:rsidP="00583F95">
            <w:pPr>
              <w:spacing w:after="0" w:line="240" w:lineRule="auto"/>
              <w:jc w:val="center"/>
              <w:rPr>
                <w:rFonts w:asciiTheme="majorHAnsi" w:hAnsiTheme="majorHAnsi" w:cstheme="majorHAnsi"/>
                <w:color w:val="FFFFFF"/>
                <w:sz w:val="18"/>
                <w:szCs w:val="18"/>
                <w:rPrChange w:id="747" w:author="Krisztián Károlyi" w:date="2024-03-27T16:58:00Z">
                  <w:rPr>
                    <w:rFonts w:asciiTheme="majorHAnsi" w:hAnsiTheme="majorHAnsi" w:cstheme="majorHAnsi"/>
                    <w:b/>
                    <w:bCs/>
                    <w:color w:val="FFFFFF"/>
                    <w:sz w:val="18"/>
                    <w:szCs w:val="18"/>
                  </w:rPr>
                </w:rPrChange>
              </w:rPr>
            </w:pPr>
            <w:ins w:id="748" w:author="Krisztián Károlyi" w:date="2024-03-27T16:56:00Z">
              <w:r w:rsidRPr="00891346">
                <w:rPr>
                  <w:rFonts w:asciiTheme="majorHAnsi" w:hAnsiTheme="majorHAnsi" w:cstheme="majorHAnsi"/>
                  <w:color w:val="FFFFFF"/>
                  <w:sz w:val="18"/>
                  <w:szCs w:val="18"/>
                  <w:rPrChange w:id="749" w:author="Krisztián Károlyi" w:date="2024-03-27T16:58:00Z">
                    <w:rPr>
                      <w:rFonts w:asciiTheme="majorHAnsi" w:hAnsiTheme="majorHAnsi" w:cstheme="majorHAnsi"/>
                      <w:b/>
                      <w:bCs/>
                      <w:color w:val="FFFFFF"/>
                      <w:sz w:val="18"/>
                      <w:szCs w:val="18"/>
                    </w:rPr>
                  </w:rPrChange>
                </w:rPr>
                <w:t>LSTM</w:t>
              </w:r>
            </w:ins>
          </w:p>
        </w:tc>
        <w:tc>
          <w:tcPr>
            <w:tcW w:w="720" w:type="dxa"/>
            <w:vMerge/>
            <w:tcBorders>
              <w:top w:val="nil"/>
              <w:left w:val="nil"/>
              <w:bottom w:val="single" w:sz="4" w:space="0" w:color="auto"/>
              <w:right w:val="nil"/>
            </w:tcBorders>
            <w:shd w:val="clear" w:color="auto" w:fill="4472C4" w:themeFill="accent1"/>
            <w:vAlign w:val="center"/>
            <w:tcPrChange w:id="750" w:author="Krisztián Károlyi" w:date="2024-03-27T17:04:00Z">
              <w:tcPr>
                <w:tcW w:w="720" w:type="dxa"/>
                <w:gridSpan w:val="2"/>
                <w:vMerge/>
                <w:tcBorders>
                  <w:top w:val="nil"/>
                  <w:left w:val="single" w:sz="4" w:space="0" w:color="auto"/>
                  <w:bottom w:val="single" w:sz="4" w:space="0" w:color="auto"/>
                  <w:right w:val="nil"/>
                </w:tcBorders>
                <w:shd w:val="clear" w:color="auto" w:fill="4472C4" w:themeFill="accent1"/>
                <w:vAlign w:val="center"/>
              </w:tcPr>
            </w:tcPrChange>
          </w:tcPr>
          <w:p w14:paraId="07E6028F" w14:textId="77777777" w:rsidR="00583F95" w:rsidRPr="00891346" w:rsidRDefault="00583F95" w:rsidP="00583F95">
            <w:pPr>
              <w:spacing w:after="0" w:line="240" w:lineRule="auto"/>
              <w:jc w:val="center"/>
              <w:rPr>
                <w:rFonts w:asciiTheme="majorHAnsi" w:hAnsiTheme="majorHAnsi" w:cstheme="majorHAnsi"/>
                <w:color w:val="FFFFFF"/>
                <w:sz w:val="18"/>
                <w:szCs w:val="18"/>
                <w:rPrChange w:id="751" w:author="Krisztián Károlyi" w:date="2024-03-27T16:58:00Z">
                  <w:rPr>
                    <w:rFonts w:asciiTheme="majorHAnsi" w:hAnsiTheme="majorHAnsi" w:cstheme="majorHAnsi"/>
                    <w:b/>
                    <w:bCs/>
                    <w:color w:val="FFFFFF"/>
                    <w:sz w:val="18"/>
                    <w:szCs w:val="18"/>
                  </w:rPr>
                </w:rPrChange>
              </w:rPr>
            </w:pPr>
          </w:p>
        </w:tc>
        <w:tc>
          <w:tcPr>
            <w:tcW w:w="720" w:type="dxa"/>
            <w:tcBorders>
              <w:top w:val="nil"/>
              <w:left w:val="nil"/>
              <w:bottom w:val="single" w:sz="4" w:space="0" w:color="auto"/>
              <w:right w:val="nil"/>
            </w:tcBorders>
            <w:shd w:val="clear" w:color="auto" w:fill="4472C4" w:themeFill="accent1"/>
            <w:vAlign w:val="center"/>
            <w:tcPrChange w:id="752" w:author="Krisztián Károlyi" w:date="2024-03-27T17:04:00Z">
              <w:tcPr>
                <w:tcW w:w="720" w:type="dxa"/>
                <w:gridSpan w:val="2"/>
                <w:tcBorders>
                  <w:top w:val="nil"/>
                  <w:left w:val="nil"/>
                  <w:bottom w:val="single" w:sz="4" w:space="0" w:color="auto"/>
                  <w:right w:val="nil"/>
                </w:tcBorders>
                <w:shd w:val="clear" w:color="auto" w:fill="4472C4" w:themeFill="accent1"/>
                <w:vAlign w:val="center"/>
              </w:tcPr>
            </w:tcPrChange>
          </w:tcPr>
          <w:p w14:paraId="1DFCD343" w14:textId="641F8972" w:rsidR="00583F95" w:rsidRPr="00891346" w:rsidRDefault="00583F95" w:rsidP="00583F95">
            <w:pPr>
              <w:spacing w:after="0" w:line="240" w:lineRule="auto"/>
              <w:jc w:val="center"/>
              <w:rPr>
                <w:rFonts w:asciiTheme="majorHAnsi" w:hAnsiTheme="majorHAnsi" w:cstheme="majorHAnsi"/>
                <w:color w:val="FFFFFF"/>
                <w:sz w:val="18"/>
                <w:szCs w:val="18"/>
                <w:rPrChange w:id="753" w:author="Krisztián Károlyi" w:date="2024-03-27T16:58:00Z">
                  <w:rPr>
                    <w:rFonts w:asciiTheme="majorHAnsi" w:hAnsiTheme="majorHAnsi" w:cstheme="majorHAnsi"/>
                    <w:b/>
                    <w:bCs/>
                    <w:color w:val="FFFFFF"/>
                    <w:sz w:val="18"/>
                    <w:szCs w:val="18"/>
                  </w:rPr>
                </w:rPrChange>
              </w:rPr>
            </w:pPr>
            <w:ins w:id="754" w:author="Krisztián Károlyi" w:date="2024-03-27T16:56:00Z">
              <w:r w:rsidRPr="00891346">
                <w:rPr>
                  <w:rFonts w:asciiTheme="majorHAnsi" w:hAnsiTheme="majorHAnsi" w:cstheme="majorHAnsi"/>
                  <w:color w:val="FFFFFF"/>
                  <w:sz w:val="18"/>
                  <w:szCs w:val="18"/>
                  <w:rPrChange w:id="755" w:author="Krisztián Károlyi" w:date="2024-03-27T16:58:00Z">
                    <w:rPr>
                      <w:rFonts w:asciiTheme="majorHAnsi" w:hAnsiTheme="majorHAnsi" w:cstheme="majorHAnsi"/>
                      <w:b/>
                      <w:bCs/>
                      <w:color w:val="FFFFFF"/>
                      <w:sz w:val="18"/>
                      <w:szCs w:val="18"/>
                    </w:rPr>
                  </w:rPrChange>
                </w:rPr>
                <w:t>ARIMA</w:t>
              </w:r>
            </w:ins>
          </w:p>
        </w:tc>
        <w:tc>
          <w:tcPr>
            <w:tcW w:w="540" w:type="dxa"/>
            <w:tcBorders>
              <w:top w:val="nil"/>
              <w:left w:val="nil"/>
              <w:bottom w:val="single" w:sz="4" w:space="0" w:color="auto"/>
              <w:right w:val="nil"/>
            </w:tcBorders>
            <w:shd w:val="clear" w:color="auto" w:fill="4472C4" w:themeFill="accent1"/>
            <w:vAlign w:val="center"/>
            <w:tcPrChange w:id="756" w:author="Krisztián Károlyi" w:date="2024-03-27T17:04:00Z">
              <w:tcPr>
                <w:tcW w:w="540" w:type="dxa"/>
                <w:gridSpan w:val="2"/>
                <w:tcBorders>
                  <w:top w:val="nil"/>
                  <w:left w:val="nil"/>
                  <w:bottom w:val="single" w:sz="4" w:space="0" w:color="auto"/>
                  <w:right w:val="nil"/>
                </w:tcBorders>
                <w:shd w:val="clear" w:color="auto" w:fill="4472C4" w:themeFill="accent1"/>
                <w:vAlign w:val="center"/>
              </w:tcPr>
            </w:tcPrChange>
          </w:tcPr>
          <w:p w14:paraId="0741645F" w14:textId="28E8C710" w:rsidR="00583F95" w:rsidRPr="00891346" w:rsidRDefault="00583F95" w:rsidP="00583F95">
            <w:pPr>
              <w:spacing w:after="0" w:line="240" w:lineRule="auto"/>
              <w:jc w:val="center"/>
              <w:rPr>
                <w:rFonts w:asciiTheme="majorHAnsi" w:hAnsiTheme="majorHAnsi" w:cstheme="majorHAnsi"/>
                <w:color w:val="FFFFFF"/>
                <w:sz w:val="18"/>
                <w:szCs w:val="18"/>
                <w:rPrChange w:id="757" w:author="Krisztián Károlyi" w:date="2024-03-27T16:58:00Z">
                  <w:rPr>
                    <w:rFonts w:asciiTheme="majorHAnsi" w:hAnsiTheme="majorHAnsi" w:cstheme="majorHAnsi"/>
                    <w:b/>
                    <w:bCs/>
                    <w:color w:val="FFFFFF"/>
                    <w:sz w:val="18"/>
                    <w:szCs w:val="18"/>
                  </w:rPr>
                </w:rPrChange>
              </w:rPr>
            </w:pPr>
            <w:ins w:id="758" w:author="Krisztián Károlyi" w:date="2024-03-27T16:56:00Z">
              <w:r w:rsidRPr="00891346">
                <w:rPr>
                  <w:rFonts w:asciiTheme="majorHAnsi" w:hAnsiTheme="majorHAnsi" w:cstheme="majorHAnsi"/>
                  <w:color w:val="FFFFFF"/>
                  <w:sz w:val="18"/>
                  <w:szCs w:val="18"/>
                  <w:rPrChange w:id="759" w:author="Krisztián Károlyi" w:date="2024-03-27T16:58:00Z">
                    <w:rPr>
                      <w:rFonts w:asciiTheme="majorHAnsi" w:hAnsiTheme="majorHAnsi" w:cstheme="majorHAnsi"/>
                      <w:b/>
                      <w:bCs/>
                      <w:color w:val="FFFFFF"/>
                      <w:sz w:val="18"/>
                      <w:szCs w:val="18"/>
                    </w:rPr>
                  </w:rPrChange>
                </w:rPr>
                <w:t xml:space="preserve">MLP </w:t>
              </w:r>
            </w:ins>
          </w:p>
        </w:tc>
        <w:tc>
          <w:tcPr>
            <w:tcW w:w="754" w:type="dxa"/>
            <w:tcBorders>
              <w:top w:val="nil"/>
              <w:left w:val="nil"/>
              <w:bottom w:val="single" w:sz="4" w:space="0" w:color="auto"/>
              <w:right w:val="single" w:sz="4" w:space="0" w:color="auto"/>
            </w:tcBorders>
            <w:shd w:val="clear" w:color="auto" w:fill="4472C4" w:themeFill="accent1"/>
            <w:vAlign w:val="center"/>
            <w:tcPrChange w:id="760" w:author="Krisztián Károlyi" w:date="2024-03-27T17:04:00Z">
              <w:tcPr>
                <w:tcW w:w="754" w:type="dxa"/>
                <w:gridSpan w:val="2"/>
                <w:tcBorders>
                  <w:top w:val="nil"/>
                  <w:left w:val="nil"/>
                  <w:bottom w:val="single" w:sz="4" w:space="0" w:color="auto"/>
                  <w:right w:val="single" w:sz="4" w:space="0" w:color="auto"/>
                </w:tcBorders>
                <w:shd w:val="clear" w:color="auto" w:fill="4472C4" w:themeFill="accent1"/>
                <w:vAlign w:val="center"/>
              </w:tcPr>
            </w:tcPrChange>
          </w:tcPr>
          <w:p w14:paraId="72B4385F" w14:textId="052972D4" w:rsidR="00583F95" w:rsidRPr="00891346" w:rsidRDefault="00583F95" w:rsidP="00583F95">
            <w:pPr>
              <w:spacing w:after="0" w:line="240" w:lineRule="auto"/>
              <w:jc w:val="center"/>
              <w:rPr>
                <w:rFonts w:asciiTheme="majorHAnsi" w:hAnsiTheme="majorHAnsi" w:cstheme="majorHAnsi"/>
                <w:color w:val="FFFFFF"/>
                <w:sz w:val="18"/>
                <w:szCs w:val="18"/>
                <w:rPrChange w:id="761" w:author="Krisztián Károlyi" w:date="2024-03-27T16:58:00Z">
                  <w:rPr>
                    <w:rFonts w:asciiTheme="majorHAnsi" w:hAnsiTheme="majorHAnsi" w:cstheme="majorHAnsi"/>
                    <w:b/>
                    <w:bCs/>
                    <w:color w:val="FFFFFF"/>
                    <w:sz w:val="18"/>
                    <w:szCs w:val="18"/>
                  </w:rPr>
                </w:rPrChange>
              </w:rPr>
            </w:pPr>
            <w:ins w:id="762" w:author="Krisztián Károlyi" w:date="2024-03-27T16:56:00Z">
              <w:r w:rsidRPr="00891346">
                <w:rPr>
                  <w:rFonts w:asciiTheme="majorHAnsi" w:hAnsiTheme="majorHAnsi" w:cstheme="majorHAnsi"/>
                  <w:color w:val="FFFFFF"/>
                  <w:sz w:val="18"/>
                  <w:szCs w:val="18"/>
                  <w:rPrChange w:id="763" w:author="Krisztián Károlyi" w:date="2024-03-27T16:58:00Z">
                    <w:rPr>
                      <w:rFonts w:asciiTheme="majorHAnsi" w:hAnsiTheme="majorHAnsi" w:cstheme="majorHAnsi"/>
                      <w:b/>
                      <w:bCs/>
                      <w:color w:val="FFFFFF"/>
                      <w:sz w:val="18"/>
                      <w:szCs w:val="18"/>
                    </w:rPr>
                  </w:rPrChange>
                </w:rPr>
                <w:t>LSTM</w:t>
              </w:r>
            </w:ins>
          </w:p>
        </w:tc>
      </w:tr>
      <w:tr w:rsidR="00583F95" w:rsidRPr="00945A48" w14:paraId="14D6BC48" w14:textId="77777777" w:rsidTr="007F59E1">
        <w:tblPrEx>
          <w:tblW w:w="9219" w:type="dxa"/>
          <w:jc w:val="center"/>
          <w:tblBorders>
            <w:top w:val="single" w:sz="4" w:space="0" w:color="auto"/>
            <w:left w:val="single" w:sz="4" w:space="0" w:color="auto"/>
            <w:bottom w:val="single" w:sz="4" w:space="0" w:color="auto"/>
            <w:right w:val="single" w:sz="4" w:space="0" w:color="auto"/>
          </w:tblBorders>
          <w:tblLayout w:type="fixed"/>
          <w:tblPrExChange w:id="764" w:author="Krisztián Károlyi" w:date="2024-03-27T17:04:00Z">
            <w:tblPrEx>
              <w:tblW w:w="9000" w:type="dxa"/>
              <w:tblInd w:w="-10" w:type="dxa"/>
              <w:tblBorders>
                <w:top w:val="single" w:sz="4" w:space="0" w:color="auto"/>
                <w:left w:val="single" w:sz="4" w:space="0" w:color="auto"/>
                <w:bottom w:val="single" w:sz="4" w:space="0" w:color="auto"/>
                <w:right w:val="single" w:sz="4" w:space="0" w:color="auto"/>
              </w:tblBorders>
              <w:tblLayout w:type="fixed"/>
            </w:tblPrEx>
          </w:tblPrExChange>
        </w:tblPrEx>
        <w:trPr>
          <w:trHeight w:hRule="exact" w:val="340"/>
          <w:jc w:val="center"/>
          <w:trPrChange w:id="765" w:author="Krisztián Károlyi" w:date="2024-03-27T17:04:00Z">
            <w:trPr>
              <w:gridAfter w:val="0"/>
              <w:trHeight w:hRule="exact" w:val="340"/>
            </w:trPr>
          </w:trPrChange>
        </w:trPr>
        <w:tc>
          <w:tcPr>
            <w:tcW w:w="900" w:type="dxa"/>
            <w:tcBorders>
              <w:top w:val="nil"/>
              <w:right w:val="single" w:sz="4" w:space="0" w:color="auto"/>
            </w:tcBorders>
            <w:shd w:val="clear" w:color="auto" w:fill="F2F2F2" w:themeFill="background1" w:themeFillShade="F2"/>
            <w:noWrap/>
            <w:vAlign w:val="center"/>
            <w:hideMark/>
            <w:tcPrChange w:id="766" w:author="Krisztián Károlyi" w:date="2024-03-27T17:04:00Z">
              <w:tcPr>
                <w:tcW w:w="900" w:type="dxa"/>
                <w:gridSpan w:val="2"/>
                <w:tcBorders>
                  <w:top w:val="single" w:sz="4" w:space="0" w:color="auto"/>
                  <w:right w:val="single" w:sz="4" w:space="0" w:color="auto"/>
                </w:tcBorders>
                <w:shd w:val="clear" w:color="auto" w:fill="F2F2F2" w:themeFill="background1" w:themeFillShade="F2"/>
                <w:noWrap/>
                <w:vAlign w:val="center"/>
                <w:hideMark/>
              </w:tcPr>
            </w:tcPrChange>
          </w:tcPr>
          <w:p w14:paraId="06E1710E" w14:textId="77777777" w:rsidR="00583F95" w:rsidRPr="00945A48" w:rsidRDefault="00583F95" w:rsidP="00583F95">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2022 08</w:t>
            </w:r>
          </w:p>
        </w:tc>
        <w:tc>
          <w:tcPr>
            <w:tcW w:w="654" w:type="dxa"/>
            <w:tcBorders>
              <w:top w:val="single" w:sz="4" w:space="0" w:color="auto"/>
              <w:left w:val="single" w:sz="4" w:space="0" w:color="auto"/>
              <w:bottom w:val="nil"/>
            </w:tcBorders>
            <w:shd w:val="clear" w:color="auto" w:fill="F2F2F2" w:themeFill="background1" w:themeFillShade="F2"/>
            <w:noWrap/>
            <w:vAlign w:val="center"/>
            <w:hideMark/>
            <w:tcPrChange w:id="767" w:author="Krisztián Károlyi" w:date="2024-03-27T17:04:00Z">
              <w:tcPr>
                <w:tcW w:w="654" w:type="dxa"/>
                <w:gridSpan w:val="2"/>
                <w:tcBorders>
                  <w:top w:val="single" w:sz="4" w:space="0" w:color="auto"/>
                  <w:left w:val="single" w:sz="4" w:space="0" w:color="auto"/>
                  <w:bottom w:val="nil"/>
                </w:tcBorders>
                <w:shd w:val="clear" w:color="auto" w:fill="F2F2F2" w:themeFill="background1" w:themeFillShade="F2"/>
                <w:noWrap/>
                <w:vAlign w:val="center"/>
                <w:hideMark/>
              </w:tcPr>
            </w:tcPrChange>
          </w:tcPr>
          <w:p w14:paraId="11BAD299"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4.6</w:t>
            </w:r>
          </w:p>
        </w:tc>
        <w:tc>
          <w:tcPr>
            <w:tcW w:w="791" w:type="dxa"/>
            <w:gridSpan w:val="2"/>
            <w:tcBorders>
              <w:top w:val="single" w:sz="4" w:space="0" w:color="auto"/>
              <w:bottom w:val="nil"/>
            </w:tcBorders>
            <w:shd w:val="clear" w:color="auto" w:fill="F2F2F2" w:themeFill="background1" w:themeFillShade="F2"/>
            <w:noWrap/>
            <w:vAlign w:val="center"/>
            <w:hideMark/>
            <w:tcPrChange w:id="768" w:author="Krisztián Károlyi" w:date="2024-03-27T17:04:00Z">
              <w:tcPr>
                <w:tcW w:w="791" w:type="dxa"/>
                <w:gridSpan w:val="2"/>
                <w:tcBorders>
                  <w:top w:val="single" w:sz="4" w:space="0" w:color="auto"/>
                  <w:bottom w:val="nil"/>
                </w:tcBorders>
                <w:shd w:val="clear" w:color="auto" w:fill="F2F2F2" w:themeFill="background1" w:themeFillShade="F2"/>
                <w:noWrap/>
                <w:vAlign w:val="center"/>
                <w:hideMark/>
              </w:tcPr>
            </w:tcPrChange>
          </w:tcPr>
          <w:p w14:paraId="472DE703"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4.65</w:t>
            </w:r>
          </w:p>
        </w:tc>
        <w:tc>
          <w:tcPr>
            <w:tcW w:w="540" w:type="dxa"/>
            <w:tcBorders>
              <w:top w:val="single" w:sz="4" w:space="0" w:color="auto"/>
              <w:bottom w:val="nil"/>
            </w:tcBorders>
            <w:shd w:val="clear" w:color="auto" w:fill="F2F2F2" w:themeFill="background1" w:themeFillShade="F2"/>
            <w:noWrap/>
            <w:vAlign w:val="center"/>
            <w:hideMark/>
            <w:tcPrChange w:id="769" w:author="Krisztián Károlyi" w:date="2024-03-27T17:04:00Z">
              <w:tcPr>
                <w:tcW w:w="540" w:type="dxa"/>
                <w:gridSpan w:val="2"/>
                <w:tcBorders>
                  <w:top w:val="single" w:sz="4" w:space="0" w:color="auto"/>
                  <w:bottom w:val="nil"/>
                </w:tcBorders>
                <w:shd w:val="clear" w:color="auto" w:fill="F2F2F2" w:themeFill="background1" w:themeFillShade="F2"/>
                <w:noWrap/>
                <w:vAlign w:val="center"/>
                <w:hideMark/>
              </w:tcPr>
            </w:tcPrChange>
          </w:tcPr>
          <w:p w14:paraId="4704371B"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4.57</w:t>
            </w:r>
          </w:p>
        </w:tc>
        <w:tc>
          <w:tcPr>
            <w:tcW w:w="715" w:type="dxa"/>
            <w:tcBorders>
              <w:top w:val="single" w:sz="4" w:space="0" w:color="auto"/>
              <w:bottom w:val="nil"/>
              <w:right w:val="single" w:sz="4" w:space="0" w:color="auto"/>
            </w:tcBorders>
            <w:shd w:val="clear" w:color="auto" w:fill="F2F2F2" w:themeFill="background1" w:themeFillShade="F2"/>
            <w:noWrap/>
            <w:vAlign w:val="center"/>
            <w:hideMark/>
            <w:tcPrChange w:id="770" w:author="Krisztián Károlyi" w:date="2024-03-27T17:04:00Z">
              <w:tcPr>
                <w:tcW w:w="715" w:type="dxa"/>
                <w:gridSpan w:val="2"/>
                <w:tcBorders>
                  <w:top w:val="single" w:sz="4" w:space="0" w:color="auto"/>
                  <w:bottom w:val="nil"/>
                  <w:right w:val="single" w:sz="4" w:space="0" w:color="auto"/>
                </w:tcBorders>
                <w:shd w:val="clear" w:color="auto" w:fill="F2F2F2" w:themeFill="background1" w:themeFillShade="F2"/>
                <w:noWrap/>
                <w:vAlign w:val="center"/>
                <w:hideMark/>
              </w:tcPr>
            </w:tcPrChange>
          </w:tcPr>
          <w:p w14:paraId="07C2D88F"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4.71</w:t>
            </w:r>
          </w:p>
        </w:tc>
        <w:tc>
          <w:tcPr>
            <w:tcW w:w="725" w:type="dxa"/>
            <w:tcBorders>
              <w:top w:val="single" w:sz="4" w:space="0" w:color="auto"/>
              <w:left w:val="single" w:sz="4" w:space="0" w:color="auto"/>
              <w:bottom w:val="nil"/>
            </w:tcBorders>
            <w:shd w:val="clear" w:color="auto" w:fill="F2F2F2" w:themeFill="background1" w:themeFillShade="F2"/>
            <w:noWrap/>
            <w:vAlign w:val="center"/>
            <w:hideMark/>
            <w:tcPrChange w:id="771" w:author="Krisztián Károlyi" w:date="2024-03-27T17:04:00Z">
              <w:tcPr>
                <w:tcW w:w="725" w:type="dxa"/>
                <w:gridSpan w:val="2"/>
                <w:tcBorders>
                  <w:top w:val="single" w:sz="4" w:space="0" w:color="auto"/>
                  <w:left w:val="single" w:sz="4" w:space="0" w:color="auto"/>
                  <w:bottom w:val="nil"/>
                </w:tcBorders>
                <w:shd w:val="clear" w:color="auto" w:fill="F2F2F2" w:themeFill="background1" w:themeFillShade="F2"/>
                <w:noWrap/>
                <w:vAlign w:val="center"/>
                <w:hideMark/>
              </w:tcPr>
            </w:tcPrChange>
          </w:tcPr>
          <w:p w14:paraId="58FA9FF1"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w:t>
            </w:r>
          </w:p>
        </w:tc>
        <w:tc>
          <w:tcPr>
            <w:tcW w:w="720" w:type="dxa"/>
            <w:tcBorders>
              <w:top w:val="single" w:sz="4" w:space="0" w:color="auto"/>
              <w:bottom w:val="nil"/>
            </w:tcBorders>
            <w:shd w:val="clear" w:color="auto" w:fill="F2F2F2" w:themeFill="background1" w:themeFillShade="F2"/>
            <w:noWrap/>
            <w:vAlign w:val="center"/>
            <w:hideMark/>
            <w:tcPrChange w:id="772" w:author="Krisztián Károlyi" w:date="2024-03-27T17:04:00Z">
              <w:tcPr>
                <w:tcW w:w="720" w:type="dxa"/>
                <w:gridSpan w:val="2"/>
                <w:tcBorders>
                  <w:top w:val="single" w:sz="4" w:space="0" w:color="auto"/>
                  <w:bottom w:val="nil"/>
                </w:tcBorders>
                <w:shd w:val="clear" w:color="auto" w:fill="F2F2F2" w:themeFill="background1" w:themeFillShade="F2"/>
                <w:noWrap/>
                <w:vAlign w:val="center"/>
                <w:hideMark/>
              </w:tcPr>
            </w:tcPrChange>
          </w:tcPr>
          <w:p w14:paraId="21D6D105"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3.81</w:t>
            </w:r>
          </w:p>
        </w:tc>
        <w:tc>
          <w:tcPr>
            <w:tcW w:w="720" w:type="dxa"/>
            <w:tcBorders>
              <w:top w:val="single" w:sz="4" w:space="0" w:color="auto"/>
              <w:bottom w:val="nil"/>
            </w:tcBorders>
            <w:shd w:val="clear" w:color="auto" w:fill="F2F2F2" w:themeFill="background1" w:themeFillShade="F2"/>
            <w:noWrap/>
            <w:vAlign w:val="center"/>
            <w:hideMark/>
            <w:tcPrChange w:id="773" w:author="Krisztián Károlyi" w:date="2024-03-27T17:04:00Z">
              <w:tcPr>
                <w:tcW w:w="720" w:type="dxa"/>
                <w:gridSpan w:val="2"/>
                <w:tcBorders>
                  <w:top w:val="single" w:sz="4" w:space="0" w:color="auto"/>
                  <w:bottom w:val="nil"/>
                </w:tcBorders>
                <w:shd w:val="clear" w:color="auto" w:fill="F2F2F2" w:themeFill="background1" w:themeFillShade="F2"/>
                <w:noWrap/>
                <w:vAlign w:val="center"/>
                <w:hideMark/>
              </w:tcPr>
            </w:tcPrChange>
          </w:tcPr>
          <w:p w14:paraId="491D78F1"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3.95</w:t>
            </w:r>
          </w:p>
        </w:tc>
        <w:tc>
          <w:tcPr>
            <w:tcW w:w="720" w:type="dxa"/>
            <w:tcBorders>
              <w:top w:val="single" w:sz="4" w:space="0" w:color="auto"/>
              <w:bottom w:val="nil"/>
              <w:right w:val="single" w:sz="4" w:space="0" w:color="auto"/>
            </w:tcBorders>
            <w:shd w:val="clear" w:color="auto" w:fill="F2F2F2" w:themeFill="background1" w:themeFillShade="F2"/>
            <w:noWrap/>
            <w:vAlign w:val="center"/>
            <w:hideMark/>
            <w:tcPrChange w:id="774" w:author="Krisztián Károlyi" w:date="2024-03-27T17:04:00Z">
              <w:tcPr>
                <w:tcW w:w="720" w:type="dxa"/>
                <w:gridSpan w:val="2"/>
                <w:tcBorders>
                  <w:top w:val="single" w:sz="4" w:space="0" w:color="auto"/>
                  <w:bottom w:val="nil"/>
                  <w:right w:val="single" w:sz="4" w:space="0" w:color="auto"/>
                </w:tcBorders>
                <w:shd w:val="clear" w:color="auto" w:fill="F2F2F2" w:themeFill="background1" w:themeFillShade="F2"/>
                <w:noWrap/>
                <w:vAlign w:val="center"/>
                <w:hideMark/>
              </w:tcPr>
            </w:tcPrChange>
          </w:tcPr>
          <w:p w14:paraId="0AB5A460"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20" w:type="dxa"/>
            <w:tcBorders>
              <w:top w:val="single" w:sz="4" w:space="0" w:color="auto"/>
              <w:left w:val="single" w:sz="4" w:space="0" w:color="auto"/>
            </w:tcBorders>
            <w:shd w:val="clear" w:color="auto" w:fill="F2F2F2" w:themeFill="background1" w:themeFillShade="F2"/>
            <w:noWrap/>
            <w:vAlign w:val="center"/>
            <w:hideMark/>
            <w:tcPrChange w:id="775" w:author="Krisztián Károlyi" w:date="2024-03-27T17:04:00Z">
              <w:tcPr>
                <w:tcW w:w="720" w:type="dxa"/>
                <w:gridSpan w:val="2"/>
                <w:tcBorders>
                  <w:top w:val="single" w:sz="4" w:space="0" w:color="auto"/>
                  <w:left w:val="single" w:sz="4" w:space="0" w:color="auto"/>
                </w:tcBorders>
                <w:shd w:val="clear" w:color="auto" w:fill="F2F2F2" w:themeFill="background1" w:themeFillShade="F2"/>
                <w:noWrap/>
                <w:vAlign w:val="center"/>
                <w:hideMark/>
              </w:tcPr>
            </w:tcPrChange>
          </w:tcPr>
          <w:p w14:paraId="3BAB64BC"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2.8</w:t>
            </w:r>
            <w:r w:rsidRPr="00945A48">
              <w:rPr>
                <w:rFonts w:asciiTheme="majorHAnsi" w:hAnsiTheme="majorHAnsi" w:cstheme="majorHAnsi"/>
                <w:color w:val="000000"/>
                <w:sz w:val="18"/>
                <w:szCs w:val="18"/>
              </w:rPr>
              <w:tab/>
              <w:t>2.7</w:t>
            </w:r>
            <w:r w:rsidRPr="00945A48">
              <w:rPr>
                <w:rFonts w:asciiTheme="majorHAnsi" w:hAnsiTheme="majorHAnsi" w:cstheme="majorHAnsi"/>
                <w:color w:val="000000"/>
                <w:sz w:val="18"/>
                <w:szCs w:val="18"/>
              </w:rPr>
              <w:tab/>
              <w:t>2.68</w:t>
            </w:r>
            <w:r w:rsidRPr="00945A48">
              <w:rPr>
                <w:rFonts w:asciiTheme="majorHAnsi" w:hAnsiTheme="majorHAnsi" w:cstheme="majorHAnsi"/>
                <w:color w:val="000000"/>
                <w:sz w:val="18"/>
                <w:szCs w:val="18"/>
              </w:rPr>
              <w:tab/>
              <w:t>2.69</w:t>
            </w:r>
          </w:p>
          <w:p w14:paraId="39444B00"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w:t>
            </w:r>
            <w:r w:rsidRPr="00945A48">
              <w:rPr>
                <w:rFonts w:asciiTheme="majorHAnsi" w:hAnsiTheme="majorHAnsi" w:cstheme="majorHAnsi"/>
                <w:color w:val="000000"/>
                <w:sz w:val="18"/>
                <w:szCs w:val="18"/>
              </w:rPr>
              <w:tab/>
              <w:t>2.82</w:t>
            </w:r>
            <w:r w:rsidRPr="00945A48">
              <w:rPr>
                <w:rFonts w:asciiTheme="majorHAnsi" w:hAnsiTheme="majorHAnsi" w:cstheme="majorHAnsi"/>
                <w:color w:val="000000"/>
                <w:sz w:val="18"/>
                <w:szCs w:val="18"/>
              </w:rPr>
              <w:tab/>
              <w:t>2.82</w:t>
            </w:r>
            <w:r w:rsidRPr="00945A48">
              <w:rPr>
                <w:rFonts w:asciiTheme="majorHAnsi" w:hAnsiTheme="majorHAnsi" w:cstheme="majorHAnsi"/>
                <w:color w:val="000000"/>
                <w:sz w:val="18"/>
                <w:szCs w:val="18"/>
              </w:rPr>
              <w:tab/>
              <w:t>2.76</w:t>
            </w:r>
          </w:p>
          <w:p w14:paraId="0BFE1C84"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w:t>
            </w:r>
            <w:r w:rsidRPr="00945A48">
              <w:rPr>
                <w:rFonts w:asciiTheme="majorHAnsi" w:hAnsiTheme="majorHAnsi" w:cstheme="majorHAnsi"/>
                <w:color w:val="000000"/>
                <w:sz w:val="18"/>
                <w:szCs w:val="18"/>
              </w:rPr>
              <w:tab/>
              <w:t>2.92</w:t>
            </w:r>
            <w:r w:rsidRPr="00945A48">
              <w:rPr>
                <w:rFonts w:asciiTheme="majorHAnsi" w:hAnsiTheme="majorHAnsi" w:cstheme="majorHAnsi"/>
                <w:color w:val="000000"/>
                <w:sz w:val="18"/>
                <w:szCs w:val="18"/>
              </w:rPr>
              <w:tab/>
              <w:t>2.93</w:t>
            </w:r>
            <w:r w:rsidRPr="00945A48">
              <w:rPr>
                <w:rFonts w:asciiTheme="majorHAnsi" w:hAnsiTheme="majorHAnsi" w:cstheme="majorHAnsi"/>
                <w:color w:val="000000"/>
                <w:sz w:val="18"/>
                <w:szCs w:val="18"/>
              </w:rPr>
              <w:tab/>
              <w:t>2.84</w:t>
            </w:r>
          </w:p>
          <w:p w14:paraId="2E989B71"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3.2</w:t>
            </w:r>
            <w:r w:rsidRPr="00945A48">
              <w:rPr>
                <w:rFonts w:asciiTheme="majorHAnsi" w:hAnsiTheme="majorHAnsi" w:cstheme="majorHAnsi"/>
                <w:color w:val="000000"/>
                <w:sz w:val="18"/>
                <w:szCs w:val="18"/>
              </w:rPr>
              <w:tab/>
              <w:t>3.15</w:t>
            </w:r>
            <w:r w:rsidRPr="00945A48">
              <w:rPr>
                <w:rFonts w:asciiTheme="majorHAnsi" w:hAnsiTheme="majorHAnsi" w:cstheme="majorHAnsi"/>
                <w:color w:val="000000"/>
                <w:sz w:val="18"/>
                <w:szCs w:val="18"/>
              </w:rPr>
              <w:tab/>
              <w:t>3.22</w:t>
            </w:r>
            <w:r w:rsidRPr="00945A48">
              <w:rPr>
                <w:rFonts w:asciiTheme="majorHAnsi" w:hAnsiTheme="majorHAnsi" w:cstheme="majorHAnsi"/>
                <w:color w:val="000000"/>
                <w:sz w:val="18"/>
                <w:szCs w:val="18"/>
              </w:rPr>
              <w:tab/>
              <w:t>3.03</w:t>
            </w:r>
          </w:p>
          <w:p w14:paraId="2F900D54"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3.2</w:t>
            </w:r>
            <w:r w:rsidRPr="00945A48">
              <w:rPr>
                <w:rFonts w:asciiTheme="majorHAnsi" w:hAnsiTheme="majorHAnsi" w:cstheme="majorHAnsi"/>
                <w:color w:val="000000"/>
                <w:sz w:val="18"/>
                <w:szCs w:val="18"/>
              </w:rPr>
              <w:tab/>
              <w:t>3.23</w:t>
            </w:r>
            <w:r w:rsidRPr="00945A48">
              <w:rPr>
                <w:rFonts w:asciiTheme="majorHAnsi" w:hAnsiTheme="majorHAnsi" w:cstheme="majorHAnsi"/>
                <w:color w:val="000000"/>
                <w:sz w:val="18"/>
                <w:szCs w:val="18"/>
              </w:rPr>
              <w:tab/>
              <w:t>3.24</w:t>
            </w:r>
            <w:r w:rsidRPr="00945A48">
              <w:rPr>
                <w:rFonts w:asciiTheme="majorHAnsi" w:hAnsiTheme="majorHAnsi" w:cstheme="majorHAnsi"/>
                <w:color w:val="000000"/>
                <w:sz w:val="18"/>
                <w:szCs w:val="18"/>
              </w:rPr>
              <w:tab/>
              <w:t>3.17</w:t>
            </w:r>
          </w:p>
          <w:p w14:paraId="445C09BC"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w:t>
            </w:r>
            <w:r w:rsidRPr="00945A48">
              <w:rPr>
                <w:rFonts w:asciiTheme="majorHAnsi" w:hAnsiTheme="majorHAnsi" w:cstheme="majorHAnsi"/>
                <w:color w:val="000000"/>
                <w:sz w:val="18"/>
                <w:szCs w:val="18"/>
              </w:rPr>
              <w:tab/>
              <w:t>3.2</w:t>
            </w:r>
            <w:r w:rsidRPr="00945A48">
              <w:rPr>
                <w:rFonts w:asciiTheme="majorHAnsi" w:hAnsiTheme="majorHAnsi" w:cstheme="majorHAnsi"/>
                <w:color w:val="000000"/>
                <w:sz w:val="18"/>
                <w:szCs w:val="18"/>
              </w:rPr>
              <w:tab/>
              <w:t>3.15</w:t>
            </w:r>
            <w:r w:rsidRPr="00945A48">
              <w:rPr>
                <w:rFonts w:asciiTheme="majorHAnsi" w:hAnsiTheme="majorHAnsi" w:cstheme="majorHAnsi"/>
                <w:color w:val="000000"/>
                <w:sz w:val="18"/>
                <w:szCs w:val="18"/>
              </w:rPr>
              <w:tab/>
              <w:t>3.17</w:t>
            </w:r>
          </w:p>
          <w:p w14:paraId="19EE504F"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w:t>
            </w:r>
            <w:r w:rsidRPr="00945A48">
              <w:rPr>
                <w:rFonts w:asciiTheme="majorHAnsi" w:hAnsiTheme="majorHAnsi" w:cstheme="majorHAnsi"/>
                <w:color w:val="000000"/>
                <w:sz w:val="18"/>
                <w:szCs w:val="18"/>
              </w:rPr>
              <w:tab/>
              <w:t>3.07</w:t>
            </w:r>
            <w:r w:rsidRPr="00945A48">
              <w:rPr>
                <w:rFonts w:asciiTheme="majorHAnsi" w:hAnsiTheme="majorHAnsi" w:cstheme="majorHAnsi"/>
                <w:color w:val="000000"/>
                <w:sz w:val="18"/>
                <w:szCs w:val="18"/>
              </w:rPr>
              <w:tab/>
              <w:t>2.97</w:t>
            </w:r>
            <w:r w:rsidRPr="00945A48">
              <w:rPr>
                <w:rFonts w:asciiTheme="majorHAnsi" w:hAnsiTheme="majorHAnsi" w:cstheme="majorHAnsi"/>
                <w:color w:val="000000"/>
                <w:sz w:val="18"/>
                <w:szCs w:val="18"/>
              </w:rPr>
              <w:tab/>
              <w:t>3.05</w:t>
            </w:r>
          </w:p>
          <w:p w14:paraId="668BA676"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w:t>
            </w:r>
            <w:r w:rsidRPr="00945A48">
              <w:rPr>
                <w:rFonts w:asciiTheme="majorHAnsi" w:hAnsiTheme="majorHAnsi" w:cstheme="majorHAnsi"/>
                <w:color w:val="000000"/>
                <w:sz w:val="18"/>
                <w:szCs w:val="18"/>
              </w:rPr>
              <w:tab/>
              <w:t>3.1</w:t>
            </w:r>
            <w:r w:rsidRPr="00945A48">
              <w:rPr>
                <w:rFonts w:asciiTheme="majorHAnsi" w:hAnsiTheme="majorHAnsi" w:cstheme="majorHAnsi"/>
                <w:color w:val="000000"/>
                <w:sz w:val="18"/>
                <w:szCs w:val="18"/>
              </w:rPr>
              <w:tab/>
              <w:t>3.02</w:t>
            </w:r>
            <w:r w:rsidRPr="00945A48">
              <w:rPr>
                <w:rFonts w:asciiTheme="majorHAnsi" w:hAnsiTheme="majorHAnsi" w:cstheme="majorHAnsi"/>
                <w:color w:val="000000"/>
                <w:sz w:val="18"/>
                <w:szCs w:val="18"/>
              </w:rPr>
              <w:tab/>
              <w:t>3.07</w:t>
            </w:r>
          </w:p>
          <w:p w14:paraId="167DECD0"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w:t>
            </w:r>
            <w:r w:rsidRPr="00945A48">
              <w:rPr>
                <w:rFonts w:asciiTheme="majorHAnsi" w:hAnsiTheme="majorHAnsi" w:cstheme="majorHAnsi"/>
                <w:color w:val="000000"/>
                <w:sz w:val="18"/>
                <w:szCs w:val="18"/>
              </w:rPr>
              <w:tab/>
              <w:t>2.98</w:t>
            </w:r>
            <w:r w:rsidRPr="00945A48">
              <w:rPr>
                <w:rFonts w:asciiTheme="majorHAnsi" w:hAnsiTheme="majorHAnsi" w:cstheme="majorHAnsi"/>
                <w:color w:val="000000"/>
                <w:sz w:val="18"/>
                <w:szCs w:val="18"/>
              </w:rPr>
              <w:tab/>
              <w:t>2.87</w:t>
            </w:r>
            <w:r w:rsidRPr="00945A48">
              <w:rPr>
                <w:rFonts w:asciiTheme="majorHAnsi" w:hAnsiTheme="majorHAnsi" w:cstheme="majorHAnsi"/>
                <w:color w:val="000000"/>
                <w:sz w:val="18"/>
                <w:szCs w:val="18"/>
              </w:rPr>
              <w:tab/>
              <w:t>2.99</w:t>
            </w:r>
          </w:p>
          <w:p w14:paraId="77F2A946"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w:t>
            </w:r>
            <w:r w:rsidRPr="00945A48">
              <w:rPr>
                <w:rFonts w:asciiTheme="majorHAnsi" w:hAnsiTheme="majorHAnsi" w:cstheme="majorHAnsi"/>
                <w:color w:val="000000"/>
                <w:sz w:val="18"/>
                <w:szCs w:val="18"/>
              </w:rPr>
              <w:tab/>
              <w:t>2.62</w:t>
            </w:r>
            <w:r w:rsidRPr="00945A48">
              <w:rPr>
                <w:rFonts w:asciiTheme="majorHAnsi" w:hAnsiTheme="majorHAnsi" w:cstheme="majorHAnsi"/>
                <w:color w:val="000000"/>
                <w:sz w:val="18"/>
                <w:szCs w:val="18"/>
              </w:rPr>
              <w:tab/>
              <w:t>2.67</w:t>
            </w:r>
            <w:r w:rsidRPr="00945A48">
              <w:rPr>
                <w:rFonts w:asciiTheme="majorHAnsi" w:hAnsiTheme="majorHAnsi" w:cstheme="majorHAnsi"/>
                <w:color w:val="000000"/>
                <w:sz w:val="18"/>
                <w:szCs w:val="18"/>
              </w:rPr>
              <w:tab/>
              <w:t>2.68</w:t>
            </w:r>
          </w:p>
          <w:p w14:paraId="3354C7BC"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w:t>
            </w:r>
            <w:r w:rsidRPr="00945A48">
              <w:rPr>
                <w:rFonts w:asciiTheme="majorHAnsi" w:hAnsiTheme="majorHAnsi" w:cstheme="majorHAnsi"/>
                <w:color w:val="000000"/>
                <w:sz w:val="18"/>
                <w:szCs w:val="18"/>
              </w:rPr>
              <w:tab/>
              <w:t>2.7</w:t>
            </w:r>
            <w:r w:rsidRPr="00945A48">
              <w:rPr>
                <w:rFonts w:asciiTheme="majorHAnsi" w:hAnsiTheme="majorHAnsi" w:cstheme="majorHAnsi"/>
                <w:color w:val="000000"/>
                <w:sz w:val="18"/>
                <w:szCs w:val="18"/>
              </w:rPr>
              <w:tab/>
              <w:t>2.64</w:t>
            </w:r>
            <w:r w:rsidRPr="00945A48">
              <w:rPr>
                <w:rFonts w:asciiTheme="majorHAnsi" w:hAnsiTheme="majorHAnsi" w:cstheme="majorHAnsi"/>
                <w:color w:val="000000"/>
                <w:sz w:val="18"/>
                <w:szCs w:val="18"/>
              </w:rPr>
              <w:tab/>
              <w:t>2.69</w:t>
            </w:r>
          </w:p>
          <w:p w14:paraId="567F40F3"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w:t>
            </w:r>
            <w:r w:rsidRPr="00945A48">
              <w:rPr>
                <w:rFonts w:asciiTheme="majorHAnsi" w:hAnsiTheme="majorHAnsi" w:cstheme="majorHAnsi"/>
                <w:color w:val="000000"/>
                <w:sz w:val="18"/>
                <w:szCs w:val="18"/>
              </w:rPr>
              <w:tab/>
              <w:t>2.7</w:t>
            </w:r>
            <w:r w:rsidRPr="00945A48">
              <w:rPr>
                <w:rFonts w:asciiTheme="majorHAnsi" w:hAnsiTheme="majorHAnsi" w:cstheme="majorHAnsi"/>
                <w:color w:val="000000"/>
                <w:sz w:val="18"/>
                <w:szCs w:val="18"/>
              </w:rPr>
              <w:tab/>
              <w:t>2.66</w:t>
            </w:r>
            <w:r w:rsidRPr="00945A48">
              <w:rPr>
                <w:rFonts w:asciiTheme="majorHAnsi" w:hAnsiTheme="majorHAnsi" w:cstheme="majorHAnsi"/>
                <w:color w:val="000000"/>
                <w:sz w:val="18"/>
                <w:szCs w:val="18"/>
              </w:rPr>
              <w:tab/>
              <w:t>2.71</w:t>
            </w:r>
          </w:p>
          <w:p w14:paraId="6AEB9952"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2.93</w:t>
            </w:r>
            <w:r w:rsidRPr="00945A48">
              <w:rPr>
                <w:rFonts w:asciiTheme="majorHAnsi" w:hAnsiTheme="majorHAnsi" w:cstheme="majorHAnsi"/>
                <w:color w:val="000000"/>
                <w:sz w:val="18"/>
                <w:szCs w:val="18"/>
              </w:rPr>
              <w:tab/>
              <w:t>2.93</w:t>
            </w:r>
            <w:r w:rsidRPr="00945A48">
              <w:rPr>
                <w:rFonts w:asciiTheme="majorHAnsi" w:hAnsiTheme="majorHAnsi" w:cstheme="majorHAnsi"/>
                <w:color w:val="000000"/>
                <w:sz w:val="18"/>
                <w:szCs w:val="18"/>
              </w:rPr>
              <w:tab/>
              <w:t>2.91</w:t>
            </w:r>
            <w:r w:rsidRPr="00945A48">
              <w:rPr>
                <w:rFonts w:asciiTheme="majorHAnsi" w:hAnsiTheme="majorHAnsi" w:cstheme="majorHAnsi"/>
                <w:color w:val="000000"/>
                <w:sz w:val="18"/>
                <w:szCs w:val="18"/>
              </w:rPr>
              <w:tab/>
              <w:t>2.90</w:t>
            </w:r>
          </w:p>
          <w:p w14:paraId="756F9CC9" w14:textId="6B65BFF8"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0.20</w:t>
            </w:r>
            <w:r w:rsidRPr="00945A48">
              <w:rPr>
                <w:rFonts w:asciiTheme="majorHAnsi" w:hAnsiTheme="majorHAnsi" w:cstheme="majorHAnsi"/>
                <w:color w:val="000000"/>
                <w:sz w:val="18"/>
                <w:szCs w:val="18"/>
              </w:rPr>
              <w:tab/>
              <w:t>0.21</w:t>
            </w:r>
            <w:r w:rsidRPr="00945A48">
              <w:rPr>
                <w:rFonts w:asciiTheme="majorHAnsi" w:hAnsiTheme="majorHAnsi" w:cstheme="majorHAnsi"/>
                <w:color w:val="000000"/>
                <w:sz w:val="18"/>
                <w:szCs w:val="18"/>
              </w:rPr>
              <w:tab/>
              <w:t>0.21</w:t>
            </w:r>
            <w:r w:rsidRPr="00945A48">
              <w:rPr>
                <w:rFonts w:asciiTheme="majorHAnsi" w:hAnsiTheme="majorHAnsi" w:cstheme="majorHAnsi"/>
                <w:color w:val="000000"/>
                <w:sz w:val="18"/>
                <w:szCs w:val="18"/>
              </w:rPr>
              <w:tab/>
              <w:t>0.192.8</w:t>
            </w:r>
          </w:p>
        </w:tc>
        <w:tc>
          <w:tcPr>
            <w:tcW w:w="720" w:type="dxa"/>
            <w:tcBorders>
              <w:top w:val="single" w:sz="4" w:space="0" w:color="auto"/>
            </w:tcBorders>
            <w:shd w:val="clear" w:color="auto" w:fill="F2F2F2" w:themeFill="background1" w:themeFillShade="F2"/>
            <w:noWrap/>
            <w:vAlign w:val="center"/>
            <w:hideMark/>
            <w:tcPrChange w:id="776" w:author="Krisztián Károlyi" w:date="2024-03-27T17:04:00Z">
              <w:tcPr>
                <w:tcW w:w="720" w:type="dxa"/>
                <w:gridSpan w:val="2"/>
                <w:tcBorders>
                  <w:top w:val="single" w:sz="4" w:space="0" w:color="auto"/>
                </w:tcBorders>
                <w:shd w:val="clear" w:color="auto" w:fill="F2F2F2" w:themeFill="background1" w:themeFillShade="F2"/>
                <w:noWrap/>
                <w:vAlign w:val="center"/>
                <w:hideMark/>
              </w:tcPr>
            </w:tcPrChange>
          </w:tcPr>
          <w:p w14:paraId="55DEC7C6"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2.68</w:t>
            </w:r>
          </w:p>
        </w:tc>
        <w:tc>
          <w:tcPr>
            <w:tcW w:w="540" w:type="dxa"/>
            <w:tcBorders>
              <w:top w:val="single" w:sz="4" w:space="0" w:color="auto"/>
            </w:tcBorders>
            <w:shd w:val="clear" w:color="auto" w:fill="F2F2F2" w:themeFill="background1" w:themeFillShade="F2"/>
            <w:noWrap/>
            <w:vAlign w:val="center"/>
            <w:hideMark/>
            <w:tcPrChange w:id="777" w:author="Krisztián Károlyi" w:date="2024-03-27T17:04:00Z">
              <w:tcPr>
                <w:tcW w:w="540" w:type="dxa"/>
                <w:gridSpan w:val="2"/>
                <w:tcBorders>
                  <w:top w:val="single" w:sz="4" w:space="0" w:color="auto"/>
                </w:tcBorders>
                <w:shd w:val="clear" w:color="auto" w:fill="F2F2F2" w:themeFill="background1" w:themeFillShade="F2"/>
                <w:noWrap/>
                <w:vAlign w:val="center"/>
                <w:hideMark/>
              </w:tcPr>
            </w:tcPrChange>
          </w:tcPr>
          <w:p w14:paraId="5EA2E167"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2.68</w:t>
            </w:r>
          </w:p>
        </w:tc>
        <w:tc>
          <w:tcPr>
            <w:tcW w:w="754" w:type="dxa"/>
            <w:tcBorders>
              <w:top w:val="single" w:sz="4" w:space="0" w:color="auto"/>
            </w:tcBorders>
            <w:shd w:val="clear" w:color="auto" w:fill="F2F2F2" w:themeFill="background1" w:themeFillShade="F2"/>
            <w:noWrap/>
            <w:vAlign w:val="center"/>
            <w:hideMark/>
            <w:tcPrChange w:id="778" w:author="Krisztián Károlyi" w:date="2024-03-27T17:04:00Z">
              <w:tcPr>
                <w:tcW w:w="535" w:type="dxa"/>
                <w:gridSpan w:val="2"/>
                <w:tcBorders>
                  <w:top w:val="single" w:sz="4" w:space="0" w:color="auto"/>
                </w:tcBorders>
                <w:shd w:val="clear" w:color="auto" w:fill="F2F2F2" w:themeFill="background1" w:themeFillShade="F2"/>
                <w:noWrap/>
                <w:vAlign w:val="center"/>
                <w:hideMark/>
              </w:tcPr>
            </w:tcPrChange>
          </w:tcPr>
          <w:p w14:paraId="29AE0A88"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2.69</w:t>
            </w:r>
          </w:p>
        </w:tc>
      </w:tr>
      <w:tr w:rsidR="00583F95" w:rsidRPr="00945A48" w14:paraId="0059F3B1" w14:textId="77777777" w:rsidTr="00DA6191">
        <w:tblPrEx>
          <w:tblW w:w="9219" w:type="dxa"/>
          <w:jc w:val="center"/>
          <w:tblBorders>
            <w:top w:val="single" w:sz="4" w:space="0" w:color="auto"/>
            <w:left w:val="single" w:sz="4" w:space="0" w:color="auto"/>
            <w:bottom w:val="single" w:sz="4" w:space="0" w:color="auto"/>
            <w:right w:val="single" w:sz="4" w:space="0" w:color="auto"/>
          </w:tblBorders>
          <w:tblLayout w:type="fixed"/>
          <w:tblPrExChange w:id="779" w:author="Krisztián Károlyi" w:date="2024-03-27T16:58:00Z">
            <w:tblPrEx>
              <w:tblW w:w="9000" w:type="dxa"/>
              <w:tblInd w:w="-10" w:type="dxa"/>
              <w:tblBorders>
                <w:top w:val="single" w:sz="4" w:space="0" w:color="auto"/>
                <w:left w:val="single" w:sz="4" w:space="0" w:color="auto"/>
                <w:bottom w:val="single" w:sz="4" w:space="0" w:color="auto"/>
                <w:right w:val="single" w:sz="4" w:space="0" w:color="auto"/>
              </w:tblBorders>
              <w:tblLayout w:type="fixed"/>
            </w:tblPrEx>
          </w:tblPrExChange>
        </w:tblPrEx>
        <w:trPr>
          <w:trHeight w:hRule="exact" w:val="340"/>
          <w:jc w:val="center"/>
          <w:trPrChange w:id="780" w:author="Krisztián Károlyi" w:date="2024-03-27T16:58:00Z">
            <w:trPr>
              <w:gridAfter w:val="0"/>
              <w:trHeight w:hRule="exact" w:val="340"/>
            </w:trPr>
          </w:trPrChange>
        </w:trPr>
        <w:tc>
          <w:tcPr>
            <w:tcW w:w="900" w:type="dxa"/>
            <w:tcBorders>
              <w:right w:val="single" w:sz="4" w:space="0" w:color="auto"/>
            </w:tcBorders>
            <w:shd w:val="clear" w:color="auto" w:fill="auto"/>
            <w:noWrap/>
            <w:vAlign w:val="center"/>
            <w:hideMark/>
            <w:tcPrChange w:id="781" w:author="Krisztián Károlyi" w:date="2024-03-27T16:58:00Z">
              <w:tcPr>
                <w:tcW w:w="900" w:type="dxa"/>
                <w:gridSpan w:val="2"/>
                <w:tcBorders>
                  <w:right w:val="single" w:sz="4" w:space="0" w:color="auto"/>
                </w:tcBorders>
                <w:shd w:val="clear" w:color="auto" w:fill="auto"/>
                <w:noWrap/>
                <w:vAlign w:val="center"/>
                <w:hideMark/>
              </w:tcPr>
            </w:tcPrChange>
          </w:tcPr>
          <w:p w14:paraId="0D01C477" w14:textId="77777777" w:rsidR="00583F95" w:rsidRPr="00945A48" w:rsidRDefault="00583F95" w:rsidP="00583F95">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2022 09</w:t>
            </w:r>
          </w:p>
        </w:tc>
        <w:tc>
          <w:tcPr>
            <w:tcW w:w="654" w:type="dxa"/>
            <w:tcBorders>
              <w:top w:val="nil"/>
              <w:left w:val="single" w:sz="4" w:space="0" w:color="auto"/>
              <w:bottom w:val="nil"/>
            </w:tcBorders>
            <w:shd w:val="clear" w:color="auto" w:fill="auto"/>
            <w:noWrap/>
            <w:vAlign w:val="center"/>
            <w:hideMark/>
            <w:tcPrChange w:id="782" w:author="Krisztián Károlyi" w:date="2024-03-27T16:58:00Z">
              <w:tcPr>
                <w:tcW w:w="654" w:type="dxa"/>
                <w:gridSpan w:val="2"/>
                <w:tcBorders>
                  <w:top w:val="nil"/>
                  <w:left w:val="single" w:sz="4" w:space="0" w:color="auto"/>
                  <w:bottom w:val="nil"/>
                </w:tcBorders>
                <w:shd w:val="clear" w:color="auto" w:fill="auto"/>
                <w:noWrap/>
                <w:vAlign w:val="center"/>
                <w:hideMark/>
              </w:tcPr>
            </w:tcPrChange>
          </w:tcPr>
          <w:p w14:paraId="17DAC673"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4.3</w:t>
            </w:r>
          </w:p>
        </w:tc>
        <w:tc>
          <w:tcPr>
            <w:tcW w:w="791" w:type="dxa"/>
            <w:gridSpan w:val="2"/>
            <w:tcBorders>
              <w:top w:val="nil"/>
              <w:bottom w:val="nil"/>
            </w:tcBorders>
            <w:shd w:val="clear" w:color="auto" w:fill="auto"/>
            <w:noWrap/>
            <w:vAlign w:val="center"/>
            <w:hideMark/>
            <w:tcPrChange w:id="783" w:author="Krisztián Károlyi" w:date="2024-03-27T16:58:00Z">
              <w:tcPr>
                <w:tcW w:w="791" w:type="dxa"/>
                <w:gridSpan w:val="2"/>
                <w:tcBorders>
                  <w:top w:val="nil"/>
                  <w:bottom w:val="nil"/>
                </w:tcBorders>
                <w:shd w:val="clear" w:color="auto" w:fill="auto"/>
                <w:noWrap/>
                <w:vAlign w:val="center"/>
                <w:hideMark/>
              </w:tcPr>
            </w:tcPrChange>
          </w:tcPr>
          <w:p w14:paraId="3EFBEC9D"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4.64</w:t>
            </w:r>
          </w:p>
        </w:tc>
        <w:tc>
          <w:tcPr>
            <w:tcW w:w="540" w:type="dxa"/>
            <w:tcBorders>
              <w:top w:val="nil"/>
              <w:bottom w:val="nil"/>
            </w:tcBorders>
            <w:shd w:val="clear" w:color="auto" w:fill="auto"/>
            <w:noWrap/>
            <w:vAlign w:val="center"/>
            <w:hideMark/>
            <w:tcPrChange w:id="784" w:author="Krisztián Károlyi" w:date="2024-03-27T16:58:00Z">
              <w:tcPr>
                <w:tcW w:w="540" w:type="dxa"/>
                <w:gridSpan w:val="2"/>
                <w:tcBorders>
                  <w:top w:val="nil"/>
                  <w:bottom w:val="nil"/>
                </w:tcBorders>
                <w:shd w:val="clear" w:color="auto" w:fill="auto"/>
                <w:noWrap/>
                <w:vAlign w:val="center"/>
                <w:hideMark/>
              </w:tcPr>
            </w:tcPrChange>
          </w:tcPr>
          <w:p w14:paraId="61B11DC6"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4.56</w:t>
            </w:r>
          </w:p>
        </w:tc>
        <w:tc>
          <w:tcPr>
            <w:tcW w:w="715" w:type="dxa"/>
            <w:tcBorders>
              <w:top w:val="nil"/>
              <w:bottom w:val="nil"/>
              <w:right w:val="single" w:sz="4" w:space="0" w:color="auto"/>
            </w:tcBorders>
            <w:shd w:val="clear" w:color="auto" w:fill="auto"/>
            <w:noWrap/>
            <w:vAlign w:val="center"/>
            <w:hideMark/>
            <w:tcPrChange w:id="785" w:author="Krisztián Károlyi" w:date="2024-03-27T16:58:00Z">
              <w:tcPr>
                <w:tcW w:w="715" w:type="dxa"/>
                <w:gridSpan w:val="2"/>
                <w:tcBorders>
                  <w:top w:val="nil"/>
                  <w:bottom w:val="nil"/>
                  <w:right w:val="single" w:sz="4" w:space="0" w:color="auto"/>
                </w:tcBorders>
                <w:shd w:val="clear" w:color="auto" w:fill="auto"/>
                <w:noWrap/>
                <w:vAlign w:val="center"/>
                <w:hideMark/>
              </w:tcPr>
            </w:tcPrChange>
          </w:tcPr>
          <w:p w14:paraId="62D00D7E"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4.62</w:t>
            </w:r>
          </w:p>
        </w:tc>
        <w:tc>
          <w:tcPr>
            <w:tcW w:w="725" w:type="dxa"/>
            <w:tcBorders>
              <w:top w:val="nil"/>
              <w:left w:val="single" w:sz="4" w:space="0" w:color="auto"/>
              <w:bottom w:val="nil"/>
            </w:tcBorders>
            <w:shd w:val="clear" w:color="auto" w:fill="auto"/>
            <w:noWrap/>
            <w:vAlign w:val="center"/>
            <w:hideMark/>
            <w:tcPrChange w:id="786" w:author="Krisztián Károlyi" w:date="2024-03-27T16:58:00Z">
              <w:tcPr>
                <w:tcW w:w="725" w:type="dxa"/>
                <w:gridSpan w:val="2"/>
                <w:tcBorders>
                  <w:top w:val="nil"/>
                  <w:left w:val="single" w:sz="4" w:space="0" w:color="auto"/>
                  <w:bottom w:val="nil"/>
                </w:tcBorders>
                <w:shd w:val="clear" w:color="auto" w:fill="auto"/>
                <w:noWrap/>
                <w:vAlign w:val="center"/>
                <w:hideMark/>
              </w:tcPr>
            </w:tcPrChange>
          </w:tcPr>
          <w:p w14:paraId="62A28F6F"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w:t>
            </w:r>
          </w:p>
        </w:tc>
        <w:tc>
          <w:tcPr>
            <w:tcW w:w="720" w:type="dxa"/>
            <w:tcBorders>
              <w:top w:val="nil"/>
              <w:bottom w:val="nil"/>
            </w:tcBorders>
            <w:shd w:val="clear" w:color="auto" w:fill="auto"/>
            <w:noWrap/>
            <w:vAlign w:val="center"/>
            <w:hideMark/>
            <w:tcPrChange w:id="787" w:author="Krisztián Károlyi" w:date="2024-03-27T16:58:00Z">
              <w:tcPr>
                <w:tcW w:w="720" w:type="dxa"/>
                <w:gridSpan w:val="2"/>
                <w:tcBorders>
                  <w:top w:val="nil"/>
                  <w:bottom w:val="nil"/>
                </w:tcBorders>
                <w:shd w:val="clear" w:color="auto" w:fill="auto"/>
                <w:noWrap/>
                <w:vAlign w:val="center"/>
                <w:hideMark/>
              </w:tcPr>
            </w:tcPrChange>
          </w:tcPr>
          <w:p w14:paraId="11658E69"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3.83</w:t>
            </w:r>
          </w:p>
        </w:tc>
        <w:tc>
          <w:tcPr>
            <w:tcW w:w="720" w:type="dxa"/>
            <w:tcBorders>
              <w:top w:val="nil"/>
              <w:bottom w:val="nil"/>
            </w:tcBorders>
            <w:shd w:val="clear" w:color="auto" w:fill="auto"/>
            <w:noWrap/>
            <w:vAlign w:val="center"/>
            <w:hideMark/>
            <w:tcPrChange w:id="788" w:author="Krisztián Károlyi" w:date="2024-03-27T16:58:00Z">
              <w:tcPr>
                <w:tcW w:w="720" w:type="dxa"/>
                <w:gridSpan w:val="2"/>
                <w:tcBorders>
                  <w:top w:val="nil"/>
                  <w:bottom w:val="nil"/>
                </w:tcBorders>
                <w:shd w:val="clear" w:color="auto" w:fill="auto"/>
                <w:noWrap/>
                <w:vAlign w:val="center"/>
                <w:hideMark/>
              </w:tcPr>
            </w:tcPrChange>
          </w:tcPr>
          <w:p w14:paraId="00151A01"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3.95</w:t>
            </w:r>
          </w:p>
        </w:tc>
        <w:tc>
          <w:tcPr>
            <w:tcW w:w="720" w:type="dxa"/>
            <w:tcBorders>
              <w:top w:val="nil"/>
              <w:bottom w:val="nil"/>
              <w:right w:val="single" w:sz="4" w:space="0" w:color="auto"/>
            </w:tcBorders>
            <w:shd w:val="clear" w:color="auto" w:fill="auto"/>
            <w:noWrap/>
            <w:vAlign w:val="center"/>
            <w:hideMark/>
            <w:tcPrChange w:id="789" w:author="Krisztián Károlyi" w:date="2024-03-27T16:58:00Z">
              <w:tcPr>
                <w:tcW w:w="720" w:type="dxa"/>
                <w:gridSpan w:val="2"/>
                <w:tcBorders>
                  <w:top w:val="nil"/>
                  <w:bottom w:val="nil"/>
                  <w:right w:val="single" w:sz="4" w:space="0" w:color="auto"/>
                </w:tcBorders>
                <w:shd w:val="clear" w:color="auto" w:fill="auto"/>
                <w:noWrap/>
                <w:vAlign w:val="center"/>
                <w:hideMark/>
              </w:tcPr>
            </w:tcPrChange>
          </w:tcPr>
          <w:p w14:paraId="44935342"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3.91</w:t>
            </w:r>
          </w:p>
        </w:tc>
        <w:tc>
          <w:tcPr>
            <w:tcW w:w="720" w:type="dxa"/>
            <w:tcBorders>
              <w:left w:val="single" w:sz="4" w:space="0" w:color="auto"/>
            </w:tcBorders>
            <w:shd w:val="clear" w:color="auto" w:fill="auto"/>
            <w:noWrap/>
            <w:vAlign w:val="center"/>
            <w:hideMark/>
            <w:tcPrChange w:id="790" w:author="Krisztián Károlyi" w:date="2024-03-27T16:58:00Z">
              <w:tcPr>
                <w:tcW w:w="720" w:type="dxa"/>
                <w:gridSpan w:val="2"/>
                <w:tcBorders>
                  <w:left w:val="single" w:sz="4" w:space="0" w:color="auto"/>
                </w:tcBorders>
                <w:shd w:val="clear" w:color="auto" w:fill="auto"/>
                <w:noWrap/>
                <w:vAlign w:val="center"/>
                <w:hideMark/>
              </w:tcPr>
            </w:tcPrChange>
          </w:tcPr>
          <w:p w14:paraId="62EDDBF9"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w:t>
            </w:r>
          </w:p>
        </w:tc>
        <w:tc>
          <w:tcPr>
            <w:tcW w:w="720" w:type="dxa"/>
            <w:shd w:val="clear" w:color="auto" w:fill="auto"/>
            <w:noWrap/>
            <w:vAlign w:val="center"/>
            <w:hideMark/>
            <w:tcPrChange w:id="791" w:author="Krisztián Károlyi" w:date="2024-03-27T16:58:00Z">
              <w:tcPr>
                <w:tcW w:w="720" w:type="dxa"/>
                <w:gridSpan w:val="2"/>
                <w:shd w:val="clear" w:color="auto" w:fill="auto"/>
                <w:noWrap/>
                <w:vAlign w:val="center"/>
                <w:hideMark/>
              </w:tcPr>
            </w:tcPrChange>
          </w:tcPr>
          <w:p w14:paraId="5A1CD47E"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2.82</w:t>
            </w:r>
          </w:p>
        </w:tc>
        <w:tc>
          <w:tcPr>
            <w:tcW w:w="540" w:type="dxa"/>
            <w:shd w:val="clear" w:color="auto" w:fill="auto"/>
            <w:noWrap/>
            <w:vAlign w:val="center"/>
            <w:hideMark/>
            <w:tcPrChange w:id="792" w:author="Krisztián Károlyi" w:date="2024-03-27T16:58:00Z">
              <w:tcPr>
                <w:tcW w:w="540" w:type="dxa"/>
                <w:gridSpan w:val="2"/>
                <w:shd w:val="clear" w:color="auto" w:fill="auto"/>
                <w:noWrap/>
                <w:vAlign w:val="center"/>
                <w:hideMark/>
              </w:tcPr>
            </w:tcPrChange>
          </w:tcPr>
          <w:p w14:paraId="1F10DB57"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2.82</w:t>
            </w:r>
          </w:p>
        </w:tc>
        <w:tc>
          <w:tcPr>
            <w:tcW w:w="754" w:type="dxa"/>
            <w:shd w:val="clear" w:color="auto" w:fill="auto"/>
            <w:noWrap/>
            <w:vAlign w:val="center"/>
            <w:hideMark/>
            <w:tcPrChange w:id="793" w:author="Krisztián Károlyi" w:date="2024-03-27T16:58:00Z">
              <w:tcPr>
                <w:tcW w:w="535" w:type="dxa"/>
                <w:gridSpan w:val="2"/>
                <w:shd w:val="clear" w:color="auto" w:fill="auto"/>
                <w:noWrap/>
                <w:vAlign w:val="center"/>
                <w:hideMark/>
              </w:tcPr>
            </w:tcPrChange>
          </w:tcPr>
          <w:p w14:paraId="64BB4BDB"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2.76</w:t>
            </w:r>
          </w:p>
        </w:tc>
      </w:tr>
      <w:tr w:rsidR="00583F95" w:rsidRPr="00945A48" w14:paraId="78E8AFD0" w14:textId="77777777" w:rsidTr="00DA6191">
        <w:tblPrEx>
          <w:tblW w:w="9219" w:type="dxa"/>
          <w:jc w:val="center"/>
          <w:tblBorders>
            <w:top w:val="single" w:sz="4" w:space="0" w:color="auto"/>
            <w:left w:val="single" w:sz="4" w:space="0" w:color="auto"/>
            <w:bottom w:val="single" w:sz="4" w:space="0" w:color="auto"/>
            <w:right w:val="single" w:sz="4" w:space="0" w:color="auto"/>
          </w:tblBorders>
          <w:tblLayout w:type="fixed"/>
          <w:tblPrExChange w:id="794" w:author="Krisztián Károlyi" w:date="2024-03-27T16:58:00Z">
            <w:tblPrEx>
              <w:tblW w:w="9000" w:type="dxa"/>
              <w:tblInd w:w="-10" w:type="dxa"/>
              <w:tblBorders>
                <w:top w:val="single" w:sz="4" w:space="0" w:color="auto"/>
                <w:left w:val="single" w:sz="4" w:space="0" w:color="auto"/>
                <w:bottom w:val="single" w:sz="4" w:space="0" w:color="auto"/>
                <w:right w:val="single" w:sz="4" w:space="0" w:color="auto"/>
              </w:tblBorders>
              <w:tblLayout w:type="fixed"/>
            </w:tblPrEx>
          </w:tblPrExChange>
        </w:tblPrEx>
        <w:trPr>
          <w:trHeight w:hRule="exact" w:val="340"/>
          <w:jc w:val="center"/>
          <w:trPrChange w:id="795" w:author="Krisztián Károlyi" w:date="2024-03-27T16:58:00Z">
            <w:trPr>
              <w:gridAfter w:val="0"/>
              <w:trHeight w:hRule="exact" w:val="340"/>
            </w:trPr>
          </w:trPrChange>
        </w:trPr>
        <w:tc>
          <w:tcPr>
            <w:tcW w:w="900" w:type="dxa"/>
            <w:tcBorders>
              <w:right w:val="single" w:sz="4" w:space="0" w:color="auto"/>
            </w:tcBorders>
            <w:shd w:val="clear" w:color="auto" w:fill="F2F2F2" w:themeFill="background1" w:themeFillShade="F2"/>
            <w:noWrap/>
            <w:vAlign w:val="center"/>
            <w:hideMark/>
            <w:tcPrChange w:id="796" w:author="Krisztián Károlyi" w:date="2024-03-27T16:58:00Z">
              <w:tcPr>
                <w:tcW w:w="900" w:type="dxa"/>
                <w:gridSpan w:val="2"/>
                <w:tcBorders>
                  <w:right w:val="single" w:sz="4" w:space="0" w:color="auto"/>
                </w:tcBorders>
                <w:shd w:val="clear" w:color="auto" w:fill="F2F2F2" w:themeFill="background1" w:themeFillShade="F2"/>
                <w:noWrap/>
                <w:vAlign w:val="center"/>
                <w:hideMark/>
              </w:tcPr>
            </w:tcPrChange>
          </w:tcPr>
          <w:p w14:paraId="15E68CB1" w14:textId="77777777" w:rsidR="00583F95" w:rsidRPr="00945A48" w:rsidRDefault="00583F95" w:rsidP="00583F95">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2022 10</w:t>
            </w:r>
          </w:p>
        </w:tc>
        <w:tc>
          <w:tcPr>
            <w:tcW w:w="654" w:type="dxa"/>
            <w:tcBorders>
              <w:top w:val="nil"/>
              <w:left w:val="single" w:sz="4" w:space="0" w:color="auto"/>
              <w:bottom w:val="nil"/>
            </w:tcBorders>
            <w:shd w:val="clear" w:color="auto" w:fill="F2F2F2" w:themeFill="background1" w:themeFillShade="F2"/>
            <w:noWrap/>
            <w:vAlign w:val="center"/>
            <w:hideMark/>
            <w:tcPrChange w:id="797" w:author="Krisztián Károlyi" w:date="2024-03-27T16:58:00Z">
              <w:tcPr>
                <w:tcW w:w="654" w:type="dxa"/>
                <w:gridSpan w:val="2"/>
                <w:tcBorders>
                  <w:top w:val="nil"/>
                  <w:left w:val="single" w:sz="4" w:space="0" w:color="auto"/>
                  <w:bottom w:val="nil"/>
                </w:tcBorders>
                <w:shd w:val="clear" w:color="auto" w:fill="F2F2F2" w:themeFill="background1" w:themeFillShade="F2"/>
                <w:noWrap/>
                <w:vAlign w:val="center"/>
                <w:hideMark/>
              </w:tcPr>
            </w:tcPrChange>
          </w:tcPr>
          <w:p w14:paraId="48B02F67"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w:t>
            </w:r>
          </w:p>
        </w:tc>
        <w:tc>
          <w:tcPr>
            <w:tcW w:w="791" w:type="dxa"/>
            <w:gridSpan w:val="2"/>
            <w:tcBorders>
              <w:top w:val="nil"/>
              <w:bottom w:val="nil"/>
            </w:tcBorders>
            <w:shd w:val="clear" w:color="auto" w:fill="F2F2F2" w:themeFill="background1" w:themeFillShade="F2"/>
            <w:noWrap/>
            <w:vAlign w:val="center"/>
            <w:hideMark/>
            <w:tcPrChange w:id="798" w:author="Krisztián Károlyi" w:date="2024-03-27T16:58:00Z">
              <w:tcPr>
                <w:tcW w:w="791" w:type="dxa"/>
                <w:gridSpan w:val="2"/>
                <w:tcBorders>
                  <w:top w:val="nil"/>
                  <w:bottom w:val="nil"/>
                </w:tcBorders>
                <w:shd w:val="clear" w:color="auto" w:fill="F2F2F2" w:themeFill="background1" w:themeFillShade="F2"/>
                <w:noWrap/>
                <w:vAlign w:val="center"/>
                <w:hideMark/>
              </w:tcPr>
            </w:tcPrChange>
          </w:tcPr>
          <w:p w14:paraId="2A17671B"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4.19</w:t>
            </w:r>
          </w:p>
        </w:tc>
        <w:tc>
          <w:tcPr>
            <w:tcW w:w="540" w:type="dxa"/>
            <w:tcBorders>
              <w:top w:val="nil"/>
              <w:bottom w:val="nil"/>
            </w:tcBorders>
            <w:shd w:val="clear" w:color="auto" w:fill="F2F2F2" w:themeFill="background1" w:themeFillShade="F2"/>
            <w:noWrap/>
            <w:vAlign w:val="center"/>
            <w:hideMark/>
            <w:tcPrChange w:id="799" w:author="Krisztián Károlyi" w:date="2024-03-27T16:58:00Z">
              <w:tcPr>
                <w:tcW w:w="540" w:type="dxa"/>
                <w:gridSpan w:val="2"/>
                <w:tcBorders>
                  <w:top w:val="nil"/>
                  <w:bottom w:val="nil"/>
                </w:tcBorders>
                <w:shd w:val="clear" w:color="auto" w:fill="F2F2F2" w:themeFill="background1" w:themeFillShade="F2"/>
                <w:noWrap/>
                <w:vAlign w:val="center"/>
                <w:hideMark/>
              </w:tcPr>
            </w:tcPrChange>
          </w:tcPr>
          <w:p w14:paraId="5EDB36F2"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4.18</w:t>
            </w:r>
          </w:p>
        </w:tc>
        <w:tc>
          <w:tcPr>
            <w:tcW w:w="715" w:type="dxa"/>
            <w:tcBorders>
              <w:top w:val="nil"/>
              <w:bottom w:val="nil"/>
              <w:right w:val="single" w:sz="4" w:space="0" w:color="auto"/>
            </w:tcBorders>
            <w:shd w:val="clear" w:color="auto" w:fill="F2F2F2" w:themeFill="background1" w:themeFillShade="F2"/>
            <w:noWrap/>
            <w:vAlign w:val="center"/>
            <w:hideMark/>
            <w:tcPrChange w:id="800" w:author="Krisztián Károlyi" w:date="2024-03-27T16:58:00Z">
              <w:tcPr>
                <w:tcW w:w="715" w:type="dxa"/>
                <w:gridSpan w:val="2"/>
                <w:tcBorders>
                  <w:top w:val="nil"/>
                  <w:bottom w:val="nil"/>
                  <w:right w:val="single" w:sz="4" w:space="0" w:color="auto"/>
                </w:tcBorders>
                <w:shd w:val="clear" w:color="auto" w:fill="F2F2F2" w:themeFill="background1" w:themeFillShade="F2"/>
                <w:noWrap/>
                <w:vAlign w:val="center"/>
                <w:hideMark/>
              </w:tcPr>
            </w:tcPrChange>
          </w:tcPr>
          <w:p w14:paraId="1AD7CE57"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4.31</w:t>
            </w:r>
          </w:p>
        </w:tc>
        <w:tc>
          <w:tcPr>
            <w:tcW w:w="725" w:type="dxa"/>
            <w:tcBorders>
              <w:top w:val="nil"/>
              <w:left w:val="single" w:sz="4" w:space="0" w:color="auto"/>
              <w:bottom w:val="nil"/>
            </w:tcBorders>
            <w:shd w:val="clear" w:color="auto" w:fill="F2F2F2" w:themeFill="background1" w:themeFillShade="F2"/>
            <w:noWrap/>
            <w:vAlign w:val="center"/>
            <w:hideMark/>
            <w:tcPrChange w:id="801" w:author="Krisztián Károlyi" w:date="2024-03-27T16:58:00Z">
              <w:tcPr>
                <w:tcW w:w="725" w:type="dxa"/>
                <w:gridSpan w:val="2"/>
                <w:tcBorders>
                  <w:top w:val="nil"/>
                  <w:left w:val="single" w:sz="4" w:space="0" w:color="auto"/>
                  <w:bottom w:val="nil"/>
                </w:tcBorders>
                <w:shd w:val="clear" w:color="auto" w:fill="F2F2F2" w:themeFill="background1" w:themeFillShade="F2"/>
                <w:noWrap/>
                <w:vAlign w:val="center"/>
                <w:hideMark/>
              </w:tcPr>
            </w:tcPrChange>
          </w:tcPr>
          <w:p w14:paraId="64138CB6"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w:t>
            </w:r>
          </w:p>
        </w:tc>
        <w:tc>
          <w:tcPr>
            <w:tcW w:w="720" w:type="dxa"/>
            <w:tcBorders>
              <w:top w:val="nil"/>
              <w:bottom w:val="nil"/>
            </w:tcBorders>
            <w:shd w:val="clear" w:color="auto" w:fill="F2F2F2" w:themeFill="background1" w:themeFillShade="F2"/>
            <w:noWrap/>
            <w:vAlign w:val="center"/>
            <w:hideMark/>
            <w:tcPrChange w:id="802" w:author="Krisztián Károlyi" w:date="2024-03-27T16:58:00Z">
              <w:tcPr>
                <w:tcW w:w="720" w:type="dxa"/>
                <w:gridSpan w:val="2"/>
                <w:tcBorders>
                  <w:top w:val="nil"/>
                  <w:bottom w:val="nil"/>
                </w:tcBorders>
                <w:shd w:val="clear" w:color="auto" w:fill="F2F2F2" w:themeFill="background1" w:themeFillShade="F2"/>
                <w:noWrap/>
                <w:vAlign w:val="center"/>
                <w:hideMark/>
              </w:tcPr>
            </w:tcPrChange>
          </w:tcPr>
          <w:p w14:paraId="5D0A094B"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3.97</w:t>
            </w:r>
          </w:p>
        </w:tc>
        <w:tc>
          <w:tcPr>
            <w:tcW w:w="720" w:type="dxa"/>
            <w:tcBorders>
              <w:top w:val="nil"/>
              <w:bottom w:val="nil"/>
            </w:tcBorders>
            <w:shd w:val="clear" w:color="auto" w:fill="F2F2F2" w:themeFill="background1" w:themeFillShade="F2"/>
            <w:noWrap/>
            <w:vAlign w:val="center"/>
            <w:hideMark/>
            <w:tcPrChange w:id="803" w:author="Krisztián Károlyi" w:date="2024-03-27T16:58:00Z">
              <w:tcPr>
                <w:tcW w:w="720" w:type="dxa"/>
                <w:gridSpan w:val="2"/>
                <w:tcBorders>
                  <w:top w:val="nil"/>
                  <w:bottom w:val="nil"/>
                </w:tcBorders>
                <w:shd w:val="clear" w:color="auto" w:fill="F2F2F2" w:themeFill="background1" w:themeFillShade="F2"/>
                <w:noWrap/>
                <w:vAlign w:val="center"/>
                <w:hideMark/>
              </w:tcPr>
            </w:tcPrChange>
          </w:tcPr>
          <w:p w14:paraId="651360A7"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4.08</w:t>
            </w:r>
          </w:p>
        </w:tc>
        <w:tc>
          <w:tcPr>
            <w:tcW w:w="720" w:type="dxa"/>
            <w:tcBorders>
              <w:top w:val="nil"/>
              <w:bottom w:val="nil"/>
              <w:right w:val="single" w:sz="4" w:space="0" w:color="auto"/>
            </w:tcBorders>
            <w:shd w:val="clear" w:color="auto" w:fill="F2F2F2" w:themeFill="background1" w:themeFillShade="F2"/>
            <w:noWrap/>
            <w:vAlign w:val="center"/>
            <w:hideMark/>
            <w:tcPrChange w:id="804" w:author="Krisztián Károlyi" w:date="2024-03-27T16:58:00Z">
              <w:tcPr>
                <w:tcW w:w="720" w:type="dxa"/>
                <w:gridSpan w:val="2"/>
                <w:tcBorders>
                  <w:top w:val="nil"/>
                  <w:bottom w:val="nil"/>
                  <w:right w:val="single" w:sz="4" w:space="0" w:color="auto"/>
                </w:tcBorders>
                <w:shd w:val="clear" w:color="auto" w:fill="F2F2F2" w:themeFill="background1" w:themeFillShade="F2"/>
                <w:noWrap/>
                <w:vAlign w:val="center"/>
                <w:hideMark/>
              </w:tcPr>
            </w:tcPrChange>
          </w:tcPr>
          <w:p w14:paraId="336FE1C7"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3.98</w:t>
            </w:r>
          </w:p>
        </w:tc>
        <w:tc>
          <w:tcPr>
            <w:tcW w:w="720" w:type="dxa"/>
            <w:tcBorders>
              <w:left w:val="single" w:sz="4" w:space="0" w:color="auto"/>
            </w:tcBorders>
            <w:shd w:val="clear" w:color="auto" w:fill="F2F2F2" w:themeFill="background1" w:themeFillShade="F2"/>
            <w:noWrap/>
            <w:vAlign w:val="center"/>
            <w:hideMark/>
            <w:tcPrChange w:id="805" w:author="Krisztián Károlyi" w:date="2024-03-27T16:58:00Z">
              <w:tcPr>
                <w:tcW w:w="720" w:type="dxa"/>
                <w:gridSpan w:val="2"/>
                <w:tcBorders>
                  <w:left w:val="single" w:sz="4" w:space="0" w:color="auto"/>
                </w:tcBorders>
                <w:shd w:val="clear" w:color="auto" w:fill="F2F2F2" w:themeFill="background1" w:themeFillShade="F2"/>
                <w:noWrap/>
                <w:vAlign w:val="center"/>
                <w:hideMark/>
              </w:tcPr>
            </w:tcPrChange>
          </w:tcPr>
          <w:p w14:paraId="6635537A"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w:t>
            </w:r>
          </w:p>
        </w:tc>
        <w:tc>
          <w:tcPr>
            <w:tcW w:w="720" w:type="dxa"/>
            <w:shd w:val="clear" w:color="auto" w:fill="F2F2F2" w:themeFill="background1" w:themeFillShade="F2"/>
            <w:noWrap/>
            <w:vAlign w:val="center"/>
            <w:hideMark/>
            <w:tcPrChange w:id="806" w:author="Krisztián Károlyi" w:date="2024-03-27T16:58:00Z">
              <w:tcPr>
                <w:tcW w:w="720" w:type="dxa"/>
                <w:gridSpan w:val="2"/>
                <w:shd w:val="clear" w:color="auto" w:fill="F2F2F2" w:themeFill="background1" w:themeFillShade="F2"/>
                <w:noWrap/>
                <w:vAlign w:val="center"/>
                <w:hideMark/>
              </w:tcPr>
            </w:tcPrChange>
          </w:tcPr>
          <w:p w14:paraId="26D05467"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2.93</w:t>
            </w:r>
          </w:p>
        </w:tc>
        <w:tc>
          <w:tcPr>
            <w:tcW w:w="540" w:type="dxa"/>
            <w:shd w:val="clear" w:color="auto" w:fill="F2F2F2" w:themeFill="background1" w:themeFillShade="F2"/>
            <w:noWrap/>
            <w:vAlign w:val="center"/>
            <w:hideMark/>
            <w:tcPrChange w:id="807" w:author="Krisztián Károlyi" w:date="2024-03-27T16:58:00Z">
              <w:tcPr>
                <w:tcW w:w="540" w:type="dxa"/>
                <w:gridSpan w:val="2"/>
                <w:shd w:val="clear" w:color="auto" w:fill="F2F2F2" w:themeFill="background1" w:themeFillShade="F2"/>
                <w:noWrap/>
                <w:vAlign w:val="center"/>
                <w:hideMark/>
              </w:tcPr>
            </w:tcPrChange>
          </w:tcPr>
          <w:p w14:paraId="2142A82B"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2.93</w:t>
            </w:r>
          </w:p>
        </w:tc>
        <w:tc>
          <w:tcPr>
            <w:tcW w:w="754" w:type="dxa"/>
            <w:shd w:val="clear" w:color="auto" w:fill="F2F2F2" w:themeFill="background1" w:themeFillShade="F2"/>
            <w:noWrap/>
            <w:vAlign w:val="center"/>
            <w:hideMark/>
            <w:tcPrChange w:id="808" w:author="Krisztián Károlyi" w:date="2024-03-27T16:58:00Z">
              <w:tcPr>
                <w:tcW w:w="535" w:type="dxa"/>
                <w:gridSpan w:val="2"/>
                <w:shd w:val="clear" w:color="auto" w:fill="F2F2F2" w:themeFill="background1" w:themeFillShade="F2"/>
                <w:noWrap/>
                <w:vAlign w:val="center"/>
                <w:hideMark/>
              </w:tcPr>
            </w:tcPrChange>
          </w:tcPr>
          <w:p w14:paraId="153A4EAB"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2.84</w:t>
            </w:r>
          </w:p>
        </w:tc>
      </w:tr>
      <w:tr w:rsidR="00583F95" w:rsidRPr="00945A48" w14:paraId="0A4104F6" w14:textId="77777777" w:rsidTr="00DA6191">
        <w:tblPrEx>
          <w:tblW w:w="9219" w:type="dxa"/>
          <w:jc w:val="center"/>
          <w:tblBorders>
            <w:top w:val="single" w:sz="4" w:space="0" w:color="auto"/>
            <w:left w:val="single" w:sz="4" w:space="0" w:color="auto"/>
            <w:bottom w:val="single" w:sz="4" w:space="0" w:color="auto"/>
            <w:right w:val="single" w:sz="4" w:space="0" w:color="auto"/>
          </w:tblBorders>
          <w:tblLayout w:type="fixed"/>
          <w:tblPrExChange w:id="809" w:author="Krisztián Károlyi" w:date="2024-03-27T16:58:00Z">
            <w:tblPrEx>
              <w:tblW w:w="9000" w:type="dxa"/>
              <w:tblInd w:w="-10" w:type="dxa"/>
              <w:tblBorders>
                <w:top w:val="single" w:sz="4" w:space="0" w:color="auto"/>
                <w:left w:val="single" w:sz="4" w:space="0" w:color="auto"/>
                <w:bottom w:val="single" w:sz="4" w:space="0" w:color="auto"/>
                <w:right w:val="single" w:sz="4" w:space="0" w:color="auto"/>
              </w:tblBorders>
              <w:tblLayout w:type="fixed"/>
            </w:tblPrEx>
          </w:tblPrExChange>
        </w:tblPrEx>
        <w:trPr>
          <w:trHeight w:hRule="exact" w:val="340"/>
          <w:jc w:val="center"/>
          <w:trPrChange w:id="810" w:author="Krisztián Károlyi" w:date="2024-03-27T16:58:00Z">
            <w:trPr>
              <w:gridAfter w:val="0"/>
              <w:trHeight w:hRule="exact" w:val="340"/>
            </w:trPr>
          </w:trPrChange>
        </w:trPr>
        <w:tc>
          <w:tcPr>
            <w:tcW w:w="900" w:type="dxa"/>
            <w:tcBorders>
              <w:right w:val="single" w:sz="4" w:space="0" w:color="auto"/>
            </w:tcBorders>
            <w:shd w:val="clear" w:color="auto" w:fill="auto"/>
            <w:noWrap/>
            <w:vAlign w:val="center"/>
            <w:hideMark/>
            <w:tcPrChange w:id="811" w:author="Krisztián Károlyi" w:date="2024-03-27T16:58:00Z">
              <w:tcPr>
                <w:tcW w:w="900" w:type="dxa"/>
                <w:gridSpan w:val="2"/>
                <w:tcBorders>
                  <w:right w:val="single" w:sz="4" w:space="0" w:color="auto"/>
                </w:tcBorders>
                <w:shd w:val="clear" w:color="auto" w:fill="auto"/>
                <w:noWrap/>
                <w:vAlign w:val="center"/>
                <w:hideMark/>
              </w:tcPr>
            </w:tcPrChange>
          </w:tcPr>
          <w:p w14:paraId="11ADB986" w14:textId="77777777" w:rsidR="00583F95" w:rsidRPr="00945A48" w:rsidRDefault="00583F95" w:rsidP="00583F95">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2022 11</w:t>
            </w:r>
          </w:p>
        </w:tc>
        <w:tc>
          <w:tcPr>
            <w:tcW w:w="654" w:type="dxa"/>
            <w:tcBorders>
              <w:top w:val="nil"/>
              <w:left w:val="single" w:sz="4" w:space="0" w:color="auto"/>
              <w:bottom w:val="nil"/>
            </w:tcBorders>
            <w:shd w:val="clear" w:color="auto" w:fill="auto"/>
            <w:noWrap/>
            <w:vAlign w:val="center"/>
            <w:hideMark/>
            <w:tcPrChange w:id="812" w:author="Krisztián Károlyi" w:date="2024-03-27T16:58:00Z">
              <w:tcPr>
                <w:tcW w:w="654" w:type="dxa"/>
                <w:gridSpan w:val="2"/>
                <w:tcBorders>
                  <w:top w:val="nil"/>
                  <w:left w:val="single" w:sz="4" w:space="0" w:color="auto"/>
                  <w:bottom w:val="nil"/>
                </w:tcBorders>
                <w:shd w:val="clear" w:color="auto" w:fill="auto"/>
                <w:noWrap/>
                <w:vAlign w:val="center"/>
                <w:hideMark/>
              </w:tcPr>
            </w:tcPrChange>
          </w:tcPr>
          <w:p w14:paraId="50B30001"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w:t>
            </w:r>
          </w:p>
        </w:tc>
        <w:tc>
          <w:tcPr>
            <w:tcW w:w="791" w:type="dxa"/>
            <w:gridSpan w:val="2"/>
            <w:tcBorders>
              <w:top w:val="nil"/>
              <w:bottom w:val="nil"/>
            </w:tcBorders>
            <w:shd w:val="clear" w:color="auto" w:fill="auto"/>
            <w:noWrap/>
            <w:vAlign w:val="center"/>
            <w:hideMark/>
            <w:tcPrChange w:id="813" w:author="Krisztián Károlyi" w:date="2024-03-27T16:58:00Z">
              <w:tcPr>
                <w:tcW w:w="791" w:type="dxa"/>
                <w:gridSpan w:val="2"/>
                <w:tcBorders>
                  <w:top w:val="nil"/>
                  <w:bottom w:val="nil"/>
                </w:tcBorders>
                <w:shd w:val="clear" w:color="auto" w:fill="auto"/>
                <w:noWrap/>
                <w:vAlign w:val="center"/>
                <w:hideMark/>
              </w:tcPr>
            </w:tcPrChange>
          </w:tcPr>
          <w:p w14:paraId="7E13F449"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4.06</w:t>
            </w:r>
          </w:p>
        </w:tc>
        <w:tc>
          <w:tcPr>
            <w:tcW w:w="540" w:type="dxa"/>
            <w:tcBorders>
              <w:top w:val="nil"/>
              <w:bottom w:val="nil"/>
            </w:tcBorders>
            <w:shd w:val="clear" w:color="auto" w:fill="auto"/>
            <w:noWrap/>
            <w:vAlign w:val="center"/>
            <w:hideMark/>
            <w:tcPrChange w:id="814" w:author="Krisztián Károlyi" w:date="2024-03-27T16:58:00Z">
              <w:tcPr>
                <w:tcW w:w="540" w:type="dxa"/>
                <w:gridSpan w:val="2"/>
                <w:tcBorders>
                  <w:top w:val="nil"/>
                  <w:bottom w:val="nil"/>
                </w:tcBorders>
                <w:shd w:val="clear" w:color="auto" w:fill="auto"/>
                <w:noWrap/>
                <w:vAlign w:val="center"/>
                <w:hideMark/>
              </w:tcPr>
            </w:tcPrChange>
          </w:tcPr>
          <w:p w14:paraId="5E8F9120"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4.15</w:t>
            </w:r>
          </w:p>
        </w:tc>
        <w:tc>
          <w:tcPr>
            <w:tcW w:w="715" w:type="dxa"/>
            <w:tcBorders>
              <w:top w:val="nil"/>
              <w:bottom w:val="nil"/>
              <w:right w:val="single" w:sz="4" w:space="0" w:color="auto"/>
            </w:tcBorders>
            <w:shd w:val="clear" w:color="auto" w:fill="auto"/>
            <w:noWrap/>
            <w:vAlign w:val="center"/>
            <w:hideMark/>
            <w:tcPrChange w:id="815" w:author="Krisztián Károlyi" w:date="2024-03-27T16:58:00Z">
              <w:tcPr>
                <w:tcW w:w="715" w:type="dxa"/>
                <w:gridSpan w:val="2"/>
                <w:tcBorders>
                  <w:top w:val="nil"/>
                  <w:bottom w:val="nil"/>
                  <w:right w:val="single" w:sz="4" w:space="0" w:color="auto"/>
                </w:tcBorders>
                <w:shd w:val="clear" w:color="auto" w:fill="auto"/>
                <w:noWrap/>
                <w:vAlign w:val="center"/>
                <w:hideMark/>
              </w:tcPr>
            </w:tcPrChange>
          </w:tcPr>
          <w:p w14:paraId="44BF5529"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4.22</w:t>
            </w:r>
          </w:p>
        </w:tc>
        <w:tc>
          <w:tcPr>
            <w:tcW w:w="725" w:type="dxa"/>
            <w:tcBorders>
              <w:top w:val="nil"/>
              <w:left w:val="single" w:sz="4" w:space="0" w:color="auto"/>
              <w:bottom w:val="nil"/>
            </w:tcBorders>
            <w:shd w:val="clear" w:color="auto" w:fill="auto"/>
            <w:noWrap/>
            <w:vAlign w:val="center"/>
            <w:hideMark/>
            <w:tcPrChange w:id="816" w:author="Krisztián Károlyi" w:date="2024-03-27T16:58:00Z">
              <w:tcPr>
                <w:tcW w:w="725" w:type="dxa"/>
                <w:gridSpan w:val="2"/>
                <w:tcBorders>
                  <w:top w:val="nil"/>
                  <w:left w:val="single" w:sz="4" w:space="0" w:color="auto"/>
                  <w:bottom w:val="nil"/>
                </w:tcBorders>
                <w:shd w:val="clear" w:color="auto" w:fill="auto"/>
                <w:noWrap/>
                <w:vAlign w:val="center"/>
                <w:hideMark/>
              </w:tcPr>
            </w:tcPrChange>
          </w:tcPr>
          <w:p w14:paraId="7B32EC3E"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4.4</w:t>
            </w:r>
          </w:p>
        </w:tc>
        <w:tc>
          <w:tcPr>
            <w:tcW w:w="720" w:type="dxa"/>
            <w:tcBorders>
              <w:top w:val="nil"/>
              <w:bottom w:val="nil"/>
            </w:tcBorders>
            <w:shd w:val="clear" w:color="auto" w:fill="auto"/>
            <w:noWrap/>
            <w:vAlign w:val="center"/>
            <w:hideMark/>
            <w:tcPrChange w:id="817" w:author="Krisztián Károlyi" w:date="2024-03-27T16:58:00Z">
              <w:tcPr>
                <w:tcW w:w="720" w:type="dxa"/>
                <w:gridSpan w:val="2"/>
                <w:tcBorders>
                  <w:top w:val="nil"/>
                  <w:bottom w:val="nil"/>
                </w:tcBorders>
                <w:shd w:val="clear" w:color="auto" w:fill="auto"/>
                <w:noWrap/>
                <w:vAlign w:val="center"/>
                <w:hideMark/>
              </w:tcPr>
            </w:tcPrChange>
          </w:tcPr>
          <w:p w14:paraId="6B9E0B5E"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4.27</w:t>
            </w:r>
          </w:p>
        </w:tc>
        <w:tc>
          <w:tcPr>
            <w:tcW w:w="720" w:type="dxa"/>
            <w:tcBorders>
              <w:top w:val="nil"/>
              <w:bottom w:val="nil"/>
            </w:tcBorders>
            <w:shd w:val="clear" w:color="auto" w:fill="auto"/>
            <w:noWrap/>
            <w:vAlign w:val="center"/>
            <w:hideMark/>
            <w:tcPrChange w:id="818" w:author="Krisztián Károlyi" w:date="2024-03-27T16:58:00Z">
              <w:tcPr>
                <w:tcW w:w="720" w:type="dxa"/>
                <w:gridSpan w:val="2"/>
                <w:tcBorders>
                  <w:top w:val="nil"/>
                  <w:bottom w:val="nil"/>
                </w:tcBorders>
                <w:shd w:val="clear" w:color="auto" w:fill="auto"/>
                <w:noWrap/>
                <w:vAlign w:val="center"/>
                <w:hideMark/>
              </w:tcPr>
            </w:tcPrChange>
          </w:tcPr>
          <w:p w14:paraId="2927174D"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4.24</w:t>
            </w:r>
          </w:p>
        </w:tc>
        <w:tc>
          <w:tcPr>
            <w:tcW w:w="720" w:type="dxa"/>
            <w:tcBorders>
              <w:top w:val="nil"/>
              <w:bottom w:val="nil"/>
              <w:right w:val="single" w:sz="4" w:space="0" w:color="auto"/>
            </w:tcBorders>
            <w:shd w:val="clear" w:color="auto" w:fill="auto"/>
            <w:noWrap/>
            <w:vAlign w:val="center"/>
            <w:hideMark/>
            <w:tcPrChange w:id="819" w:author="Krisztián Károlyi" w:date="2024-03-27T16:58:00Z">
              <w:tcPr>
                <w:tcW w:w="720" w:type="dxa"/>
                <w:gridSpan w:val="2"/>
                <w:tcBorders>
                  <w:top w:val="nil"/>
                  <w:bottom w:val="nil"/>
                  <w:right w:val="single" w:sz="4" w:space="0" w:color="auto"/>
                </w:tcBorders>
                <w:shd w:val="clear" w:color="auto" w:fill="auto"/>
                <w:noWrap/>
                <w:vAlign w:val="center"/>
                <w:hideMark/>
              </w:tcPr>
            </w:tcPrChange>
          </w:tcPr>
          <w:p w14:paraId="5BB5AC14"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4.22</w:t>
            </w:r>
          </w:p>
        </w:tc>
        <w:tc>
          <w:tcPr>
            <w:tcW w:w="720" w:type="dxa"/>
            <w:tcBorders>
              <w:left w:val="single" w:sz="4" w:space="0" w:color="auto"/>
            </w:tcBorders>
            <w:shd w:val="clear" w:color="auto" w:fill="auto"/>
            <w:noWrap/>
            <w:vAlign w:val="center"/>
            <w:hideMark/>
            <w:tcPrChange w:id="820" w:author="Krisztián Károlyi" w:date="2024-03-27T16:58:00Z">
              <w:tcPr>
                <w:tcW w:w="720" w:type="dxa"/>
                <w:gridSpan w:val="2"/>
                <w:tcBorders>
                  <w:left w:val="single" w:sz="4" w:space="0" w:color="auto"/>
                </w:tcBorders>
                <w:shd w:val="clear" w:color="auto" w:fill="auto"/>
                <w:noWrap/>
                <w:vAlign w:val="center"/>
                <w:hideMark/>
              </w:tcPr>
            </w:tcPrChange>
          </w:tcPr>
          <w:p w14:paraId="63976390"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3.2</w:t>
            </w:r>
          </w:p>
        </w:tc>
        <w:tc>
          <w:tcPr>
            <w:tcW w:w="720" w:type="dxa"/>
            <w:shd w:val="clear" w:color="auto" w:fill="auto"/>
            <w:noWrap/>
            <w:vAlign w:val="center"/>
            <w:hideMark/>
            <w:tcPrChange w:id="821" w:author="Krisztián Károlyi" w:date="2024-03-27T16:58:00Z">
              <w:tcPr>
                <w:tcW w:w="720" w:type="dxa"/>
                <w:gridSpan w:val="2"/>
                <w:shd w:val="clear" w:color="auto" w:fill="auto"/>
                <w:noWrap/>
                <w:vAlign w:val="center"/>
                <w:hideMark/>
              </w:tcPr>
            </w:tcPrChange>
          </w:tcPr>
          <w:p w14:paraId="41D38585"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3.22</w:t>
            </w:r>
          </w:p>
        </w:tc>
        <w:tc>
          <w:tcPr>
            <w:tcW w:w="540" w:type="dxa"/>
            <w:shd w:val="clear" w:color="auto" w:fill="auto"/>
            <w:noWrap/>
            <w:vAlign w:val="center"/>
            <w:hideMark/>
            <w:tcPrChange w:id="822" w:author="Krisztián Károlyi" w:date="2024-03-27T16:58:00Z">
              <w:tcPr>
                <w:tcW w:w="540" w:type="dxa"/>
                <w:gridSpan w:val="2"/>
                <w:shd w:val="clear" w:color="auto" w:fill="auto"/>
                <w:noWrap/>
                <w:vAlign w:val="center"/>
                <w:hideMark/>
              </w:tcPr>
            </w:tcPrChange>
          </w:tcPr>
          <w:p w14:paraId="6AB622F8"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3.22</w:t>
            </w:r>
          </w:p>
        </w:tc>
        <w:tc>
          <w:tcPr>
            <w:tcW w:w="754" w:type="dxa"/>
            <w:shd w:val="clear" w:color="auto" w:fill="auto"/>
            <w:noWrap/>
            <w:vAlign w:val="center"/>
            <w:hideMark/>
            <w:tcPrChange w:id="823" w:author="Krisztián Károlyi" w:date="2024-03-27T16:58:00Z">
              <w:tcPr>
                <w:tcW w:w="535" w:type="dxa"/>
                <w:gridSpan w:val="2"/>
                <w:shd w:val="clear" w:color="auto" w:fill="auto"/>
                <w:noWrap/>
                <w:vAlign w:val="center"/>
                <w:hideMark/>
              </w:tcPr>
            </w:tcPrChange>
          </w:tcPr>
          <w:p w14:paraId="68687442"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3.03</w:t>
            </w:r>
          </w:p>
        </w:tc>
      </w:tr>
      <w:tr w:rsidR="00583F95" w:rsidRPr="00945A48" w14:paraId="54C56D3D" w14:textId="77777777" w:rsidTr="00DA6191">
        <w:tblPrEx>
          <w:tblW w:w="9219" w:type="dxa"/>
          <w:jc w:val="center"/>
          <w:tblBorders>
            <w:top w:val="single" w:sz="4" w:space="0" w:color="auto"/>
            <w:left w:val="single" w:sz="4" w:space="0" w:color="auto"/>
            <w:bottom w:val="single" w:sz="4" w:space="0" w:color="auto"/>
            <w:right w:val="single" w:sz="4" w:space="0" w:color="auto"/>
          </w:tblBorders>
          <w:tblLayout w:type="fixed"/>
          <w:tblPrExChange w:id="824" w:author="Krisztián Károlyi" w:date="2024-03-27T16:58:00Z">
            <w:tblPrEx>
              <w:tblW w:w="9000" w:type="dxa"/>
              <w:tblInd w:w="-10" w:type="dxa"/>
              <w:tblBorders>
                <w:top w:val="single" w:sz="4" w:space="0" w:color="auto"/>
                <w:left w:val="single" w:sz="4" w:space="0" w:color="auto"/>
                <w:bottom w:val="single" w:sz="4" w:space="0" w:color="auto"/>
                <w:right w:val="single" w:sz="4" w:space="0" w:color="auto"/>
              </w:tblBorders>
              <w:tblLayout w:type="fixed"/>
            </w:tblPrEx>
          </w:tblPrExChange>
        </w:tblPrEx>
        <w:trPr>
          <w:trHeight w:hRule="exact" w:val="340"/>
          <w:jc w:val="center"/>
          <w:trPrChange w:id="825" w:author="Krisztián Károlyi" w:date="2024-03-27T16:58:00Z">
            <w:trPr>
              <w:gridAfter w:val="0"/>
              <w:trHeight w:hRule="exact" w:val="340"/>
            </w:trPr>
          </w:trPrChange>
        </w:trPr>
        <w:tc>
          <w:tcPr>
            <w:tcW w:w="900" w:type="dxa"/>
            <w:tcBorders>
              <w:right w:val="single" w:sz="4" w:space="0" w:color="auto"/>
            </w:tcBorders>
            <w:shd w:val="clear" w:color="auto" w:fill="F2F2F2" w:themeFill="background1" w:themeFillShade="F2"/>
            <w:noWrap/>
            <w:vAlign w:val="center"/>
            <w:hideMark/>
            <w:tcPrChange w:id="826" w:author="Krisztián Károlyi" w:date="2024-03-27T16:58:00Z">
              <w:tcPr>
                <w:tcW w:w="900" w:type="dxa"/>
                <w:gridSpan w:val="2"/>
                <w:tcBorders>
                  <w:right w:val="single" w:sz="4" w:space="0" w:color="auto"/>
                </w:tcBorders>
                <w:shd w:val="clear" w:color="auto" w:fill="F2F2F2" w:themeFill="background1" w:themeFillShade="F2"/>
                <w:noWrap/>
                <w:vAlign w:val="center"/>
                <w:hideMark/>
              </w:tcPr>
            </w:tcPrChange>
          </w:tcPr>
          <w:p w14:paraId="7B6803F1" w14:textId="77777777" w:rsidR="00583F95" w:rsidRPr="00945A48" w:rsidRDefault="00583F95" w:rsidP="00583F95">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2022 12</w:t>
            </w:r>
          </w:p>
        </w:tc>
        <w:tc>
          <w:tcPr>
            <w:tcW w:w="654" w:type="dxa"/>
            <w:tcBorders>
              <w:top w:val="nil"/>
              <w:left w:val="single" w:sz="4" w:space="0" w:color="auto"/>
              <w:bottom w:val="nil"/>
            </w:tcBorders>
            <w:shd w:val="clear" w:color="auto" w:fill="F2F2F2" w:themeFill="background1" w:themeFillShade="F2"/>
            <w:noWrap/>
            <w:vAlign w:val="center"/>
            <w:hideMark/>
            <w:tcPrChange w:id="827" w:author="Krisztián Károlyi" w:date="2024-03-27T16:58:00Z">
              <w:tcPr>
                <w:tcW w:w="654" w:type="dxa"/>
                <w:gridSpan w:val="2"/>
                <w:tcBorders>
                  <w:top w:val="nil"/>
                  <w:left w:val="single" w:sz="4" w:space="0" w:color="auto"/>
                  <w:bottom w:val="nil"/>
                </w:tcBorders>
                <w:shd w:val="clear" w:color="auto" w:fill="F2F2F2" w:themeFill="background1" w:themeFillShade="F2"/>
                <w:noWrap/>
                <w:vAlign w:val="center"/>
                <w:hideMark/>
              </w:tcPr>
            </w:tcPrChange>
          </w:tcPr>
          <w:p w14:paraId="606C25B1"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w:t>
            </w:r>
          </w:p>
        </w:tc>
        <w:tc>
          <w:tcPr>
            <w:tcW w:w="791" w:type="dxa"/>
            <w:gridSpan w:val="2"/>
            <w:tcBorders>
              <w:top w:val="nil"/>
              <w:bottom w:val="nil"/>
            </w:tcBorders>
            <w:shd w:val="clear" w:color="auto" w:fill="F2F2F2" w:themeFill="background1" w:themeFillShade="F2"/>
            <w:noWrap/>
            <w:vAlign w:val="center"/>
            <w:hideMark/>
            <w:tcPrChange w:id="828" w:author="Krisztián Károlyi" w:date="2024-03-27T16:58:00Z">
              <w:tcPr>
                <w:tcW w:w="791" w:type="dxa"/>
                <w:gridSpan w:val="2"/>
                <w:tcBorders>
                  <w:top w:val="nil"/>
                  <w:bottom w:val="nil"/>
                </w:tcBorders>
                <w:shd w:val="clear" w:color="auto" w:fill="F2F2F2" w:themeFill="background1" w:themeFillShade="F2"/>
                <w:noWrap/>
                <w:vAlign w:val="center"/>
                <w:hideMark/>
              </w:tcPr>
            </w:tcPrChange>
          </w:tcPr>
          <w:p w14:paraId="2FEEDBEE"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4.07</w:t>
            </w:r>
          </w:p>
        </w:tc>
        <w:tc>
          <w:tcPr>
            <w:tcW w:w="540" w:type="dxa"/>
            <w:tcBorders>
              <w:top w:val="nil"/>
              <w:bottom w:val="nil"/>
            </w:tcBorders>
            <w:shd w:val="clear" w:color="auto" w:fill="F2F2F2" w:themeFill="background1" w:themeFillShade="F2"/>
            <w:noWrap/>
            <w:vAlign w:val="center"/>
            <w:hideMark/>
            <w:tcPrChange w:id="829" w:author="Krisztián Károlyi" w:date="2024-03-27T16:58:00Z">
              <w:tcPr>
                <w:tcW w:w="540" w:type="dxa"/>
                <w:gridSpan w:val="2"/>
                <w:tcBorders>
                  <w:top w:val="nil"/>
                  <w:bottom w:val="nil"/>
                </w:tcBorders>
                <w:shd w:val="clear" w:color="auto" w:fill="F2F2F2" w:themeFill="background1" w:themeFillShade="F2"/>
                <w:noWrap/>
                <w:vAlign w:val="center"/>
                <w:hideMark/>
              </w:tcPr>
            </w:tcPrChange>
          </w:tcPr>
          <w:p w14:paraId="79781120"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4.02</w:t>
            </w:r>
          </w:p>
        </w:tc>
        <w:tc>
          <w:tcPr>
            <w:tcW w:w="715" w:type="dxa"/>
            <w:tcBorders>
              <w:top w:val="nil"/>
              <w:bottom w:val="nil"/>
              <w:right w:val="single" w:sz="4" w:space="0" w:color="auto"/>
            </w:tcBorders>
            <w:shd w:val="clear" w:color="auto" w:fill="F2F2F2" w:themeFill="background1" w:themeFillShade="F2"/>
            <w:noWrap/>
            <w:vAlign w:val="center"/>
            <w:hideMark/>
            <w:tcPrChange w:id="830" w:author="Krisztián Károlyi" w:date="2024-03-27T16:58:00Z">
              <w:tcPr>
                <w:tcW w:w="715" w:type="dxa"/>
                <w:gridSpan w:val="2"/>
                <w:tcBorders>
                  <w:top w:val="nil"/>
                  <w:bottom w:val="nil"/>
                  <w:right w:val="single" w:sz="4" w:space="0" w:color="auto"/>
                </w:tcBorders>
                <w:shd w:val="clear" w:color="auto" w:fill="F2F2F2" w:themeFill="background1" w:themeFillShade="F2"/>
                <w:noWrap/>
                <w:vAlign w:val="center"/>
                <w:hideMark/>
              </w:tcPr>
            </w:tcPrChange>
          </w:tcPr>
          <w:p w14:paraId="0E35E666"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4.11</w:t>
            </w:r>
          </w:p>
        </w:tc>
        <w:tc>
          <w:tcPr>
            <w:tcW w:w="725" w:type="dxa"/>
            <w:tcBorders>
              <w:top w:val="nil"/>
              <w:left w:val="single" w:sz="4" w:space="0" w:color="auto"/>
              <w:bottom w:val="nil"/>
            </w:tcBorders>
            <w:shd w:val="clear" w:color="auto" w:fill="F2F2F2" w:themeFill="background1" w:themeFillShade="F2"/>
            <w:noWrap/>
            <w:vAlign w:val="center"/>
            <w:hideMark/>
            <w:tcPrChange w:id="831" w:author="Krisztián Károlyi" w:date="2024-03-27T16:58:00Z">
              <w:tcPr>
                <w:tcW w:w="725" w:type="dxa"/>
                <w:gridSpan w:val="2"/>
                <w:tcBorders>
                  <w:top w:val="nil"/>
                  <w:left w:val="single" w:sz="4" w:space="0" w:color="auto"/>
                  <w:bottom w:val="nil"/>
                </w:tcBorders>
                <w:shd w:val="clear" w:color="auto" w:fill="F2F2F2" w:themeFill="background1" w:themeFillShade="F2"/>
                <w:noWrap/>
                <w:vAlign w:val="center"/>
                <w:hideMark/>
              </w:tcPr>
            </w:tcPrChange>
          </w:tcPr>
          <w:p w14:paraId="44D48E94"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4.4</w:t>
            </w:r>
          </w:p>
        </w:tc>
        <w:tc>
          <w:tcPr>
            <w:tcW w:w="720" w:type="dxa"/>
            <w:tcBorders>
              <w:top w:val="nil"/>
              <w:bottom w:val="nil"/>
            </w:tcBorders>
            <w:shd w:val="clear" w:color="auto" w:fill="F2F2F2" w:themeFill="background1" w:themeFillShade="F2"/>
            <w:noWrap/>
            <w:vAlign w:val="center"/>
            <w:hideMark/>
            <w:tcPrChange w:id="832" w:author="Krisztián Károlyi" w:date="2024-03-27T16:58:00Z">
              <w:tcPr>
                <w:tcW w:w="720" w:type="dxa"/>
                <w:gridSpan w:val="2"/>
                <w:tcBorders>
                  <w:top w:val="nil"/>
                  <w:bottom w:val="nil"/>
                </w:tcBorders>
                <w:shd w:val="clear" w:color="auto" w:fill="F2F2F2" w:themeFill="background1" w:themeFillShade="F2"/>
                <w:noWrap/>
                <w:vAlign w:val="center"/>
                <w:hideMark/>
              </w:tcPr>
            </w:tcPrChange>
          </w:tcPr>
          <w:p w14:paraId="296E8E19"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4.5</w:t>
            </w:r>
          </w:p>
        </w:tc>
        <w:tc>
          <w:tcPr>
            <w:tcW w:w="720" w:type="dxa"/>
            <w:tcBorders>
              <w:top w:val="nil"/>
              <w:bottom w:val="nil"/>
            </w:tcBorders>
            <w:shd w:val="clear" w:color="auto" w:fill="F2F2F2" w:themeFill="background1" w:themeFillShade="F2"/>
            <w:noWrap/>
            <w:vAlign w:val="center"/>
            <w:hideMark/>
            <w:tcPrChange w:id="833" w:author="Krisztián Károlyi" w:date="2024-03-27T16:58:00Z">
              <w:tcPr>
                <w:tcW w:w="720" w:type="dxa"/>
                <w:gridSpan w:val="2"/>
                <w:tcBorders>
                  <w:top w:val="nil"/>
                  <w:bottom w:val="nil"/>
                </w:tcBorders>
                <w:shd w:val="clear" w:color="auto" w:fill="F2F2F2" w:themeFill="background1" w:themeFillShade="F2"/>
                <w:noWrap/>
                <w:vAlign w:val="center"/>
                <w:hideMark/>
              </w:tcPr>
            </w:tcPrChange>
          </w:tcPr>
          <w:p w14:paraId="114E0FC1"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4.44</w:t>
            </w:r>
          </w:p>
        </w:tc>
        <w:tc>
          <w:tcPr>
            <w:tcW w:w="720" w:type="dxa"/>
            <w:tcBorders>
              <w:top w:val="nil"/>
              <w:bottom w:val="nil"/>
              <w:right w:val="single" w:sz="4" w:space="0" w:color="auto"/>
            </w:tcBorders>
            <w:shd w:val="clear" w:color="auto" w:fill="F2F2F2" w:themeFill="background1" w:themeFillShade="F2"/>
            <w:noWrap/>
            <w:vAlign w:val="center"/>
            <w:hideMark/>
            <w:tcPrChange w:id="834" w:author="Krisztián Károlyi" w:date="2024-03-27T16:58:00Z">
              <w:tcPr>
                <w:tcW w:w="720" w:type="dxa"/>
                <w:gridSpan w:val="2"/>
                <w:tcBorders>
                  <w:top w:val="nil"/>
                  <w:bottom w:val="nil"/>
                  <w:right w:val="single" w:sz="4" w:space="0" w:color="auto"/>
                </w:tcBorders>
                <w:shd w:val="clear" w:color="auto" w:fill="F2F2F2" w:themeFill="background1" w:themeFillShade="F2"/>
                <w:noWrap/>
                <w:vAlign w:val="center"/>
                <w:hideMark/>
              </w:tcPr>
            </w:tcPrChange>
          </w:tcPr>
          <w:p w14:paraId="7ABF1B34"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4.47</w:t>
            </w:r>
          </w:p>
        </w:tc>
        <w:tc>
          <w:tcPr>
            <w:tcW w:w="720" w:type="dxa"/>
            <w:tcBorders>
              <w:left w:val="single" w:sz="4" w:space="0" w:color="auto"/>
            </w:tcBorders>
            <w:shd w:val="clear" w:color="auto" w:fill="F2F2F2" w:themeFill="background1" w:themeFillShade="F2"/>
            <w:noWrap/>
            <w:vAlign w:val="center"/>
            <w:hideMark/>
            <w:tcPrChange w:id="835" w:author="Krisztián Károlyi" w:date="2024-03-27T16:58:00Z">
              <w:tcPr>
                <w:tcW w:w="720" w:type="dxa"/>
                <w:gridSpan w:val="2"/>
                <w:tcBorders>
                  <w:left w:val="single" w:sz="4" w:space="0" w:color="auto"/>
                </w:tcBorders>
                <w:shd w:val="clear" w:color="auto" w:fill="F2F2F2" w:themeFill="background1" w:themeFillShade="F2"/>
                <w:noWrap/>
                <w:vAlign w:val="center"/>
                <w:hideMark/>
              </w:tcPr>
            </w:tcPrChange>
          </w:tcPr>
          <w:p w14:paraId="10838DA8"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3.2</w:t>
            </w:r>
          </w:p>
        </w:tc>
        <w:tc>
          <w:tcPr>
            <w:tcW w:w="720" w:type="dxa"/>
            <w:shd w:val="clear" w:color="auto" w:fill="F2F2F2" w:themeFill="background1" w:themeFillShade="F2"/>
            <w:noWrap/>
            <w:vAlign w:val="center"/>
            <w:hideMark/>
            <w:tcPrChange w:id="836" w:author="Krisztián Károlyi" w:date="2024-03-27T16:58:00Z">
              <w:tcPr>
                <w:tcW w:w="720" w:type="dxa"/>
                <w:gridSpan w:val="2"/>
                <w:shd w:val="clear" w:color="auto" w:fill="F2F2F2" w:themeFill="background1" w:themeFillShade="F2"/>
                <w:noWrap/>
                <w:vAlign w:val="center"/>
                <w:hideMark/>
              </w:tcPr>
            </w:tcPrChange>
          </w:tcPr>
          <w:p w14:paraId="21DE31F0"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3.24</w:t>
            </w:r>
          </w:p>
        </w:tc>
        <w:tc>
          <w:tcPr>
            <w:tcW w:w="540" w:type="dxa"/>
            <w:shd w:val="clear" w:color="auto" w:fill="F2F2F2" w:themeFill="background1" w:themeFillShade="F2"/>
            <w:noWrap/>
            <w:vAlign w:val="center"/>
            <w:hideMark/>
            <w:tcPrChange w:id="837" w:author="Krisztián Károlyi" w:date="2024-03-27T16:58:00Z">
              <w:tcPr>
                <w:tcW w:w="540" w:type="dxa"/>
                <w:gridSpan w:val="2"/>
                <w:shd w:val="clear" w:color="auto" w:fill="F2F2F2" w:themeFill="background1" w:themeFillShade="F2"/>
                <w:noWrap/>
                <w:vAlign w:val="center"/>
                <w:hideMark/>
              </w:tcPr>
            </w:tcPrChange>
          </w:tcPr>
          <w:p w14:paraId="642E77BC"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3.24</w:t>
            </w:r>
          </w:p>
        </w:tc>
        <w:tc>
          <w:tcPr>
            <w:tcW w:w="754" w:type="dxa"/>
            <w:shd w:val="clear" w:color="auto" w:fill="F2F2F2" w:themeFill="background1" w:themeFillShade="F2"/>
            <w:noWrap/>
            <w:vAlign w:val="center"/>
            <w:hideMark/>
            <w:tcPrChange w:id="838" w:author="Krisztián Károlyi" w:date="2024-03-27T16:58:00Z">
              <w:tcPr>
                <w:tcW w:w="535" w:type="dxa"/>
                <w:gridSpan w:val="2"/>
                <w:shd w:val="clear" w:color="auto" w:fill="F2F2F2" w:themeFill="background1" w:themeFillShade="F2"/>
                <w:noWrap/>
                <w:vAlign w:val="center"/>
                <w:hideMark/>
              </w:tcPr>
            </w:tcPrChange>
          </w:tcPr>
          <w:p w14:paraId="65B4664C"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3.17</w:t>
            </w:r>
          </w:p>
        </w:tc>
      </w:tr>
      <w:tr w:rsidR="00583F95" w:rsidRPr="00945A48" w14:paraId="617ADCB0" w14:textId="77777777" w:rsidTr="00DA6191">
        <w:tblPrEx>
          <w:tblW w:w="9219" w:type="dxa"/>
          <w:jc w:val="center"/>
          <w:tblBorders>
            <w:top w:val="single" w:sz="4" w:space="0" w:color="auto"/>
            <w:left w:val="single" w:sz="4" w:space="0" w:color="auto"/>
            <w:bottom w:val="single" w:sz="4" w:space="0" w:color="auto"/>
            <w:right w:val="single" w:sz="4" w:space="0" w:color="auto"/>
          </w:tblBorders>
          <w:tblLayout w:type="fixed"/>
          <w:tblPrExChange w:id="839" w:author="Krisztián Károlyi" w:date="2024-03-27T16:58:00Z">
            <w:tblPrEx>
              <w:tblW w:w="9000" w:type="dxa"/>
              <w:tblInd w:w="-10" w:type="dxa"/>
              <w:tblBorders>
                <w:top w:val="single" w:sz="4" w:space="0" w:color="auto"/>
                <w:left w:val="single" w:sz="4" w:space="0" w:color="auto"/>
                <w:bottom w:val="single" w:sz="4" w:space="0" w:color="auto"/>
                <w:right w:val="single" w:sz="4" w:space="0" w:color="auto"/>
              </w:tblBorders>
              <w:tblLayout w:type="fixed"/>
            </w:tblPrEx>
          </w:tblPrExChange>
        </w:tblPrEx>
        <w:trPr>
          <w:trHeight w:hRule="exact" w:val="340"/>
          <w:jc w:val="center"/>
          <w:trPrChange w:id="840" w:author="Krisztián Károlyi" w:date="2024-03-27T16:58:00Z">
            <w:trPr>
              <w:gridAfter w:val="0"/>
              <w:trHeight w:hRule="exact" w:val="340"/>
            </w:trPr>
          </w:trPrChange>
        </w:trPr>
        <w:tc>
          <w:tcPr>
            <w:tcW w:w="900" w:type="dxa"/>
            <w:tcBorders>
              <w:right w:val="single" w:sz="4" w:space="0" w:color="auto"/>
            </w:tcBorders>
            <w:shd w:val="clear" w:color="auto" w:fill="auto"/>
            <w:noWrap/>
            <w:vAlign w:val="center"/>
            <w:hideMark/>
            <w:tcPrChange w:id="841" w:author="Krisztián Károlyi" w:date="2024-03-27T16:58:00Z">
              <w:tcPr>
                <w:tcW w:w="900" w:type="dxa"/>
                <w:gridSpan w:val="2"/>
                <w:tcBorders>
                  <w:right w:val="single" w:sz="4" w:space="0" w:color="auto"/>
                </w:tcBorders>
                <w:shd w:val="clear" w:color="auto" w:fill="auto"/>
                <w:noWrap/>
                <w:vAlign w:val="center"/>
                <w:hideMark/>
              </w:tcPr>
            </w:tcPrChange>
          </w:tcPr>
          <w:p w14:paraId="34FCB220" w14:textId="77777777" w:rsidR="00583F95" w:rsidRPr="00945A48" w:rsidRDefault="00583F95" w:rsidP="00583F95">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2023 01</w:t>
            </w:r>
          </w:p>
        </w:tc>
        <w:tc>
          <w:tcPr>
            <w:tcW w:w="654" w:type="dxa"/>
            <w:tcBorders>
              <w:top w:val="nil"/>
              <w:left w:val="single" w:sz="4" w:space="0" w:color="auto"/>
              <w:bottom w:val="nil"/>
            </w:tcBorders>
            <w:shd w:val="clear" w:color="auto" w:fill="auto"/>
            <w:noWrap/>
            <w:vAlign w:val="center"/>
            <w:hideMark/>
            <w:tcPrChange w:id="842" w:author="Krisztián Károlyi" w:date="2024-03-27T16:58:00Z">
              <w:tcPr>
                <w:tcW w:w="654" w:type="dxa"/>
                <w:gridSpan w:val="2"/>
                <w:tcBorders>
                  <w:top w:val="nil"/>
                  <w:left w:val="single" w:sz="4" w:space="0" w:color="auto"/>
                  <w:bottom w:val="nil"/>
                </w:tcBorders>
                <w:shd w:val="clear" w:color="auto" w:fill="auto"/>
                <w:noWrap/>
                <w:vAlign w:val="center"/>
                <w:hideMark/>
              </w:tcPr>
            </w:tcPrChange>
          </w:tcPr>
          <w:p w14:paraId="5D4A3DDB"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91" w:type="dxa"/>
            <w:gridSpan w:val="2"/>
            <w:tcBorders>
              <w:top w:val="nil"/>
              <w:bottom w:val="nil"/>
            </w:tcBorders>
            <w:shd w:val="clear" w:color="auto" w:fill="auto"/>
            <w:noWrap/>
            <w:vAlign w:val="center"/>
            <w:hideMark/>
            <w:tcPrChange w:id="843" w:author="Krisztián Károlyi" w:date="2024-03-27T16:58:00Z">
              <w:tcPr>
                <w:tcW w:w="791" w:type="dxa"/>
                <w:gridSpan w:val="2"/>
                <w:tcBorders>
                  <w:top w:val="nil"/>
                  <w:bottom w:val="nil"/>
                </w:tcBorders>
                <w:shd w:val="clear" w:color="auto" w:fill="auto"/>
                <w:noWrap/>
                <w:vAlign w:val="center"/>
                <w:hideMark/>
              </w:tcPr>
            </w:tcPrChange>
          </w:tcPr>
          <w:p w14:paraId="0433D84C"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4.11</w:t>
            </w:r>
          </w:p>
        </w:tc>
        <w:tc>
          <w:tcPr>
            <w:tcW w:w="540" w:type="dxa"/>
            <w:tcBorders>
              <w:top w:val="nil"/>
              <w:bottom w:val="nil"/>
            </w:tcBorders>
            <w:shd w:val="clear" w:color="auto" w:fill="auto"/>
            <w:noWrap/>
            <w:vAlign w:val="center"/>
            <w:hideMark/>
            <w:tcPrChange w:id="844" w:author="Krisztián Károlyi" w:date="2024-03-27T16:58:00Z">
              <w:tcPr>
                <w:tcW w:w="540" w:type="dxa"/>
                <w:gridSpan w:val="2"/>
                <w:tcBorders>
                  <w:top w:val="nil"/>
                  <w:bottom w:val="nil"/>
                </w:tcBorders>
                <w:shd w:val="clear" w:color="auto" w:fill="auto"/>
                <w:noWrap/>
                <w:vAlign w:val="center"/>
                <w:hideMark/>
              </w:tcPr>
            </w:tcPrChange>
          </w:tcPr>
          <w:p w14:paraId="53FD9800"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3.93</w:t>
            </w:r>
          </w:p>
        </w:tc>
        <w:tc>
          <w:tcPr>
            <w:tcW w:w="715" w:type="dxa"/>
            <w:tcBorders>
              <w:top w:val="nil"/>
              <w:bottom w:val="nil"/>
              <w:right w:val="single" w:sz="4" w:space="0" w:color="auto"/>
            </w:tcBorders>
            <w:shd w:val="clear" w:color="auto" w:fill="auto"/>
            <w:noWrap/>
            <w:vAlign w:val="center"/>
            <w:hideMark/>
            <w:tcPrChange w:id="845" w:author="Krisztián Károlyi" w:date="2024-03-27T16:58:00Z">
              <w:tcPr>
                <w:tcW w:w="715" w:type="dxa"/>
                <w:gridSpan w:val="2"/>
                <w:tcBorders>
                  <w:top w:val="nil"/>
                  <w:bottom w:val="nil"/>
                  <w:right w:val="single" w:sz="4" w:space="0" w:color="auto"/>
                </w:tcBorders>
                <w:shd w:val="clear" w:color="auto" w:fill="auto"/>
                <w:noWrap/>
                <w:vAlign w:val="center"/>
                <w:hideMark/>
              </w:tcPr>
            </w:tcPrChange>
          </w:tcPr>
          <w:p w14:paraId="42BD2146"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w:t>
            </w:r>
          </w:p>
        </w:tc>
        <w:tc>
          <w:tcPr>
            <w:tcW w:w="725" w:type="dxa"/>
            <w:tcBorders>
              <w:top w:val="nil"/>
              <w:left w:val="single" w:sz="4" w:space="0" w:color="auto"/>
              <w:bottom w:val="nil"/>
            </w:tcBorders>
            <w:shd w:val="clear" w:color="auto" w:fill="auto"/>
            <w:noWrap/>
            <w:vAlign w:val="center"/>
            <w:hideMark/>
            <w:tcPrChange w:id="846" w:author="Krisztián Károlyi" w:date="2024-03-27T16:58:00Z">
              <w:tcPr>
                <w:tcW w:w="725" w:type="dxa"/>
                <w:gridSpan w:val="2"/>
                <w:tcBorders>
                  <w:top w:val="nil"/>
                  <w:left w:val="single" w:sz="4" w:space="0" w:color="auto"/>
                  <w:bottom w:val="nil"/>
                </w:tcBorders>
                <w:shd w:val="clear" w:color="auto" w:fill="auto"/>
                <w:noWrap/>
                <w:vAlign w:val="center"/>
                <w:hideMark/>
              </w:tcPr>
            </w:tcPrChange>
          </w:tcPr>
          <w:p w14:paraId="6CB25C22"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4.5</w:t>
            </w:r>
          </w:p>
        </w:tc>
        <w:tc>
          <w:tcPr>
            <w:tcW w:w="720" w:type="dxa"/>
            <w:tcBorders>
              <w:top w:val="nil"/>
              <w:bottom w:val="nil"/>
            </w:tcBorders>
            <w:shd w:val="clear" w:color="auto" w:fill="auto"/>
            <w:noWrap/>
            <w:vAlign w:val="center"/>
            <w:hideMark/>
            <w:tcPrChange w:id="847" w:author="Krisztián Károlyi" w:date="2024-03-27T16:58:00Z">
              <w:tcPr>
                <w:tcW w:w="720" w:type="dxa"/>
                <w:gridSpan w:val="2"/>
                <w:tcBorders>
                  <w:top w:val="nil"/>
                  <w:bottom w:val="nil"/>
                </w:tcBorders>
                <w:shd w:val="clear" w:color="auto" w:fill="auto"/>
                <w:noWrap/>
                <w:vAlign w:val="center"/>
                <w:hideMark/>
              </w:tcPr>
            </w:tcPrChange>
          </w:tcPr>
          <w:p w14:paraId="11857F2A"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4.39</w:t>
            </w:r>
          </w:p>
        </w:tc>
        <w:tc>
          <w:tcPr>
            <w:tcW w:w="720" w:type="dxa"/>
            <w:tcBorders>
              <w:top w:val="nil"/>
              <w:bottom w:val="nil"/>
            </w:tcBorders>
            <w:shd w:val="clear" w:color="auto" w:fill="auto"/>
            <w:noWrap/>
            <w:vAlign w:val="center"/>
            <w:hideMark/>
            <w:tcPrChange w:id="848" w:author="Krisztián Károlyi" w:date="2024-03-27T16:58:00Z">
              <w:tcPr>
                <w:tcW w:w="720" w:type="dxa"/>
                <w:gridSpan w:val="2"/>
                <w:tcBorders>
                  <w:top w:val="nil"/>
                  <w:bottom w:val="nil"/>
                </w:tcBorders>
                <w:shd w:val="clear" w:color="auto" w:fill="auto"/>
                <w:noWrap/>
                <w:vAlign w:val="center"/>
                <w:hideMark/>
              </w:tcPr>
            </w:tcPrChange>
          </w:tcPr>
          <w:p w14:paraId="496C16A5"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4.37</w:t>
            </w:r>
          </w:p>
        </w:tc>
        <w:tc>
          <w:tcPr>
            <w:tcW w:w="720" w:type="dxa"/>
            <w:tcBorders>
              <w:top w:val="nil"/>
              <w:bottom w:val="nil"/>
              <w:right w:val="single" w:sz="4" w:space="0" w:color="auto"/>
            </w:tcBorders>
            <w:shd w:val="clear" w:color="auto" w:fill="auto"/>
            <w:noWrap/>
            <w:vAlign w:val="center"/>
            <w:hideMark/>
            <w:tcPrChange w:id="849" w:author="Krisztián Károlyi" w:date="2024-03-27T16:58:00Z">
              <w:tcPr>
                <w:tcW w:w="720" w:type="dxa"/>
                <w:gridSpan w:val="2"/>
                <w:tcBorders>
                  <w:top w:val="nil"/>
                  <w:bottom w:val="nil"/>
                  <w:right w:val="single" w:sz="4" w:space="0" w:color="auto"/>
                </w:tcBorders>
                <w:shd w:val="clear" w:color="auto" w:fill="auto"/>
                <w:noWrap/>
                <w:vAlign w:val="center"/>
                <w:hideMark/>
              </w:tcPr>
            </w:tcPrChange>
          </w:tcPr>
          <w:p w14:paraId="52AD8E1C"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4.43</w:t>
            </w:r>
          </w:p>
        </w:tc>
        <w:tc>
          <w:tcPr>
            <w:tcW w:w="720" w:type="dxa"/>
            <w:tcBorders>
              <w:left w:val="single" w:sz="4" w:space="0" w:color="auto"/>
            </w:tcBorders>
            <w:shd w:val="clear" w:color="auto" w:fill="auto"/>
            <w:noWrap/>
            <w:vAlign w:val="center"/>
            <w:hideMark/>
            <w:tcPrChange w:id="850" w:author="Krisztián Károlyi" w:date="2024-03-27T16:58:00Z">
              <w:tcPr>
                <w:tcW w:w="720" w:type="dxa"/>
                <w:gridSpan w:val="2"/>
                <w:tcBorders>
                  <w:left w:val="single" w:sz="4" w:space="0" w:color="auto"/>
                </w:tcBorders>
                <w:shd w:val="clear" w:color="auto" w:fill="auto"/>
                <w:noWrap/>
                <w:vAlign w:val="center"/>
                <w:hideMark/>
              </w:tcPr>
            </w:tcPrChange>
          </w:tcPr>
          <w:p w14:paraId="67319DAA"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w:t>
            </w:r>
          </w:p>
        </w:tc>
        <w:tc>
          <w:tcPr>
            <w:tcW w:w="720" w:type="dxa"/>
            <w:shd w:val="clear" w:color="auto" w:fill="auto"/>
            <w:noWrap/>
            <w:vAlign w:val="center"/>
            <w:hideMark/>
            <w:tcPrChange w:id="851" w:author="Krisztián Károlyi" w:date="2024-03-27T16:58:00Z">
              <w:tcPr>
                <w:tcW w:w="720" w:type="dxa"/>
                <w:gridSpan w:val="2"/>
                <w:shd w:val="clear" w:color="auto" w:fill="auto"/>
                <w:noWrap/>
                <w:vAlign w:val="center"/>
                <w:hideMark/>
              </w:tcPr>
            </w:tcPrChange>
          </w:tcPr>
          <w:p w14:paraId="757A6642"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3.15</w:t>
            </w:r>
          </w:p>
        </w:tc>
        <w:tc>
          <w:tcPr>
            <w:tcW w:w="540" w:type="dxa"/>
            <w:shd w:val="clear" w:color="auto" w:fill="auto"/>
            <w:noWrap/>
            <w:vAlign w:val="center"/>
            <w:hideMark/>
            <w:tcPrChange w:id="852" w:author="Krisztián Károlyi" w:date="2024-03-27T16:58:00Z">
              <w:tcPr>
                <w:tcW w:w="540" w:type="dxa"/>
                <w:gridSpan w:val="2"/>
                <w:shd w:val="clear" w:color="auto" w:fill="auto"/>
                <w:noWrap/>
                <w:vAlign w:val="center"/>
                <w:hideMark/>
              </w:tcPr>
            </w:tcPrChange>
          </w:tcPr>
          <w:p w14:paraId="73B1FA91"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3.15</w:t>
            </w:r>
          </w:p>
        </w:tc>
        <w:tc>
          <w:tcPr>
            <w:tcW w:w="754" w:type="dxa"/>
            <w:shd w:val="clear" w:color="auto" w:fill="auto"/>
            <w:noWrap/>
            <w:vAlign w:val="center"/>
            <w:hideMark/>
            <w:tcPrChange w:id="853" w:author="Krisztián Károlyi" w:date="2024-03-27T16:58:00Z">
              <w:tcPr>
                <w:tcW w:w="535" w:type="dxa"/>
                <w:gridSpan w:val="2"/>
                <w:shd w:val="clear" w:color="auto" w:fill="auto"/>
                <w:noWrap/>
                <w:vAlign w:val="center"/>
                <w:hideMark/>
              </w:tcPr>
            </w:tcPrChange>
          </w:tcPr>
          <w:p w14:paraId="0DE691FA"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3.17</w:t>
            </w:r>
          </w:p>
        </w:tc>
      </w:tr>
      <w:tr w:rsidR="00583F95" w:rsidRPr="00945A48" w14:paraId="5C68F197" w14:textId="77777777" w:rsidTr="00DA6191">
        <w:tblPrEx>
          <w:tblW w:w="9219" w:type="dxa"/>
          <w:jc w:val="center"/>
          <w:tblBorders>
            <w:top w:val="single" w:sz="4" w:space="0" w:color="auto"/>
            <w:left w:val="single" w:sz="4" w:space="0" w:color="auto"/>
            <w:bottom w:val="single" w:sz="4" w:space="0" w:color="auto"/>
            <w:right w:val="single" w:sz="4" w:space="0" w:color="auto"/>
          </w:tblBorders>
          <w:tblLayout w:type="fixed"/>
          <w:tblPrExChange w:id="854" w:author="Krisztián Károlyi" w:date="2024-03-27T16:58:00Z">
            <w:tblPrEx>
              <w:tblW w:w="9000" w:type="dxa"/>
              <w:tblInd w:w="-10" w:type="dxa"/>
              <w:tblBorders>
                <w:top w:val="single" w:sz="4" w:space="0" w:color="auto"/>
                <w:left w:val="single" w:sz="4" w:space="0" w:color="auto"/>
                <w:bottom w:val="single" w:sz="4" w:space="0" w:color="auto"/>
                <w:right w:val="single" w:sz="4" w:space="0" w:color="auto"/>
              </w:tblBorders>
              <w:tblLayout w:type="fixed"/>
            </w:tblPrEx>
          </w:tblPrExChange>
        </w:tblPrEx>
        <w:trPr>
          <w:trHeight w:hRule="exact" w:val="340"/>
          <w:jc w:val="center"/>
          <w:trPrChange w:id="855" w:author="Krisztián Károlyi" w:date="2024-03-27T16:58:00Z">
            <w:trPr>
              <w:gridAfter w:val="0"/>
              <w:trHeight w:hRule="exact" w:val="340"/>
            </w:trPr>
          </w:trPrChange>
        </w:trPr>
        <w:tc>
          <w:tcPr>
            <w:tcW w:w="900" w:type="dxa"/>
            <w:tcBorders>
              <w:right w:val="single" w:sz="4" w:space="0" w:color="auto"/>
            </w:tcBorders>
            <w:shd w:val="clear" w:color="auto" w:fill="F2F2F2" w:themeFill="background1" w:themeFillShade="F2"/>
            <w:noWrap/>
            <w:vAlign w:val="center"/>
            <w:hideMark/>
            <w:tcPrChange w:id="856" w:author="Krisztián Károlyi" w:date="2024-03-27T16:58:00Z">
              <w:tcPr>
                <w:tcW w:w="900" w:type="dxa"/>
                <w:gridSpan w:val="2"/>
                <w:tcBorders>
                  <w:right w:val="single" w:sz="4" w:space="0" w:color="auto"/>
                </w:tcBorders>
                <w:shd w:val="clear" w:color="auto" w:fill="F2F2F2" w:themeFill="background1" w:themeFillShade="F2"/>
                <w:noWrap/>
                <w:vAlign w:val="center"/>
                <w:hideMark/>
              </w:tcPr>
            </w:tcPrChange>
          </w:tcPr>
          <w:p w14:paraId="417146F8" w14:textId="77777777" w:rsidR="00583F95" w:rsidRPr="00945A48" w:rsidRDefault="00583F95" w:rsidP="00583F95">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2023 02</w:t>
            </w:r>
          </w:p>
        </w:tc>
        <w:tc>
          <w:tcPr>
            <w:tcW w:w="654" w:type="dxa"/>
            <w:tcBorders>
              <w:top w:val="nil"/>
              <w:left w:val="single" w:sz="4" w:space="0" w:color="auto"/>
              <w:bottom w:val="nil"/>
            </w:tcBorders>
            <w:shd w:val="clear" w:color="auto" w:fill="F2F2F2" w:themeFill="background1" w:themeFillShade="F2"/>
            <w:noWrap/>
            <w:vAlign w:val="center"/>
            <w:hideMark/>
            <w:tcPrChange w:id="857" w:author="Krisztián Károlyi" w:date="2024-03-27T16:58:00Z">
              <w:tcPr>
                <w:tcW w:w="654" w:type="dxa"/>
                <w:gridSpan w:val="2"/>
                <w:tcBorders>
                  <w:top w:val="nil"/>
                  <w:left w:val="single" w:sz="4" w:space="0" w:color="auto"/>
                  <w:bottom w:val="nil"/>
                </w:tcBorders>
                <w:shd w:val="clear" w:color="auto" w:fill="F2F2F2" w:themeFill="background1" w:themeFillShade="F2"/>
                <w:noWrap/>
                <w:vAlign w:val="center"/>
                <w:hideMark/>
              </w:tcPr>
            </w:tcPrChange>
          </w:tcPr>
          <w:p w14:paraId="31BC7BAD"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91" w:type="dxa"/>
            <w:gridSpan w:val="2"/>
            <w:tcBorders>
              <w:top w:val="nil"/>
              <w:bottom w:val="nil"/>
            </w:tcBorders>
            <w:shd w:val="clear" w:color="auto" w:fill="F2F2F2" w:themeFill="background1" w:themeFillShade="F2"/>
            <w:noWrap/>
            <w:vAlign w:val="center"/>
            <w:hideMark/>
            <w:tcPrChange w:id="858" w:author="Krisztián Károlyi" w:date="2024-03-27T16:58:00Z">
              <w:tcPr>
                <w:tcW w:w="791" w:type="dxa"/>
                <w:gridSpan w:val="2"/>
                <w:tcBorders>
                  <w:top w:val="nil"/>
                  <w:bottom w:val="nil"/>
                </w:tcBorders>
                <w:shd w:val="clear" w:color="auto" w:fill="F2F2F2" w:themeFill="background1" w:themeFillShade="F2"/>
                <w:noWrap/>
                <w:vAlign w:val="center"/>
                <w:hideMark/>
              </w:tcPr>
            </w:tcPrChange>
          </w:tcPr>
          <w:p w14:paraId="26E15EB0"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3.94</w:t>
            </w:r>
          </w:p>
        </w:tc>
        <w:tc>
          <w:tcPr>
            <w:tcW w:w="540" w:type="dxa"/>
            <w:tcBorders>
              <w:top w:val="nil"/>
              <w:bottom w:val="nil"/>
            </w:tcBorders>
            <w:shd w:val="clear" w:color="auto" w:fill="F2F2F2" w:themeFill="background1" w:themeFillShade="F2"/>
            <w:noWrap/>
            <w:vAlign w:val="center"/>
            <w:hideMark/>
            <w:tcPrChange w:id="859" w:author="Krisztián Károlyi" w:date="2024-03-27T16:58:00Z">
              <w:tcPr>
                <w:tcW w:w="540" w:type="dxa"/>
                <w:gridSpan w:val="2"/>
                <w:tcBorders>
                  <w:top w:val="nil"/>
                  <w:bottom w:val="nil"/>
                </w:tcBorders>
                <w:shd w:val="clear" w:color="auto" w:fill="F2F2F2" w:themeFill="background1" w:themeFillShade="F2"/>
                <w:noWrap/>
                <w:vAlign w:val="center"/>
                <w:hideMark/>
              </w:tcPr>
            </w:tcPrChange>
          </w:tcPr>
          <w:p w14:paraId="2EFA3A50"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3.72</w:t>
            </w:r>
          </w:p>
        </w:tc>
        <w:tc>
          <w:tcPr>
            <w:tcW w:w="715" w:type="dxa"/>
            <w:tcBorders>
              <w:top w:val="nil"/>
              <w:bottom w:val="nil"/>
              <w:right w:val="single" w:sz="4" w:space="0" w:color="auto"/>
            </w:tcBorders>
            <w:shd w:val="clear" w:color="auto" w:fill="F2F2F2" w:themeFill="background1" w:themeFillShade="F2"/>
            <w:noWrap/>
            <w:vAlign w:val="center"/>
            <w:hideMark/>
            <w:tcPrChange w:id="860" w:author="Krisztián Károlyi" w:date="2024-03-27T16:58:00Z">
              <w:tcPr>
                <w:tcW w:w="715" w:type="dxa"/>
                <w:gridSpan w:val="2"/>
                <w:tcBorders>
                  <w:top w:val="nil"/>
                  <w:bottom w:val="nil"/>
                  <w:right w:val="single" w:sz="4" w:space="0" w:color="auto"/>
                </w:tcBorders>
                <w:shd w:val="clear" w:color="auto" w:fill="F2F2F2" w:themeFill="background1" w:themeFillShade="F2"/>
                <w:noWrap/>
                <w:vAlign w:val="center"/>
                <w:hideMark/>
              </w:tcPr>
            </w:tcPrChange>
          </w:tcPr>
          <w:p w14:paraId="509BE7A1"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3.73</w:t>
            </w:r>
          </w:p>
        </w:tc>
        <w:tc>
          <w:tcPr>
            <w:tcW w:w="725" w:type="dxa"/>
            <w:tcBorders>
              <w:top w:val="nil"/>
              <w:left w:val="single" w:sz="4" w:space="0" w:color="auto"/>
              <w:bottom w:val="nil"/>
            </w:tcBorders>
            <w:shd w:val="clear" w:color="auto" w:fill="F2F2F2" w:themeFill="background1" w:themeFillShade="F2"/>
            <w:noWrap/>
            <w:vAlign w:val="center"/>
            <w:hideMark/>
            <w:tcPrChange w:id="861" w:author="Krisztián Károlyi" w:date="2024-03-27T16:58:00Z">
              <w:tcPr>
                <w:tcW w:w="725" w:type="dxa"/>
                <w:gridSpan w:val="2"/>
                <w:tcBorders>
                  <w:top w:val="nil"/>
                  <w:left w:val="single" w:sz="4" w:space="0" w:color="auto"/>
                  <w:bottom w:val="nil"/>
                </w:tcBorders>
                <w:shd w:val="clear" w:color="auto" w:fill="F2F2F2" w:themeFill="background1" w:themeFillShade="F2"/>
                <w:noWrap/>
                <w:vAlign w:val="center"/>
                <w:hideMark/>
              </w:tcPr>
            </w:tcPrChange>
          </w:tcPr>
          <w:p w14:paraId="0811D9CB"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4.3</w:t>
            </w:r>
          </w:p>
        </w:tc>
        <w:tc>
          <w:tcPr>
            <w:tcW w:w="720" w:type="dxa"/>
            <w:tcBorders>
              <w:top w:val="nil"/>
              <w:bottom w:val="nil"/>
            </w:tcBorders>
            <w:shd w:val="clear" w:color="auto" w:fill="F2F2F2" w:themeFill="background1" w:themeFillShade="F2"/>
            <w:noWrap/>
            <w:vAlign w:val="center"/>
            <w:hideMark/>
            <w:tcPrChange w:id="862" w:author="Krisztián Károlyi" w:date="2024-03-27T16:58:00Z">
              <w:tcPr>
                <w:tcW w:w="720" w:type="dxa"/>
                <w:gridSpan w:val="2"/>
                <w:tcBorders>
                  <w:top w:val="nil"/>
                  <w:bottom w:val="nil"/>
                </w:tcBorders>
                <w:shd w:val="clear" w:color="auto" w:fill="F2F2F2" w:themeFill="background1" w:themeFillShade="F2"/>
                <w:noWrap/>
                <w:vAlign w:val="center"/>
                <w:hideMark/>
              </w:tcPr>
            </w:tcPrChange>
          </w:tcPr>
          <w:p w14:paraId="2FDCED1B"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4.44</w:t>
            </w:r>
          </w:p>
        </w:tc>
        <w:tc>
          <w:tcPr>
            <w:tcW w:w="720" w:type="dxa"/>
            <w:tcBorders>
              <w:top w:val="nil"/>
              <w:bottom w:val="nil"/>
            </w:tcBorders>
            <w:shd w:val="clear" w:color="auto" w:fill="F2F2F2" w:themeFill="background1" w:themeFillShade="F2"/>
            <w:noWrap/>
            <w:vAlign w:val="center"/>
            <w:hideMark/>
            <w:tcPrChange w:id="863" w:author="Krisztián Károlyi" w:date="2024-03-27T16:58:00Z">
              <w:tcPr>
                <w:tcW w:w="720" w:type="dxa"/>
                <w:gridSpan w:val="2"/>
                <w:tcBorders>
                  <w:top w:val="nil"/>
                  <w:bottom w:val="nil"/>
                </w:tcBorders>
                <w:shd w:val="clear" w:color="auto" w:fill="F2F2F2" w:themeFill="background1" w:themeFillShade="F2"/>
                <w:noWrap/>
                <w:vAlign w:val="center"/>
                <w:hideMark/>
              </w:tcPr>
            </w:tcPrChange>
          </w:tcPr>
          <w:p w14:paraId="4980ECAA"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4.35</w:t>
            </w:r>
          </w:p>
        </w:tc>
        <w:tc>
          <w:tcPr>
            <w:tcW w:w="720" w:type="dxa"/>
            <w:tcBorders>
              <w:top w:val="nil"/>
              <w:bottom w:val="nil"/>
              <w:right w:val="single" w:sz="4" w:space="0" w:color="auto"/>
            </w:tcBorders>
            <w:shd w:val="clear" w:color="auto" w:fill="F2F2F2" w:themeFill="background1" w:themeFillShade="F2"/>
            <w:noWrap/>
            <w:vAlign w:val="center"/>
            <w:hideMark/>
            <w:tcPrChange w:id="864" w:author="Krisztián Károlyi" w:date="2024-03-27T16:58:00Z">
              <w:tcPr>
                <w:tcW w:w="720" w:type="dxa"/>
                <w:gridSpan w:val="2"/>
                <w:tcBorders>
                  <w:top w:val="nil"/>
                  <w:bottom w:val="nil"/>
                  <w:right w:val="single" w:sz="4" w:space="0" w:color="auto"/>
                </w:tcBorders>
                <w:shd w:val="clear" w:color="auto" w:fill="F2F2F2" w:themeFill="background1" w:themeFillShade="F2"/>
                <w:noWrap/>
                <w:vAlign w:val="center"/>
                <w:hideMark/>
              </w:tcPr>
            </w:tcPrChange>
          </w:tcPr>
          <w:p w14:paraId="72041703"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4.52</w:t>
            </w:r>
          </w:p>
        </w:tc>
        <w:tc>
          <w:tcPr>
            <w:tcW w:w="720" w:type="dxa"/>
            <w:tcBorders>
              <w:left w:val="single" w:sz="4" w:space="0" w:color="auto"/>
            </w:tcBorders>
            <w:shd w:val="clear" w:color="auto" w:fill="F2F2F2" w:themeFill="background1" w:themeFillShade="F2"/>
            <w:noWrap/>
            <w:vAlign w:val="center"/>
            <w:hideMark/>
            <w:tcPrChange w:id="865" w:author="Krisztián Károlyi" w:date="2024-03-27T16:58:00Z">
              <w:tcPr>
                <w:tcW w:w="720" w:type="dxa"/>
                <w:gridSpan w:val="2"/>
                <w:tcBorders>
                  <w:left w:val="single" w:sz="4" w:space="0" w:color="auto"/>
                </w:tcBorders>
                <w:shd w:val="clear" w:color="auto" w:fill="F2F2F2" w:themeFill="background1" w:themeFillShade="F2"/>
                <w:noWrap/>
                <w:vAlign w:val="center"/>
                <w:hideMark/>
              </w:tcPr>
            </w:tcPrChange>
          </w:tcPr>
          <w:p w14:paraId="21F3C574"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3.1</w:t>
            </w:r>
          </w:p>
        </w:tc>
        <w:tc>
          <w:tcPr>
            <w:tcW w:w="720" w:type="dxa"/>
            <w:shd w:val="clear" w:color="auto" w:fill="F2F2F2" w:themeFill="background1" w:themeFillShade="F2"/>
            <w:noWrap/>
            <w:vAlign w:val="center"/>
            <w:hideMark/>
            <w:tcPrChange w:id="866" w:author="Krisztián Károlyi" w:date="2024-03-27T16:58:00Z">
              <w:tcPr>
                <w:tcW w:w="720" w:type="dxa"/>
                <w:gridSpan w:val="2"/>
                <w:shd w:val="clear" w:color="auto" w:fill="F2F2F2" w:themeFill="background1" w:themeFillShade="F2"/>
                <w:noWrap/>
                <w:vAlign w:val="center"/>
                <w:hideMark/>
              </w:tcPr>
            </w:tcPrChange>
          </w:tcPr>
          <w:p w14:paraId="1FEAB441"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2.97</w:t>
            </w:r>
          </w:p>
        </w:tc>
        <w:tc>
          <w:tcPr>
            <w:tcW w:w="540" w:type="dxa"/>
            <w:shd w:val="clear" w:color="auto" w:fill="F2F2F2" w:themeFill="background1" w:themeFillShade="F2"/>
            <w:noWrap/>
            <w:vAlign w:val="center"/>
            <w:hideMark/>
            <w:tcPrChange w:id="867" w:author="Krisztián Károlyi" w:date="2024-03-27T16:58:00Z">
              <w:tcPr>
                <w:tcW w:w="540" w:type="dxa"/>
                <w:gridSpan w:val="2"/>
                <w:shd w:val="clear" w:color="auto" w:fill="F2F2F2" w:themeFill="background1" w:themeFillShade="F2"/>
                <w:noWrap/>
                <w:vAlign w:val="center"/>
                <w:hideMark/>
              </w:tcPr>
            </w:tcPrChange>
          </w:tcPr>
          <w:p w14:paraId="0A11F589"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2.97</w:t>
            </w:r>
          </w:p>
        </w:tc>
        <w:tc>
          <w:tcPr>
            <w:tcW w:w="754" w:type="dxa"/>
            <w:shd w:val="clear" w:color="auto" w:fill="F2F2F2" w:themeFill="background1" w:themeFillShade="F2"/>
            <w:noWrap/>
            <w:vAlign w:val="center"/>
            <w:hideMark/>
            <w:tcPrChange w:id="868" w:author="Krisztián Károlyi" w:date="2024-03-27T16:58:00Z">
              <w:tcPr>
                <w:tcW w:w="535" w:type="dxa"/>
                <w:gridSpan w:val="2"/>
                <w:shd w:val="clear" w:color="auto" w:fill="F2F2F2" w:themeFill="background1" w:themeFillShade="F2"/>
                <w:noWrap/>
                <w:vAlign w:val="center"/>
                <w:hideMark/>
              </w:tcPr>
            </w:tcPrChange>
          </w:tcPr>
          <w:p w14:paraId="6E054D07"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3.05</w:t>
            </w:r>
          </w:p>
        </w:tc>
      </w:tr>
      <w:tr w:rsidR="00583F95" w:rsidRPr="00945A48" w14:paraId="64E335EF" w14:textId="77777777" w:rsidTr="00DA6191">
        <w:tblPrEx>
          <w:tblW w:w="9219" w:type="dxa"/>
          <w:jc w:val="center"/>
          <w:tblBorders>
            <w:top w:val="single" w:sz="4" w:space="0" w:color="auto"/>
            <w:left w:val="single" w:sz="4" w:space="0" w:color="auto"/>
            <w:bottom w:val="single" w:sz="4" w:space="0" w:color="auto"/>
            <w:right w:val="single" w:sz="4" w:space="0" w:color="auto"/>
          </w:tblBorders>
          <w:tblLayout w:type="fixed"/>
          <w:tblPrExChange w:id="869" w:author="Krisztián Károlyi" w:date="2024-03-27T16:58:00Z">
            <w:tblPrEx>
              <w:tblW w:w="9000" w:type="dxa"/>
              <w:tblInd w:w="-10" w:type="dxa"/>
              <w:tblBorders>
                <w:top w:val="single" w:sz="4" w:space="0" w:color="auto"/>
                <w:left w:val="single" w:sz="4" w:space="0" w:color="auto"/>
                <w:bottom w:val="single" w:sz="4" w:space="0" w:color="auto"/>
                <w:right w:val="single" w:sz="4" w:space="0" w:color="auto"/>
              </w:tblBorders>
              <w:tblLayout w:type="fixed"/>
            </w:tblPrEx>
          </w:tblPrExChange>
        </w:tblPrEx>
        <w:trPr>
          <w:trHeight w:hRule="exact" w:val="340"/>
          <w:jc w:val="center"/>
          <w:trPrChange w:id="870" w:author="Krisztián Károlyi" w:date="2024-03-27T16:58:00Z">
            <w:trPr>
              <w:gridAfter w:val="0"/>
              <w:trHeight w:hRule="exact" w:val="340"/>
            </w:trPr>
          </w:trPrChange>
        </w:trPr>
        <w:tc>
          <w:tcPr>
            <w:tcW w:w="900" w:type="dxa"/>
            <w:tcBorders>
              <w:right w:val="single" w:sz="4" w:space="0" w:color="auto"/>
            </w:tcBorders>
            <w:shd w:val="clear" w:color="auto" w:fill="auto"/>
            <w:noWrap/>
            <w:vAlign w:val="center"/>
            <w:hideMark/>
            <w:tcPrChange w:id="871" w:author="Krisztián Károlyi" w:date="2024-03-27T16:58:00Z">
              <w:tcPr>
                <w:tcW w:w="900" w:type="dxa"/>
                <w:gridSpan w:val="2"/>
                <w:tcBorders>
                  <w:right w:val="single" w:sz="4" w:space="0" w:color="auto"/>
                </w:tcBorders>
                <w:shd w:val="clear" w:color="auto" w:fill="auto"/>
                <w:noWrap/>
                <w:vAlign w:val="center"/>
                <w:hideMark/>
              </w:tcPr>
            </w:tcPrChange>
          </w:tcPr>
          <w:p w14:paraId="410904FF" w14:textId="77777777" w:rsidR="00583F95" w:rsidRPr="00945A48" w:rsidRDefault="00583F95" w:rsidP="00583F95">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2023 03</w:t>
            </w:r>
          </w:p>
        </w:tc>
        <w:tc>
          <w:tcPr>
            <w:tcW w:w="654" w:type="dxa"/>
            <w:tcBorders>
              <w:top w:val="nil"/>
              <w:left w:val="single" w:sz="4" w:space="0" w:color="auto"/>
              <w:bottom w:val="nil"/>
            </w:tcBorders>
            <w:shd w:val="clear" w:color="auto" w:fill="auto"/>
            <w:noWrap/>
            <w:vAlign w:val="center"/>
            <w:hideMark/>
            <w:tcPrChange w:id="872" w:author="Krisztián Károlyi" w:date="2024-03-27T16:58:00Z">
              <w:tcPr>
                <w:tcW w:w="654" w:type="dxa"/>
                <w:gridSpan w:val="2"/>
                <w:tcBorders>
                  <w:top w:val="nil"/>
                  <w:left w:val="single" w:sz="4" w:space="0" w:color="auto"/>
                  <w:bottom w:val="nil"/>
                </w:tcBorders>
                <w:shd w:val="clear" w:color="auto" w:fill="auto"/>
                <w:noWrap/>
                <w:vAlign w:val="center"/>
                <w:hideMark/>
              </w:tcPr>
            </w:tcPrChange>
          </w:tcPr>
          <w:p w14:paraId="12118DFF"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91" w:type="dxa"/>
            <w:gridSpan w:val="2"/>
            <w:tcBorders>
              <w:top w:val="nil"/>
              <w:bottom w:val="nil"/>
            </w:tcBorders>
            <w:shd w:val="clear" w:color="auto" w:fill="auto"/>
            <w:noWrap/>
            <w:vAlign w:val="center"/>
            <w:hideMark/>
            <w:tcPrChange w:id="873" w:author="Krisztián Károlyi" w:date="2024-03-27T16:58:00Z">
              <w:tcPr>
                <w:tcW w:w="791" w:type="dxa"/>
                <w:gridSpan w:val="2"/>
                <w:tcBorders>
                  <w:top w:val="nil"/>
                  <w:bottom w:val="nil"/>
                </w:tcBorders>
                <w:shd w:val="clear" w:color="auto" w:fill="auto"/>
                <w:noWrap/>
                <w:vAlign w:val="center"/>
                <w:hideMark/>
              </w:tcPr>
            </w:tcPrChange>
          </w:tcPr>
          <w:p w14:paraId="46811D91"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3.86</w:t>
            </w:r>
          </w:p>
        </w:tc>
        <w:tc>
          <w:tcPr>
            <w:tcW w:w="540" w:type="dxa"/>
            <w:tcBorders>
              <w:top w:val="nil"/>
              <w:bottom w:val="nil"/>
            </w:tcBorders>
            <w:shd w:val="clear" w:color="auto" w:fill="auto"/>
            <w:noWrap/>
            <w:vAlign w:val="center"/>
            <w:hideMark/>
            <w:tcPrChange w:id="874" w:author="Krisztián Károlyi" w:date="2024-03-27T16:58:00Z">
              <w:tcPr>
                <w:tcW w:w="540" w:type="dxa"/>
                <w:gridSpan w:val="2"/>
                <w:tcBorders>
                  <w:top w:val="nil"/>
                  <w:bottom w:val="nil"/>
                </w:tcBorders>
                <w:shd w:val="clear" w:color="auto" w:fill="auto"/>
                <w:noWrap/>
                <w:vAlign w:val="center"/>
                <w:hideMark/>
              </w:tcPr>
            </w:tcPrChange>
          </w:tcPr>
          <w:p w14:paraId="62582AC6"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3.88</w:t>
            </w:r>
          </w:p>
        </w:tc>
        <w:tc>
          <w:tcPr>
            <w:tcW w:w="715" w:type="dxa"/>
            <w:tcBorders>
              <w:top w:val="nil"/>
              <w:bottom w:val="nil"/>
              <w:right w:val="single" w:sz="4" w:space="0" w:color="auto"/>
            </w:tcBorders>
            <w:shd w:val="clear" w:color="auto" w:fill="auto"/>
            <w:noWrap/>
            <w:vAlign w:val="center"/>
            <w:hideMark/>
            <w:tcPrChange w:id="875" w:author="Krisztián Károlyi" w:date="2024-03-27T16:58:00Z">
              <w:tcPr>
                <w:tcW w:w="715" w:type="dxa"/>
                <w:gridSpan w:val="2"/>
                <w:tcBorders>
                  <w:top w:val="nil"/>
                  <w:bottom w:val="nil"/>
                  <w:right w:val="single" w:sz="4" w:space="0" w:color="auto"/>
                </w:tcBorders>
                <w:shd w:val="clear" w:color="auto" w:fill="auto"/>
                <w:noWrap/>
                <w:vAlign w:val="center"/>
                <w:hideMark/>
              </w:tcPr>
            </w:tcPrChange>
          </w:tcPr>
          <w:p w14:paraId="6B6DEBBB"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3.77</w:t>
            </w:r>
          </w:p>
        </w:tc>
        <w:tc>
          <w:tcPr>
            <w:tcW w:w="725" w:type="dxa"/>
            <w:tcBorders>
              <w:top w:val="nil"/>
              <w:left w:val="single" w:sz="4" w:space="0" w:color="auto"/>
              <w:bottom w:val="nil"/>
            </w:tcBorders>
            <w:shd w:val="clear" w:color="auto" w:fill="auto"/>
            <w:noWrap/>
            <w:vAlign w:val="center"/>
            <w:hideMark/>
            <w:tcPrChange w:id="876" w:author="Krisztián Károlyi" w:date="2024-03-27T16:58:00Z">
              <w:tcPr>
                <w:tcW w:w="725" w:type="dxa"/>
                <w:gridSpan w:val="2"/>
                <w:tcBorders>
                  <w:top w:val="nil"/>
                  <w:left w:val="single" w:sz="4" w:space="0" w:color="auto"/>
                  <w:bottom w:val="nil"/>
                </w:tcBorders>
                <w:shd w:val="clear" w:color="auto" w:fill="auto"/>
                <w:noWrap/>
                <w:vAlign w:val="center"/>
                <w:hideMark/>
              </w:tcPr>
            </w:tcPrChange>
          </w:tcPr>
          <w:p w14:paraId="72F96429"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w:t>
            </w:r>
          </w:p>
        </w:tc>
        <w:tc>
          <w:tcPr>
            <w:tcW w:w="720" w:type="dxa"/>
            <w:tcBorders>
              <w:top w:val="nil"/>
              <w:bottom w:val="nil"/>
            </w:tcBorders>
            <w:shd w:val="clear" w:color="auto" w:fill="auto"/>
            <w:noWrap/>
            <w:vAlign w:val="center"/>
            <w:hideMark/>
            <w:tcPrChange w:id="877" w:author="Krisztián Károlyi" w:date="2024-03-27T16:58:00Z">
              <w:tcPr>
                <w:tcW w:w="720" w:type="dxa"/>
                <w:gridSpan w:val="2"/>
                <w:tcBorders>
                  <w:top w:val="nil"/>
                  <w:bottom w:val="nil"/>
                </w:tcBorders>
                <w:shd w:val="clear" w:color="auto" w:fill="auto"/>
                <w:noWrap/>
                <w:vAlign w:val="center"/>
                <w:hideMark/>
              </w:tcPr>
            </w:tcPrChange>
          </w:tcPr>
          <w:p w14:paraId="64846337"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4.22</w:t>
            </w:r>
          </w:p>
        </w:tc>
        <w:tc>
          <w:tcPr>
            <w:tcW w:w="720" w:type="dxa"/>
            <w:tcBorders>
              <w:top w:val="nil"/>
              <w:bottom w:val="nil"/>
            </w:tcBorders>
            <w:shd w:val="clear" w:color="auto" w:fill="auto"/>
            <w:noWrap/>
            <w:vAlign w:val="center"/>
            <w:hideMark/>
            <w:tcPrChange w:id="878" w:author="Krisztián Károlyi" w:date="2024-03-27T16:58:00Z">
              <w:tcPr>
                <w:tcW w:w="720" w:type="dxa"/>
                <w:gridSpan w:val="2"/>
                <w:tcBorders>
                  <w:top w:val="nil"/>
                  <w:bottom w:val="nil"/>
                </w:tcBorders>
                <w:shd w:val="clear" w:color="auto" w:fill="auto"/>
                <w:noWrap/>
                <w:vAlign w:val="center"/>
                <w:hideMark/>
              </w:tcPr>
            </w:tcPrChange>
          </w:tcPr>
          <w:p w14:paraId="45DF2B98"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4.19</w:t>
            </w:r>
          </w:p>
        </w:tc>
        <w:tc>
          <w:tcPr>
            <w:tcW w:w="720" w:type="dxa"/>
            <w:tcBorders>
              <w:top w:val="nil"/>
              <w:bottom w:val="nil"/>
              <w:right w:val="single" w:sz="4" w:space="0" w:color="auto"/>
            </w:tcBorders>
            <w:shd w:val="clear" w:color="auto" w:fill="auto"/>
            <w:noWrap/>
            <w:vAlign w:val="center"/>
            <w:hideMark/>
            <w:tcPrChange w:id="879" w:author="Krisztián Károlyi" w:date="2024-03-27T16:58:00Z">
              <w:tcPr>
                <w:tcW w:w="720" w:type="dxa"/>
                <w:gridSpan w:val="2"/>
                <w:tcBorders>
                  <w:top w:val="nil"/>
                  <w:bottom w:val="nil"/>
                  <w:right w:val="single" w:sz="4" w:space="0" w:color="auto"/>
                </w:tcBorders>
                <w:shd w:val="clear" w:color="auto" w:fill="auto"/>
                <w:noWrap/>
                <w:vAlign w:val="center"/>
                <w:hideMark/>
              </w:tcPr>
            </w:tcPrChange>
          </w:tcPr>
          <w:p w14:paraId="1D982E4D"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4.26</w:t>
            </w:r>
          </w:p>
        </w:tc>
        <w:tc>
          <w:tcPr>
            <w:tcW w:w="720" w:type="dxa"/>
            <w:tcBorders>
              <w:left w:val="single" w:sz="4" w:space="0" w:color="auto"/>
            </w:tcBorders>
            <w:shd w:val="clear" w:color="auto" w:fill="auto"/>
            <w:noWrap/>
            <w:vAlign w:val="center"/>
            <w:hideMark/>
            <w:tcPrChange w:id="880" w:author="Krisztián Károlyi" w:date="2024-03-27T16:58:00Z">
              <w:tcPr>
                <w:tcW w:w="720" w:type="dxa"/>
                <w:gridSpan w:val="2"/>
                <w:tcBorders>
                  <w:left w:val="single" w:sz="4" w:space="0" w:color="auto"/>
                </w:tcBorders>
                <w:shd w:val="clear" w:color="auto" w:fill="auto"/>
                <w:noWrap/>
                <w:vAlign w:val="center"/>
                <w:hideMark/>
              </w:tcPr>
            </w:tcPrChange>
          </w:tcPr>
          <w:p w14:paraId="72350FC5"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w:t>
            </w:r>
          </w:p>
        </w:tc>
        <w:tc>
          <w:tcPr>
            <w:tcW w:w="720" w:type="dxa"/>
            <w:shd w:val="clear" w:color="auto" w:fill="auto"/>
            <w:noWrap/>
            <w:vAlign w:val="center"/>
            <w:hideMark/>
            <w:tcPrChange w:id="881" w:author="Krisztián Károlyi" w:date="2024-03-27T16:58:00Z">
              <w:tcPr>
                <w:tcW w:w="720" w:type="dxa"/>
                <w:gridSpan w:val="2"/>
                <w:shd w:val="clear" w:color="auto" w:fill="auto"/>
                <w:noWrap/>
                <w:vAlign w:val="center"/>
                <w:hideMark/>
              </w:tcPr>
            </w:tcPrChange>
          </w:tcPr>
          <w:p w14:paraId="78AAE390"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3.02</w:t>
            </w:r>
          </w:p>
        </w:tc>
        <w:tc>
          <w:tcPr>
            <w:tcW w:w="540" w:type="dxa"/>
            <w:shd w:val="clear" w:color="auto" w:fill="auto"/>
            <w:noWrap/>
            <w:vAlign w:val="center"/>
            <w:hideMark/>
            <w:tcPrChange w:id="882" w:author="Krisztián Károlyi" w:date="2024-03-27T16:58:00Z">
              <w:tcPr>
                <w:tcW w:w="540" w:type="dxa"/>
                <w:gridSpan w:val="2"/>
                <w:shd w:val="clear" w:color="auto" w:fill="auto"/>
                <w:noWrap/>
                <w:vAlign w:val="center"/>
                <w:hideMark/>
              </w:tcPr>
            </w:tcPrChange>
          </w:tcPr>
          <w:p w14:paraId="4EE8F3D6"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3.02</w:t>
            </w:r>
          </w:p>
        </w:tc>
        <w:tc>
          <w:tcPr>
            <w:tcW w:w="754" w:type="dxa"/>
            <w:shd w:val="clear" w:color="auto" w:fill="auto"/>
            <w:noWrap/>
            <w:vAlign w:val="center"/>
            <w:hideMark/>
            <w:tcPrChange w:id="883" w:author="Krisztián Károlyi" w:date="2024-03-27T16:58:00Z">
              <w:tcPr>
                <w:tcW w:w="535" w:type="dxa"/>
                <w:gridSpan w:val="2"/>
                <w:shd w:val="clear" w:color="auto" w:fill="auto"/>
                <w:noWrap/>
                <w:vAlign w:val="center"/>
                <w:hideMark/>
              </w:tcPr>
            </w:tcPrChange>
          </w:tcPr>
          <w:p w14:paraId="59DF4191"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3.07</w:t>
            </w:r>
          </w:p>
        </w:tc>
      </w:tr>
      <w:tr w:rsidR="00583F95" w:rsidRPr="00945A48" w14:paraId="702132B7" w14:textId="77777777" w:rsidTr="00DA6191">
        <w:tblPrEx>
          <w:tblW w:w="9219" w:type="dxa"/>
          <w:jc w:val="center"/>
          <w:tblBorders>
            <w:top w:val="single" w:sz="4" w:space="0" w:color="auto"/>
            <w:left w:val="single" w:sz="4" w:space="0" w:color="auto"/>
            <w:bottom w:val="single" w:sz="4" w:space="0" w:color="auto"/>
            <w:right w:val="single" w:sz="4" w:space="0" w:color="auto"/>
          </w:tblBorders>
          <w:tblLayout w:type="fixed"/>
          <w:tblPrExChange w:id="884" w:author="Krisztián Károlyi" w:date="2024-03-27T16:58:00Z">
            <w:tblPrEx>
              <w:tblW w:w="9000" w:type="dxa"/>
              <w:tblInd w:w="-10" w:type="dxa"/>
              <w:tblBorders>
                <w:top w:val="single" w:sz="4" w:space="0" w:color="auto"/>
                <w:left w:val="single" w:sz="4" w:space="0" w:color="auto"/>
                <w:bottom w:val="single" w:sz="4" w:space="0" w:color="auto"/>
                <w:right w:val="single" w:sz="4" w:space="0" w:color="auto"/>
              </w:tblBorders>
              <w:tblLayout w:type="fixed"/>
            </w:tblPrEx>
          </w:tblPrExChange>
        </w:tblPrEx>
        <w:trPr>
          <w:trHeight w:hRule="exact" w:val="340"/>
          <w:jc w:val="center"/>
          <w:trPrChange w:id="885" w:author="Krisztián Károlyi" w:date="2024-03-27T16:58:00Z">
            <w:trPr>
              <w:gridAfter w:val="0"/>
              <w:trHeight w:hRule="exact" w:val="340"/>
            </w:trPr>
          </w:trPrChange>
        </w:trPr>
        <w:tc>
          <w:tcPr>
            <w:tcW w:w="900" w:type="dxa"/>
            <w:tcBorders>
              <w:right w:val="single" w:sz="4" w:space="0" w:color="auto"/>
            </w:tcBorders>
            <w:shd w:val="clear" w:color="auto" w:fill="F2F2F2" w:themeFill="background1" w:themeFillShade="F2"/>
            <w:noWrap/>
            <w:vAlign w:val="center"/>
            <w:hideMark/>
            <w:tcPrChange w:id="886" w:author="Krisztián Károlyi" w:date="2024-03-27T16:58:00Z">
              <w:tcPr>
                <w:tcW w:w="900" w:type="dxa"/>
                <w:gridSpan w:val="2"/>
                <w:tcBorders>
                  <w:right w:val="single" w:sz="4" w:space="0" w:color="auto"/>
                </w:tcBorders>
                <w:shd w:val="clear" w:color="auto" w:fill="F2F2F2" w:themeFill="background1" w:themeFillShade="F2"/>
                <w:noWrap/>
                <w:vAlign w:val="center"/>
                <w:hideMark/>
              </w:tcPr>
            </w:tcPrChange>
          </w:tcPr>
          <w:p w14:paraId="7B98FEFE" w14:textId="77777777" w:rsidR="00583F95" w:rsidRPr="00945A48" w:rsidRDefault="00583F95" w:rsidP="00583F95">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2023 04</w:t>
            </w:r>
          </w:p>
        </w:tc>
        <w:tc>
          <w:tcPr>
            <w:tcW w:w="654" w:type="dxa"/>
            <w:tcBorders>
              <w:top w:val="nil"/>
              <w:left w:val="single" w:sz="4" w:space="0" w:color="auto"/>
              <w:bottom w:val="nil"/>
            </w:tcBorders>
            <w:shd w:val="clear" w:color="auto" w:fill="F2F2F2" w:themeFill="background1" w:themeFillShade="F2"/>
            <w:noWrap/>
            <w:vAlign w:val="center"/>
            <w:hideMark/>
            <w:tcPrChange w:id="887" w:author="Krisztián Károlyi" w:date="2024-03-27T16:58:00Z">
              <w:tcPr>
                <w:tcW w:w="654" w:type="dxa"/>
                <w:gridSpan w:val="2"/>
                <w:tcBorders>
                  <w:top w:val="nil"/>
                  <w:left w:val="single" w:sz="4" w:space="0" w:color="auto"/>
                  <w:bottom w:val="nil"/>
                </w:tcBorders>
                <w:shd w:val="clear" w:color="auto" w:fill="F2F2F2" w:themeFill="background1" w:themeFillShade="F2"/>
                <w:noWrap/>
                <w:vAlign w:val="center"/>
                <w:hideMark/>
              </w:tcPr>
            </w:tcPrChange>
          </w:tcPr>
          <w:p w14:paraId="377B4910"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91" w:type="dxa"/>
            <w:gridSpan w:val="2"/>
            <w:tcBorders>
              <w:top w:val="nil"/>
              <w:bottom w:val="nil"/>
            </w:tcBorders>
            <w:shd w:val="clear" w:color="auto" w:fill="F2F2F2" w:themeFill="background1" w:themeFillShade="F2"/>
            <w:noWrap/>
            <w:vAlign w:val="center"/>
            <w:hideMark/>
            <w:tcPrChange w:id="888" w:author="Krisztián Károlyi" w:date="2024-03-27T16:58:00Z">
              <w:tcPr>
                <w:tcW w:w="791" w:type="dxa"/>
                <w:gridSpan w:val="2"/>
                <w:tcBorders>
                  <w:top w:val="nil"/>
                  <w:bottom w:val="nil"/>
                </w:tcBorders>
                <w:shd w:val="clear" w:color="auto" w:fill="F2F2F2" w:themeFill="background1" w:themeFillShade="F2"/>
                <w:noWrap/>
                <w:vAlign w:val="center"/>
                <w:hideMark/>
              </w:tcPr>
            </w:tcPrChange>
          </w:tcPr>
          <w:p w14:paraId="0FAECF25"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3.72</w:t>
            </w:r>
          </w:p>
        </w:tc>
        <w:tc>
          <w:tcPr>
            <w:tcW w:w="540" w:type="dxa"/>
            <w:tcBorders>
              <w:top w:val="nil"/>
              <w:bottom w:val="nil"/>
            </w:tcBorders>
            <w:shd w:val="clear" w:color="auto" w:fill="F2F2F2" w:themeFill="background1" w:themeFillShade="F2"/>
            <w:noWrap/>
            <w:vAlign w:val="center"/>
            <w:hideMark/>
            <w:tcPrChange w:id="889" w:author="Krisztián Károlyi" w:date="2024-03-27T16:58:00Z">
              <w:tcPr>
                <w:tcW w:w="540" w:type="dxa"/>
                <w:gridSpan w:val="2"/>
                <w:tcBorders>
                  <w:top w:val="nil"/>
                  <w:bottom w:val="nil"/>
                </w:tcBorders>
                <w:shd w:val="clear" w:color="auto" w:fill="F2F2F2" w:themeFill="background1" w:themeFillShade="F2"/>
                <w:noWrap/>
                <w:vAlign w:val="center"/>
                <w:hideMark/>
              </w:tcPr>
            </w:tcPrChange>
          </w:tcPr>
          <w:p w14:paraId="404D7A3C"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3.83</w:t>
            </w:r>
          </w:p>
        </w:tc>
        <w:tc>
          <w:tcPr>
            <w:tcW w:w="715" w:type="dxa"/>
            <w:tcBorders>
              <w:top w:val="nil"/>
              <w:bottom w:val="nil"/>
              <w:right w:val="single" w:sz="4" w:space="0" w:color="auto"/>
            </w:tcBorders>
            <w:shd w:val="clear" w:color="auto" w:fill="F2F2F2" w:themeFill="background1" w:themeFillShade="F2"/>
            <w:noWrap/>
            <w:vAlign w:val="center"/>
            <w:hideMark/>
            <w:tcPrChange w:id="890" w:author="Krisztián Károlyi" w:date="2024-03-27T16:58:00Z">
              <w:tcPr>
                <w:tcW w:w="715" w:type="dxa"/>
                <w:gridSpan w:val="2"/>
                <w:tcBorders>
                  <w:top w:val="nil"/>
                  <w:bottom w:val="nil"/>
                  <w:right w:val="single" w:sz="4" w:space="0" w:color="auto"/>
                </w:tcBorders>
                <w:shd w:val="clear" w:color="auto" w:fill="F2F2F2" w:themeFill="background1" w:themeFillShade="F2"/>
                <w:noWrap/>
                <w:vAlign w:val="center"/>
                <w:hideMark/>
              </w:tcPr>
            </w:tcPrChange>
          </w:tcPr>
          <w:p w14:paraId="775727AF"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3.76</w:t>
            </w:r>
          </w:p>
        </w:tc>
        <w:tc>
          <w:tcPr>
            <w:tcW w:w="725" w:type="dxa"/>
            <w:tcBorders>
              <w:top w:val="nil"/>
              <w:left w:val="single" w:sz="4" w:space="0" w:color="auto"/>
              <w:bottom w:val="nil"/>
            </w:tcBorders>
            <w:shd w:val="clear" w:color="auto" w:fill="F2F2F2" w:themeFill="background1" w:themeFillShade="F2"/>
            <w:noWrap/>
            <w:vAlign w:val="center"/>
            <w:hideMark/>
            <w:tcPrChange w:id="891" w:author="Krisztián Károlyi" w:date="2024-03-27T16:58:00Z">
              <w:tcPr>
                <w:tcW w:w="725" w:type="dxa"/>
                <w:gridSpan w:val="2"/>
                <w:tcBorders>
                  <w:top w:val="nil"/>
                  <w:left w:val="single" w:sz="4" w:space="0" w:color="auto"/>
                  <w:bottom w:val="nil"/>
                </w:tcBorders>
                <w:shd w:val="clear" w:color="auto" w:fill="F2F2F2" w:themeFill="background1" w:themeFillShade="F2"/>
                <w:noWrap/>
                <w:vAlign w:val="center"/>
                <w:hideMark/>
              </w:tcPr>
            </w:tcPrChange>
          </w:tcPr>
          <w:p w14:paraId="659A673F"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w:t>
            </w:r>
          </w:p>
        </w:tc>
        <w:tc>
          <w:tcPr>
            <w:tcW w:w="720" w:type="dxa"/>
            <w:tcBorders>
              <w:top w:val="nil"/>
              <w:bottom w:val="nil"/>
            </w:tcBorders>
            <w:shd w:val="clear" w:color="auto" w:fill="F2F2F2" w:themeFill="background1" w:themeFillShade="F2"/>
            <w:noWrap/>
            <w:vAlign w:val="center"/>
            <w:hideMark/>
            <w:tcPrChange w:id="892" w:author="Krisztián Károlyi" w:date="2024-03-27T16:58:00Z">
              <w:tcPr>
                <w:tcW w:w="720" w:type="dxa"/>
                <w:gridSpan w:val="2"/>
                <w:tcBorders>
                  <w:top w:val="nil"/>
                  <w:bottom w:val="nil"/>
                </w:tcBorders>
                <w:shd w:val="clear" w:color="auto" w:fill="F2F2F2" w:themeFill="background1" w:themeFillShade="F2"/>
                <w:noWrap/>
                <w:vAlign w:val="center"/>
                <w:hideMark/>
              </w:tcPr>
            </w:tcPrChange>
          </w:tcPr>
          <w:p w14:paraId="6F77D3B2"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4.18</w:t>
            </w:r>
          </w:p>
        </w:tc>
        <w:tc>
          <w:tcPr>
            <w:tcW w:w="720" w:type="dxa"/>
            <w:tcBorders>
              <w:top w:val="nil"/>
              <w:bottom w:val="nil"/>
            </w:tcBorders>
            <w:shd w:val="clear" w:color="auto" w:fill="F2F2F2" w:themeFill="background1" w:themeFillShade="F2"/>
            <w:noWrap/>
            <w:vAlign w:val="center"/>
            <w:hideMark/>
            <w:tcPrChange w:id="893" w:author="Krisztián Károlyi" w:date="2024-03-27T16:58:00Z">
              <w:tcPr>
                <w:tcW w:w="720" w:type="dxa"/>
                <w:gridSpan w:val="2"/>
                <w:tcBorders>
                  <w:top w:val="nil"/>
                  <w:bottom w:val="nil"/>
                </w:tcBorders>
                <w:shd w:val="clear" w:color="auto" w:fill="F2F2F2" w:themeFill="background1" w:themeFillShade="F2"/>
                <w:noWrap/>
                <w:vAlign w:val="center"/>
                <w:hideMark/>
              </w:tcPr>
            </w:tcPrChange>
          </w:tcPr>
          <w:p w14:paraId="63013E83"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3.95</w:t>
            </w:r>
          </w:p>
        </w:tc>
        <w:tc>
          <w:tcPr>
            <w:tcW w:w="720" w:type="dxa"/>
            <w:tcBorders>
              <w:top w:val="nil"/>
              <w:bottom w:val="nil"/>
              <w:right w:val="single" w:sz="4" w:space="0" w:color="auto"/>
            </w:tcBorders>
            <w:shd w:val="clear" w:color="auto" w:fill="F2F2F2" w:themeFill="background1" w:themeFillShade="F2"/>
            <w:noWrap/>
            <w:vAlign w:val="center"/>
            <w:hideMark/>
            <w:tcPrChange w:id="894" w:author="Krisztián Károlyi" w:date="2024-03-27T16:58:00Z">
              <w:tcPr>
                <w:tcW w:w="720" w:type="dxa"/>
                <w:gridSpan w:val="2"/>
                <w:tcBorders>
                  <w:top w:val="nil"/>
                  <w:bottom w:val="nil"/>
                  <w:right w:val="single" w:sz="4" w:space="0" w:color="auto"/>
                </w:tcBorders>
                <w:shd w:val="clear" w:color="auto" w:fill="F2F2F2" w:themeFill="background1" w:themeFillShade="F2"/>
                <w:noWrap/>
                <w:vAlign w:val="center"/>
                <w:hideMark/>
              </w:tcPr>
            </w:tcPrChange>
          </w:tcPr>
          <w:p w14:paraId="41C80254"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4.09</w:t>
            </w:r>
          </w:p>
        </w:tc>
        <w:tc>
          <w:tcPr>
            <w:tcW w:w="720" w:type="dxa"/>
            <w:tcBorders>
              <w:left w:val="single" w:sz="4" w:space="0" w:color="auto"/>
            </w:tcBorders>
            <w:shd w:val="clear" w:color="auto" w:fill="F2F2F2" w:themeFill="background1" w:themeFillShade="F2"/>
            <w:noWrap/>
            <w:vAlign w:val="center"/>
            <w:hideMark/>
            <w:tcPrChange w:id="895" w:author="Krisztián Károlyi" w:date="2024-03-27T16:58:00Z">
              <w:tcPr>
                <w:tcW w:w="720" w:type="dxa"/>
                <w:gridSpan w:val="2"/>
                <w:tcBorders>
                  <w:left w:val="single" w:sz="4" w:space="0" w:color="auto"/>
                </w:tcBorders>
                <w:shd w:val="clear" w:color="auto" w:fill="F2F2F2" w:themeFill="background1" w:themeFillShade="F2"/>
                <w:noWrap/>
                <w:vAlign w:val="center"/>
                <w:hideMark/>
              </w:tcPr>
            </w:tcPrChange>
          </w:tcPr>
          <w:p w14:paraId="310E2915"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w:t>
            </w:r>
          </w:p>
        </w:tc>
        <w:tc>
          <w:tcPr>
            <w:tcW w:w="720" w:type="dxa"/>
            <w:shd w:val="clear" w:color="auto" w:fill="F2F2F2" w:themeFill="background1" w:themeFillShade="F2"/>
            <w:noWrap/>
            <w:vAlign w:val="center"/>
            <w:hideMark/>
            <w:tcPrChange w:id="896" w:author="Krisztián Károlyi" w:date="2024-03-27T16:58:00Z">
              <w:tcPr>
                <w:tcW w:w="720" w:type="dxa"/>
                <w:gridSpan w:val="2"/>
                <w:shd w:val="clear" w:color="auto" w:fill="F2F2F2" w:themeFill="background1" w:themeFillShade="F2"/>
                <w:noWrap/>
                <w:vAlign w:val="center"/>
                <w:hideMark/>
              </w:tcPr>
            </w:tcPrChange>
          </w:tcPr>
          <w:p w14:paraId="074AD8EF"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2.87</w:t>
            </w:r>
          </w:p>
        </w:tc>
        <w:tc>
          <w:tcPr>
            <w:tcW w:w="540" w:type="dxa"/>
            <w:shd w:val="clear" w:color="auto" w:fill="F2F2F2" w:themeFill="background1" w:themeFillShade="F2"/>
            <w:noWrap/>
            <w:vAlign w:val="center"/>
            <w:hideMark/>
            <w:tcPrChange w:id="897" w:author="Krisztián Károlyi" w:date="2024-03-27T16:58:00Z">
              <w:tcPr>
                <w:tcW w:w="540" w:type="dxa"/>
                <w:gridSpan w:val="2"/>
                <w:shd w:val="clear" w:color="auto" w:fill="F2F2F2" w:themeFill="background1" w:themeFillShade="F2"/>
                <w:noWrap/>
                <w:vAlign w:val="center"/>
                <w:hideMark/>
              </w:tcPr>
            </w:tcPrChange>
          </w:tcPr>
          <w:p w14:paraId="5D70F52E"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2.87</w:t>
            </w:r>
          </w:p>
        </w:tc>
        <w:tc>
          <w:tcPr>
            <w:tcW w:w="754" w:type="dxa"/>
            <w:shd w:val="clear" w:color="auto" w:fill="F2F2F2" w:themeFill="background1" w:themeFillShade="F2"/>
            <w:noWrap/>
            <w:vAlign w:val="center"/>
            <w:hideMark/>
            <w:tcPrChange w:id="898" w:author="Krisztián Károlyi" w:date="2024-03-27T16:58:00Z">
              <w:tcPr>
                <w:tcW w:w="535" w:type="dxa"/>
                <w:gridSpan w:val="2"/>
                <w:shd w:val="clear" w:color="auto" w:fill="F2F2F2" w:themeFill="background1" w:themeFillShade="F2"/>
                <w:noWrap/>
                <w:vAlign w:val="center"/>
                <w:hideMark/>
              </w:tcPr>
            </w:tcPrChange>
          </w:tcPr>
          <w:p w14:paraId="517AD3EE"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2.99</w:t>
            </w:r>
          </w:p>
        </w:tc>
      </w:tr>
      <w:tr w:rsidR="00583F95" w:rsidRPr="00945A48" w14:paraId="00B94001" w14:textId="77777777" w:rsidTr="00DA6191">
        <w:tblPrEx>
          <w:tblW w:w="9219" w:type="dxa"/>
          <w:jc w:val="center"/>
          <w:tblBorders>
            <w:top w:val="single" w:sz="4" w:space="0" w:color="auto"/>
            <w:left w:val="single" w:sz="4" w:space="0" w:color="auto"/>
            <w:bottom w:val="single" w:sz="4" w:space="0" w:color="auto"/>
            <w:right w:val="single" w:sz="4" w:space="0" w:color="auto"/>
          </w:tblBorders>
          <w:tblLayout w:type="fixed"/>
          <w:tblPrExChange w:id="899" w:author="Krisztián Károlyi" w:date="2024-03-27T16:58:00Z">
            <w:tblPrEx>
              <w:tblW w:w="9000" w:type="dxa"/>
              <w:tblInd w:w="-10" w:type="dxa"/>
              <w:tblBorders>
                <w:top w:val="single" w:sz="4" w:space="0" w:color="auto"/>
                <w:left w:val="single" w:sz="4" w:space="0" w:color="auto"/>
                <w:bottom w:val="single" w:sz="4" w:space="0" w:color="auto"/>
                <w:right w:val="single" w:sz="4" w:space="0" w:color="auto"/>
              </w:tblBorders>
              <w:tblLayout w:type="fixed"/>
            </w:tblPrEx>
          </w:tblPrExChange>
        </w:tblPrEx>
        <w:trPr>
          <w:trHeight w:hRule="exact" w:val="340"/>
          <w:jc w:val="center"/>
          <w:trPrChange w:id="900" w:author="Krisztián Károlyi" w:date="2024-03-27T16:58:00Z">
            <w:trPr>
              <w:gridAfter w:val="0"/>
              <w:trHeight w:hRule="exact" w:val="340"/>
            </w:trPr>
          </w:trPrChange>
        </w:trPr>
        <w:tc>
          <w:tcPr>
            <w:tcW w:w="900" w:type="dxa"/>
            <w:tcBorders>
              <w:right w:val="single" w:sz="4" w:space="0" w:color="auto"/>
            </w:tcBorders>
            <w:shd w:val="clear" w:color="auto" w:fill="auto"/>
            <w:noWrap/>
            <w:vAlign w:val="center"/>
            <w:hideMark/>
            <w:tcPrChange w:id="901" w:author="Krisztián Károlyi" w:date="2024-03-27T16:58:00Z">
              <w:tcPr>
                <w:tcW w:w="900" w:type="dxa"/>
                <w:gridSpan w:val="2"/>
                <w:tcBorders>
                  <w:right w:val="single" w:sz="4" w:space="0" w:color="auto"/>
                </w:tcBorders>
                <w:shd w:val="clear" w:color="auto" w:fill="auto"/>
                <w:noWrap/>
                <w:vAlign w:val="center"/>
                <w:hideMark/>
              </w:tcPr>
            </w:tcPrChange>
          </w:tcPr>
          <w:p w14:paraId="44A38DD7" w14:textId="77777777" w:rsidR="00583F95" w:rsidRPr="00945A48" w:rsidRDefault="00583F95" w:rsidP="00583F95">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2023 05</w:t>
            </w:r>
          </w:p>
        </w:tc>
        <w:tc>
          <w:tcPr>
            <w:tcW w:w="654" w:type="dxa"/>
            <w:tcBorders>
              <w:top w:val="nil"/>
              <w:left w:val="single" w:sz="4" w:space="0" w:color="auto"/>
              <w:bottom w:val="nil"/>
            </w:tcBorders>
            <w:shd w:val="clear" w:color="auto" w:fill="auto"/>
            <w:noWrap/>
            <w:vAlign w:val="center"/>
            <w:hideMark/>
            <w:tcPrChange w:id="902" w:author="Krisztián Károlyi" w:date="2024-03-27T16:58:00Z">
              <w:tcPr>
                <w:tcW w:w="654" w:type="dxa"/>
                <w:gridSpan w:val="2"/>
                <w:tcBorders>
                  <w:top w:val="nil"/>
                  <w:left w:val="single" w:sz="4" w:space="0" w:color="auto"/>
                  <w:bottom w:val="nil"/>
                </w:tcBorders>
                <w:shd w:val="clear" w:color="auto" w:fill="auto"/>
                <w:noWrap/>
                <w:vAlign w:val="center"/>
                <w:hideMark/>
              </w:tcPr>
            </w:tcPrChange>
          </w:tcPr>
          <w:p w14:paraId="51855895"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91" w:type="dxa"/>
            <w:gridSpan w:val="2"/>
            <w:tcBorders>
              <w:top w:val="nil"/>
              <w:bottom w:val="nil"/>
            </w:tcBorders>
            <w:shd w:val="clear" w:color="auto" w:fill="auto"/>
            <w:noWrap/>
            <w:vAlign w:val="center"/>
            <w:hideMark/>
            <w:tcPrChange w:id="903" w:author="Krisztián Károlyi" w:date="2024-03-27T16:58:00Z">
              <w:tcPr>
                <w:tcW w:w="791" w:type="dxa"/>
                <w:gridSpan w:val="2"/>
                <w:tcBorders>
                  <w:top w:val="nil"/>
                  <w:bottom w:val="nil"/>
                </w:tcBorders>
                <w:shd w:val="clear" w:color="auto" w:fill="auto"/>
                <w:noWrap/>
                <w:vAlign w:val="center"/>
                <w:hideMark/>
              </w:tcPr>
            </w:tcPrChange>
          </w:tcPr>
          <w:p w14:paraId="03A4200D"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3.66</w:t>
            </w:r>
          </w:p>
        </w:tc>
        <w:tc>
          <w:tcPr>
            <w:tcW w:w="540" w:type="dxa"/>
            <w:tcBorders>
              <w:top w:val="nil"/>
              <w:bottom w:val="nil"/>
            </w:tcBorders>
            <w:shd w:val="clear" w:color="auto" w:fill="auto"/>
            <w:noWrap/>
            <w:vAlign w:val="center"/>
            <w:hideMark/>
            <w:tcPrChange w:id="904" w:author="Krisztián Károlyi" w:date="2024-03-27T16:58:00Z">
              <w:tcPr>
                <w:tcW w:w="540" w:type="dxa"/>
                <w:gridSpan w:val="2"/>
                <w:tcBorders>
                  <w:top w:val="nil"/>
                  <w:bottom w:val="nil"/>
                </w:tcBorders>
                <w:shd w:val="clear" w:color="auto" w:fill="auto"/>
                <w:noWrap/>
                <w:vAlign w:val="center"/>
                <w:hideMark/>
              </w:tcPr>
            </w:tcPrChange>
          </w:tcPr>
          <w:p w14:paraId="4A6E56FB"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3.83</w:t>
            </w:r>
          </w:p>
        </w:tc>
        <w:tc>
          <w:tcPr>
            <w:tcW w:w="715" w:type="dxa"/>
            <w:tcBorders>
              <w:top w:val="nil"/>
              <w:bottom w:val="nil"/>
              <w:right w:val="single" w:sz="4" w:space="0" w:color="auto"/>
            </w:tcBorders>
            <w:shd w:val="clear" w:color="auto" w:fill="auto"/>
            <w:noWrap/>
            <w:vAlign w:val="center"/>
            <w:hideMark/>
            <w:tcPrChange w:id="905" w:author="Krisztián Károlyi" w:date="2024-03-27T16:58:00Z">
              <w:tcPr>
                <w:tcW w:w="715" w:type="dxa"/>
                <w:gridSpan w:val="2"/>
                <w:tcBorders>
                  <w:top w:val="nil"/>
                  <w:bottom w:val="nil"/>
                  <w:right w:val="single" w:sz="4" w:space="0" w:color="auto"/>
                </w:tcBorders>
                <w:shd w:val="clear" w:color="auto" w:fill="auto"/>
                <w:noWrap/>
                <w:vAlign w:val="center"/>
                <w:hideMark/>
              </w:tcPr>
            </w:tcPrChange>
          </w:tcPr>
          <w:p w14:paraId="060BC73C"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3.76</w:t>
            </w:r>
          </w:p>
        </w:tc>
        <w:tc>
          <w:tcPr>
            <w:tcW w:w="725" w:type="dxa"/>
            <w:tcBorders>
              <w:top w:val="nil"/>
              <w:left w:val="single" w:sz="4" w:space="0" w:color="auto"/>
              <w:bottom w:val="nil"/>
            </w:tcBorders>
            <w:shd w:val="clear" w:color="auto" w:fill="auto"/>
            <w:noWrap/>
            <w:vAlign w:val="center"/>
            <w:hideMark/>
            <w:tcPrChange w:id="906" w:author="Krisztián Károlyi" w:date="2024-03-27T16:58:00Z">
              <w:tcPr>
                <w:tcW w:w="725" w:type="dxa"/>
                <w:gridSpan w:val="2"/>
                <w:tcBorders>
                  <w:top w:val="nil"/>
                  <w:left w:val="single" w:sz="4" w:space="0" w:color="auto"/>
                  <w:bottom w:val="nil"/>
                </w:tcBorders>
                <w:shd w:val="clear" w:color="auto" w:fill="auto"/>
                <w:noWrap/>
                <w:vAlign w:val="center"/>
                <w:hideMark/>
              </w:tcPr>
            </w:tcPrChange>
          </w:tcPr>
          <w:p w14:paraId="0CE6F96E"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20" w:type="dxa"/>
            <w:tcBorders>
              <w:top w:val="nil"/>
              <w:bottom w:val="nil"/>
            </w:tcBorders>
            <w:shd w:val="clear" w:color="auto" w:fill="auto"/>
            <w:noWrap/>
            <w:vAlign w:val="center"/>
            <w:hideMark/>
            <w:tcPrChange w:id="907" w:author="Krisztián Károlyi" w:date="2024-03-27T16:58:00Z">
              <w:tcPr>
                <w:tcW w:w="720" w:type="dxa"/>
                <w:gridSpan w:val="2"/>
                <w:tcBorders>
                  <w:top w:val="nil"/>
                  <w:bottom w:val="nil"/>
                </w:tcBorders>
                <w:shd w:val="clear" w:color="auto" w:fill="auto"/>
                <w:noWrap/>
                <w:vAlign w:val="center"/>
                <w:hideMark/>
              </w:tcPr>
            </w:tcPrChange>
          </w:tcPr>
          <w:p w14:paraId="13FBA005"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4.01</w:t>
            </w:r>
          </w:p>
        </w:tc>
        <w:tc>
          <w:tcPr>
            <w:tcW w:w="720" w:type="dxa"/>
            <w:tcBorders>
              <w:top w:val="nil"/>
              <w:bottom w:val="nil"/>
            </w:tcBorders>
            <w:shd w:val="clear" w:color="auto" w:fill="auto"/>
            <w:noWrap/>
            <w:vAlign w:val="center"/>
            <w:hideMark/>
            <w:tcPrChange w:id="908" w:author="Krisztián Károlyi" w:date="2024-03-27T16:58:00Z">
              <w:tcPr>
                <w:tcW w:w="720" w:type="dxa"/>
                <w:gridSpan w:val="2"/>
                <w:tcBorders>
                  <w:top w:val="nil"/>
                  <w:bottom w:val="nil"/>
                </w:tcBorders>
                <w:shd w:val="clear" w:color="auto" w:fill="auto"/>
                <w:noWrap/>
                <w:vAlign w:val="center"/>
                <w:hideMark/>
              </w:tcPr>
            </w:tcPrChange>
          </w:tcPr>
          <w:p w14:paraId="373695FE"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3.85</w:t>
            </w:r>
          </w:p>
        </w:tc>
        <w:tc>
          <w:tcPr>
            <w:tcW w:w="720" w:type="dxa"/>
            <w:tcBorders>
              <w:top w:val="nil"/>
              <w:bottom w:val="nil"/>
              <w:right w:val="single" w:sz="4" w:space="0" w:color="auto"/>
            </w:tcBorders>
            <w:shd w:val="clear" w:color="auto" w:fill="auto"/>
            <w:noWrap/>
            <w:vAlign w:val="center"/>
            <w:hideMark/>
            <w:tcPrChange w:id="909" w:author="Krisztián Károlyi" w:date="2024-03-27T16:58:00Z">
              <w:tcPr>
                <w:tcW w:w="720" w:type="dxa"/>
                <w:gridSpan w:val="2"/>
                <w:tcBorders>
                  <w:top w:val="nil"/>
                  <w:bottom w:val="nil"/>
                  <w:right w:val="single" w:sz="4" w:space="0" w:color="auto"/>
                </w:tcBorders>
                <w:shd w:val="clear" w:color="auto" w:fill="auto"/>
                <w:noWrap/>
                <w:vAlign w:val="center"/>
                <w:hideMark/>
              </w:tcPr>
            </w:tcPrChange>
          </w:tcPr>
          <w:p w14:paraId="4424F143"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3.96</w:t>
            </w:r>
          </w:p>
        </w:tc>
        <w:tc>
          <w:tcPr>
            <w:tcW w:w="720" w:type="dxa"/>
            <w:tcBorders>
              <w:left w:val="single" w:sz="4" w:space="0" w:color="auto"/>
            </w:tcBorders>
            <w:shd w:val="clear" w:color="auto" w:fill="auto"/>
            <w:noWrap/>
            <w:vAlign w:val="center"/>
            <w:hideMark/>
            <w:tcPrChange w:id="910" w:author="Krisztián Károlyi" w:date="2024-03-27T16:58:00Z">
              <w:tcPr>
                <w:tcW w:w="720" w:type="dxa"/>
                <w:gridSpan w:val="2"/>
                <w:tcBorders>
                  <w:left w:val="single" w:sz="4" w:space="0" w:color="auto"/>
                </w:tcBorders>
                <w:shd w:val="clear" w:color="auto" w:fill="auto"/>
                <w:noWrap/>
                <w:vAlign w:val="center"/>
                <w:hideMark/>
              </w:tcPr>
            </w:tcPrChange>
          </w:tcPr>
          <w:p w14:paraId="584875D3"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w:t>
            </w:r>
          </w:p>
        </w:tc>
        <w:tc>
          <w:tcPr>
            <w:tcW w:w="720" w:type="dxa"/>
            <w:shd w:val="clear" w:color="auto" w:fill="auto"/>
            <w:noWrap/>
            <w:vAlign w:val="center"/>
            <w:hideMark/>
            <w:tcPrChange w:id="911" w:author="Krisztián Károlyi" w:date="2024-03-27T16:58:00Z">
              <w:tcPr>
                <w:tcW w:w="720" w:type="dxa"/>
                <w:gridSpan w:val="2"/>
                <w:shd w:val="clear" w:color="auto" w:fill="auto"/>
                <w:noWrap/>
                <w:vAlign w:val="center"/>
                <w:hideMark/>
              </w:tcPr>
            </w:tcPrChange>
          </w:tcPr>
          <w:p w14:paraId="6EDCFB5D"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2.67</w:t>
            </w:r>
          </w:p>
        </w:tc>
        <w:tc>
          <w:tcPr>
            <w:tcW w:w="540" w:type="dxa"/>
            <w:shd w:val="clear" w:color="auto" w:fill="auto"/>
            <w:noWrap/>
            <w:vAlign w:val="center"/>
            <w:hideMark/>
            <w:tcPrChange w:id="912" w:author="Krisztián Károlyi" w:date="2024-03-27T16:58:00Z">
              <w:tcPr>
                <w:tcW w:w="540" w:type="dxa"/>
                <w:gridSpan w:val="2"/>
                <w:shd w:val="clear" w:color="auto" w:fill="auto"/>
                <w:noWrap/>
                <w:vAlign w:val="center"/>
                <w:hideMark/>
              </w:tcPr>
            </w:tcPrChange>
          </w:tcPr>
          <w:p w14:paraId="2EA40537"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2.67</w:t>
            </w:r>
          </w:p>
        </w:tc>
        <w:tc>
          <w:tcPr>
            <w:tcW w:w="754" w:type="dxa"/>
            <w:shd w:val="clear" w:color="auto" w:fill="auto"/>
            <w:noWrap/>
            <w:vAlign w:val="center"/>
            <w:hideMark/>
            <w:tcPrChange w:id="913" w:author="Krisztián Károlyi" w:date="2024-03-27T16:58:00Z">
              <w:tcPr>
                <w:tcW w:w="535" w:type="dxa"/>
                <w:gridSpan w:val="2"/>
                <w:shd w:val="clear" w:color="auto" w:fill="auto"/>
                <w:noWrap/>
                <w:vAlign w:val="center"/>
                <w:hideMark/>
              </w:tcPr>
            </w:tcPrChange>
          </w:tcPr>
          <w:p w14:paraId="6568CE25"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2.68</w:t>
            </w:r>
          </w:p>
        </w:tc>
      </w:tr>
      <w:tr w:rsidR="00583F95" w:rsidRPr="00945A48" w14:paraId="2B657246" w14:textId="77777777" w:rsidTr="00DA6191">
        <w:tblPrEx>
          <w:tblW w:w="9219" w:type="dxa"/>
          <w:jc w:val="center"/>
          <w:tblBorders>
            <w:top w:val="single" w:sz="4" w:space="0" w:color="auto"/>
            <w:left w:val="single" w:sz="4" w:space="0" w:color="auto"/>
            <w:bottom w:val="single" w:sz="4" w:space="0" w:color="auto"/>
            <w:right w:val="single" w:sz="4" w:space="0" w:color="auto"/>
          </w:tblBorders>
          <w:tblLayout w:type="fixed"/>
          <w:tblPrExChange w:id="914" w:author="Krisztián Károlyi" w:date="2024-03-27T16:58:00Z">
            <w:tblPrEx>
              <w:tblW w:w="9000" w:type="dxa"/>
              <w:tblInd w:w="-10" w:type="dxa"/>
              <w:tblBorders>
                <w:top w:val="single" w:sz="4" w:space="0" w:color="auto"/>
                <w:left w:val="single" w:sz="4" w:space="0" w:color="auto"/>
                <w:bottom w:val="single" w:sz="4" w:space="0" w:color="auto"/>
                <w:right w:val="single" w:sz="4" w:space="0" w:color="auto"/>
              </w:tblBorders>
              <w:tblLayout w:type="fixed"/>
            </w:tblPrEx>
          </w:tblPrExChange>
        </w:tblPrEx>
        <w:trPr>
          <w:trHeight w:hRule="exact" w:val="340"/>
          <w:jc w:val="center"/>
          <w:trPrChange w:id="915" w:author="Krisztián Károlyi" w:date="2024-03-27T16:58:00Z">
            <w:trPr>
              <w:gridAfter w:val="0"/>
              <w:trHeight w:hRule="exact" w:val="340"/>
            </w:trPr>
          </w:trPrChange>
        </w:trPr>
        <w:tc>
          <w:tcPr>
            <w:tcW w:w="900" w:type="dxa"/>
            <w:tcBorders>
              <w:right w:val="single" w:sz="4" w:space="0" w:color="auto"/>
            </w:tcBorders>
            <w:shd w:val="clear" w:color="auto" w:fill="F2F2F2" w:themeFill="background1" w:themeFillShade="F2"/>
            <w:noWrap/>
            <w:vAlign w:val="center"/>
            <w:hideMark/>
            <w:tcPrChange w:id="916" w:author="Krisztián Károlyi" w:date="2024-03-27T16:58:00Z">
              <w:tcPr>
                <w:tcW w:w="900" w:type="dxa"/>
                <w:gridSpan w:val="2"/>
                <w:tcBorders>
                  <w:right w:val="single" w:sz="4" w:space="0" w:color="auto"/>
                </w:tcBorders>
                <w:shd w:val="clear" w:color="auto" w:fill="F2F2F2" w:themeFill="background1" w:themeFillShade="F2"/>
                <w:noWrap/>
                <w:vAlign w:val="center"/>
                <w:hideMark/>
              </w:tcPr>
            </w:tcPrChange>
          </w:tcPr>
          <w:p w14:paraId="5DD922AE" w14:textId="77777777" w:rsidR="00583F95" w:rsidRPr="00945A48" w:rsidRDefault="00583F95" w:rsidP="00583F95">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2023 06</w:t>
            </w:r>
          </w:p>
        </w:tc>
        <w:tc>
          <w:tcPr>
            <w:tcW w:w="654" w:type="dxa"/>
            <w:tcBorders>
              <w:top w:val="nil"/>
              <w:left w:val="single" w:sz="4" w:space="0" w:color="auto"/>
              <w:bottom w:val="nil"/>
            </w:tcBorders>
            <w:shd w:val="clear" w:color="auto" w:fill="F2F2F2" w:themeFill="background1" w:themeFillShade="F2"/>
            <w:noWrap/>
            <w:vAlign w:val="center"/>
            <w:hideMark/>
            <w:tcPrChange w:id="917" w:author="Krisztián Károlyi" w:date="2024-03-27T16:58:00Z">
              <w:tcPr>
                <w:tcW w:w="654" w:type="dxa"/>
                <w:gridSpan w:val="2"/>
                <w:tcBorders>
                  <w:top w:val="nil"/>
                  <w:left w:val="single" w:sz="4" w:space="0" w:color="auto"/>
                  <w:bottom w:val="nil"/>
                </w:tcBorders>
                <w:shd w:val="clear" w:color="auto" w:fill="F2F2F2" w:themeFill="background1" w:themeFillShade="F2"/>
                <w:noWrap/>
                <w:vAlign w:val="center"/>
                <w:hideMark/>
              </w:tcPr>
            </w:tcPrChange>
          </w:tcPr>
          <w:p w14:paraId="6E144F84"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w:t>
            </w:r>
          </w:p>
        </w:tc>
        <w:tc>
          <w:tcPr>
            <w:tcW w:w="791" w:type="dxa"/>
            <w:gridSpan w:val="2"/>
            <w:tcBorders>
              <w:top w:val="nil"/>
              <w:bottom w:val="nil"/>
            </w:tcBorders>
            <w:shd w:val="clear" w:color="auto" w:fill="F2F2F2" w:themeFill="background1" w:themeFillShade="F2"/>
            <w:noWrap/>
            <w:vAlign w:val="center"/>
            <w:hideMark/>
            <w:tcPrChange w:id="918" w:author="Krisztián Károlyi" w:date="2024-03-27T16:58:00Z">
              <w:tcPr>
                <w:tcW w:w="791" w:type="dxa"/>
                <w:gridSpan w:val="2"/>
                <w:tcBorders>
                  <w:top w:val="nil"/>
                  <w:bottom w:val="nil"/>
                </w:tcBorders>
                <w:shd w:val="clear" w:color="auto" w:fill="F2F2F2" w:themeFill="background1" w:themeFillShade="F2"/>
                <w:noWrap/>
                <w:vAlign w:val="center"/>
                <w:hideMark/>
              </w:tcPr>
            </w:tcPrChange>
          </w:tcPr>
          <w:p w14:paraId="1C3B6C3F"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3.79</w:t>
            </w:r>
          </w:p>
        </w:tc>
        <w:tc>
          <w:tcPr>
            <w:tcW w:w="540" w:type="dxa"/>
            <w:tcBorders>
              <w:top w:val="nil"/>
              <w:bottom w:val="nil"/>
            </w:tcBorders>
            <w:shd w:val="clear" w:color="auto" w:fill="F2F2F2" w:themeFill="background1" w:themeFillShade="F2"/>
            <w:noWrap/>
            <w:vAlign w:val="center"/>
            <w:hideMark/>
            <w:tcPrChange w:id="919" w:author="Krisztián Károlyi" w:date="2024-03-27T16:58:00Z">
              <w:tcPr>
                <w:tcW w:w="540" w:type="dxa"/>
                <w:gridSpan w:val="2"/>
                <w:tcBorders>
                  <w:top w:val="nil"/>
                  <w:bottom w:val="nil"/>
                </w:tcBorders>
                <w:shd w:val="clear" w:color="auto" w:fill="F2F2F2" w:themeFill="background1" w:themeFillShade="F2"/>
                <w:noWrap/>
                <w:vAlign w:val="center"/>
                <w:hideMark/>
              </w:tcPr>
            </w:tcPrChange>
          </w:tcPr>
          <w:p w14:paraId="2EB478F1"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3.83</w:t>
            </w:r>
          </w:p>
        </w:tc>
        <w:tc>
          <w:tcPr>
            <w:tcW w:w="715" w:type="dxa"/>
            <w:tcBorders>
              <w:top w:val="nil"/>
              <w:bottom w:val="nil"/>
              <w:right w:val="single" w:sz="4" w:space="0" w:color="auto"/>
            </w:tcBorders>
            <w:shd w:val="clear" w:color="auto" w:fill="F2F2F2" w:themeFill="background1" w:themeFillShade="F2"/>
            <w:noWrap/>
            <w:vAlign w:val="center"/>
            <w:hideMark/>
            <w:tcPrChange w:id="920" w:author="Krisztián Károlyi" w:date="2024-03-27T16:58:00Z">
              <w:tcPr>
                <w:tcW w:w="715" w:type="dxa"/>
                <w:gridSpan w:val="2"/>
                <w:tcBorders>
                  <w:top w:val="nil"/>
                  <w:bottom w:val="nil"/>
                  <w:right w:val="single" w:sz="4" w:space="0" w:color="auto"/>
                </w:tcBorders>
                <w:shd w:val="clear" w:color="auto" w:fill="F2F2F2" w:themeFill="background1" w:themeFillShade="F2"/>
                <w:noWrap/>
                <w:vAlign w:val="center"/>
                <w:hideMark/>
              </w:tcPr>
            </w:tcPrChange>
          </w:tcPr>
          <w:p w14:paraId="5C907709"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3.76</w:t>
            </w:r>
          </w:p>
        </w:tc>
        <w:tc>
          <w:tcPr>
            <w:tcW w:w="725" w:type="dxa"/>
            <w:tcBorders>
              <w:top w:val="nil"/>
              <w:left w:val="single" w:sz="4" w:space="0" w:color="auto"/>
              <w:bottom w:val="nil"/>
            </w:tcBorders>
            <w:shd w:val="clear" w:color="auto" w:fill="F2F2F2" w:themeFill="background1" w:themeFillShade="F2"/>
            <w:noWrap/>
            <w:vAlign w:val="center"/>
            <w:hideMark/>
            <w:tcPrChange w:id="921" w:author="Krisztián Károlyi" w:date="2024-03-27T16:58:00Z">
              <w:tcPr>
                <w:tcW w:w="725" w:type="dxa"/>
                <w:gridSpan w:val="2"/>
                <w:tcBorders>
                  <w:top w:val="nil"/>
                  <w:left w:val="single" w:sz="4" w:space="0" w:color="auto"/>
                  <w:bottom w:val="nil"/>
                </w:tcBorders>
                <w:shd w:val="clear" w:color="auto" w:fill="F2F2F2" w:themeFill="background1" w:themeFillShade="F2"/>
                <w:noWrap/>
                <w:vAlign w:val="center"/>
                <w:hideMark/>
              </w:tcPr>
            </w:tcPrChange>
          </w:tcPr>
          <w:p w14:paraId="2D338B08"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20" w:type="dxa"/>
            <w:tcBorders>
              <w:top w:val="nil"/>
              <w:bottom w:val="nil"/>
            </w:tcBorders>
            <w:shd w:val="clear" w:color="auto" w:fill="F2F2F2" w:themeFill="background1" w:themeFillShade="F2"/>
            <w:noWrap/>
            <w:vAlign w:val="center"/>
            <w:hideMark/>
            <w:tcPrChange w:id="922" w:author="Krisztián Károlyi" w:date="2024-03-27T16:58:00Z">
              <w:tcPr>
                <w:tcW w:w="720" w:type="dxa"/>
                <w:gridSpan w:val="2"/>
                <w:tcBorders>
                  <w:top w:val="nil"/>
                  <w:bottom w:val="nil"/>
                </w:tcBorders>
                <w:shd w:val="clear" w:color="auto" w:fill="F2F2F2" w:themeFill="background1" w:themeFillShade="F2"/>
                <w:noWrap/>
                <w:vAlign w:val="center"/>
                <w:hideMark/>
              </w:tcPr>
            </w:tcPrChange>
          </w:tcPr>
          <w:p w14:paraId="2D6987ED"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3.79</w:t>
            </w:r>
          </w:p>
        </w:tc>
        <w:tc>
          <w:tcPr>
            <w:tcW w:w="720" w:type="dxa"/>
            <w:tcBorders>
              <w:top w:val="nil"/>
              <w:bottom w:val="nil"/>
            </w:tcBorders>
            <w:shd w:val="clear" w:color="auto" w:fill="F2F2F2" w:themeFill="background1" w:themeFillShade="F2"/>
            <w:noWrap/>
            <w:vAlign w:val="center"/>
            <w:hideMark/>
            <w:tcPrChange w:id="923" w:author="Krisztián Károlyi" w:date="2024-03-27T16:58:00Z">
              <w:tcPr>
                <w:tcW w:w="720" w:type="dxa"/>
                <w:gridSpan w:val="2"/>
                <w:tcBorders>
                  <w:top w:val="nil"/>
                  <w:bottom w:val="nil"/>
                </w:tcBorders>
                <w:shd w:val="clear" w:color="auto" w:fill="F2F2F2" w:themeFill="background1" w:themeFillShade="F2"/>
                <w:noWrap/>
                <w:vAlign w:val="center"/>
                <w:hideMark/>
              </w:tcPr>
            </w:tcPrChange>
          </w:tcPr>
          <w:p w14:paraId="449056A7"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3.72</w:t>
            </w:r>
          </w:p>
        </w:tc>
        <w:tc>
          <w:tcPr>
            <w:tcW w:w="720" w:type="dxa"/>
            <w:tcBorders>
              <w:top w:val="nil"/>
              <w:bottom w:val="nil"/>
              <w:right w:val="single" w:sz="4" w:space="0" w:color="auto"/>
            </w:tcBorders>
            <w:shd w:val="clear" w:color="auto" w:fill="F2F2F2" w:themeFill="background1" w:themeFillShade="F2"/>
            <w:noWrap/>
            <w:vAlign w:val="center"/>
            <w:hideMark/>
            <w:tcPrChange w:id="924" w:author="Krisztián Károlyi" w:date="2024-03-27T16:58:00Z">
              <w:tcPr>
                <w:tcW w:w="720" w:type="dxa"/>
                <w:gridSpan w:val="2"/>
                <w:tcBorders>
                  <w:top w:val="nil"/>
                  <w:bottom w:val="nil"/>
                  <w:right w:val="single" w:sz="4" w:space="0" w:color="auto"/>
                </w:tcBorders>
                <w:shd w:val="clear" w:color="auto" w:fill="F2F2F2" w:themeFill="background1" w:themeFillShade="F2"/>
                <w:noWrap/>
                <w:vAlign w:val="center"/>
                <w:hideMark/>
              </w:tcPr>
            </w:tcPrChange>
          </w:tcPr>
          <w:p w14:paraId="7059306A"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3.82</w:t>
            </w:r>
          </w:p>
        </w:tc>
        <w:tc>
          <w:tcPr>
            <w:tcW w:w="720" w:type="dxa"/>
            <w:tcBorders>
              <w:left w:val="single" w:sz="4" w:space="0" w:color="auto"/>
            </w:tcBorders>
            <w:shd w:val="clear" w:color="auto" w:fill="F2F2F2" w:themeFill="background1" w:themeFillShade="F2"/>
            <w:noWrap/>
            <w:vAlign w:val="center"/>
            <w:hideMark/>
            <w:tcPrChange w:id="925" w:author="Krisztián Károlyi" w:date="2024-03-27T16:58:00Z">
              <w:tcPr>
                <w:tcW w:w="720" w:type="dxa"/>
                <w:gridSpan w:val="2"/>
                <w:tcBorders>
                  <w:left w:val="single" w:sz="4" w:space="0" w:color="auto"/>
                </w:tcBorders>
                <w:shd w:val="clear" w:color="auto" w:fill="F2F2F2" w:themeFill="background1" w:themeFillShade="F2"/>
                <w:noWrap/>
                <w:vAlign w:val="center"/>
                <w:hideMark/>
              </w:tcPr>
            </w:tcPrChange>
          </w:tcPr>
          <w:p w14:paraId="28A333FE"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w:t>
            </w:r>
          </w:p>
        </w:tc>
        <w:tc>
          <w:tcPr>
            <w:tcW w:w="720" w:type="dxa"/>
            <w:shd w:val="clear" w:color="auto" w:fill="F2F2F2" w:themeFill="background1" w:themeFillShade="F2"/>
            <w:noWrap/>
            <w:vAlign w:val="center"/>
            <w:hideMark/>
            <w:tcPrChange w:id="926" w:author="Krisztián Károlyi" w:date="2024-03-27T16:58:00Z">
              <w:tcPr>
                <w:tcW w:w="720" w:type="dxa"/>
                <w:gridSpan w:val="2"/>
                <w:shd w:val="clear" w:color="auto" w:fill="F2F2F2" w:themeFill="background1" w:themeFillShade="F2"/>
                <w:noWrap/>
                <w:vAlign w:val="center"/>
                <w:hideMark/>
              </w:tcPr>
            </w:tcPrChange>
          </w:tcPr>
          <w:p w14:paraId="180E56E4"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2.64</w:t>
            </w:r>
          </w:p>
        </w:tc>
        <w:tc>
          <w:tcPr>
            <w:tcW w:w="540" w:type="dxa"/>
            <w:shd w:val="clear" w:color="auto" w:fill="F2F2F2" w:themeFill="background1" w:themeFillShade="F2"/>
            <w:noWrap/>
            <w:vAlign w:val="center"/>
            <w:hideMark/>
            <w:tcPrChange w:id="927" w:author="Krisztián Károlyi" w:date="2024-03-27T16:58:00Z">
              <w:tcPr>
                <w:tcW w:w="540" w:type="dxa"/>
                <w:gridSpan w:val="2"/>
                <w:shd w:val="clear" w:color="auto" w:fill="F2F2F2" w:themeFill="background1" w:themeFillShade="F2"/>
                <w:noWrap/>
                <w:vAlign w:val="center"/>
                <w:hideMark/>
              </w:tcPr>
            </w:tcPrChange>
          </w:tcPr>
          <w:p w14:paraId="79282478"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2.64</w:t>
            </w:r>
          </w:p>
        </w:tc>
        <w:tc>
          <w:tcPr>
            <w:tcW w:w="754" w:type="dxa"/>
            <w:shd w:val="clear" w:color="auto" w:fill="F2F2F2" w:themeFill="background1" w:themeFillShade="F2"/>
            <w:noWrap/>
            <w:vAlign w:val="center"/>
            <w:hideMark/>
            <w:tcPrChange w:id="928" w:author="Krisztián Károlyi" w:date="2024-03-27T16:58:00Z">
              <w:tcPr>
                <w:tcW w:w="535" w:type="dxa"/>
                <w:gridSpan w:val="2"/>
                <w:shd w:val="clear" w:color="auto" w:fill="F2F2F2" w:themeFill="background1" w:themeFillShade="F2"/>
                <w:noWrap/>
                <w:vAlign w:val="center"/>
                <w:hideMark/>
              </w:tcPr>
            </w:tcPrChange>
          </w:tcPr>
          <w:p w14:paraId="140BFFEA"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2.69</w:t>
            </w:r>
          </w:p>
        </w:tc>
      </w:tr>
      <w:tr w:rsidR="00583F95" w:rsidRPr="00945A48" w14:paraId="0AA16B68" w14:textId="77777777" w:rsidTr="00D4347F">
        <w:tblPrEx>
          <w:tblW w:w="9219" w:type="dxa"/>
          <w:jc w:val="center"/>
          <w:tblBorders>
            <w:top w:val="single" w:sz="4" w:space="0" w:color="auto"/>
            <w:left w:val="single" w:sz="4" w:space="0" w:color="auto"/>
            <w:bottom w:val="single" w:sz="4" w:space="0" w:color="auto"/>
            <w:right w:val="single" w:sz="4" w:space="0" w:color="auto"/>
          </w:tblBorders>
          <w:tblLayout w:type="fixed"/>
          <w:tblPrExChange w:id="929" w:author="Krisztián Károlyi" w:date="2024-03-27T17:01:00Z">
            <w:tblPrEx>
              <w:tblW w:w="9000" w:type="dxa"/>
              <w:tblInd w:w="-10" w:type="dxa"/>
              <w:tblBorders>
                <w:top w:val="single" w:sz="4" w:space="0" w:color="auto"/>
                <w:left w:val="single" w:sz="4" w:space="0" w:color="auto"/>
                <w:bottom w:val="single" w:sz="4" w:space="0" w:color="auto"/>
                <w:right w:val="single" w:sz="4" w:space="0" w:color="auto"/>
              </w:tblBorders>
              <w:tblLayout w:type="fixed"/>
            </w:tblPrEx>
          </w:tblPrExChange>
        </w:tblPrEx>
        <w:trPr>
          <w:trHeight w:hRule="exact" w:val="340"/>
          <w:jc w:val="center"/>
          <w:trPrChange w:id="930" w:author="Krisztián Károlyi" w:date="2024-03-27T17:01:00Z">
            <w:trPr>
              <w:gridAfter w:val="0"/>
              <w:trHeight w:hRule="exact" w:val="340"/>
            </w:trPr>
          </w:trPrChange>
        </w:trPr>
        <w:tc>
          <w:tcPr>
            <w:tcW w:w="900" w:type="dxa"/>
            <w:tcBorders>
              <w:bottom w:val="single" w:sz="4" w:space="0" w:color="auto"/>
              <w:right w:val="single" w:sz="4" w:space="0" w:color="auto"/>
            </w:tcBorders>
            <w:shd w:val="clear" w:color="auto" w:fill="auto"/>
            <w:noWrap/>
            <w:vAlign w:val="center"/>
            <w:hideMark/>
            <w:tcPrChange w:id="931" w:author="Krisztián Károlyi" w:date="2024-03-27T17:01:00Z">
              <w:tcPr>
                <w:tcW w:w="900" w:type="dxa"/>
                <w:gridSpan w:val="2"/>
                <w:tcBorders>
                  <w:right w:val="single" w:sz="4" w:space="0" w:color="auto"/>
                </w:tcBorders>
                <w:shd w:val="clear" w:color="auto" w:fill="auto"/>
                <w:noWrap/>
                <w:vAlign w:val="center"/>
                <w:hideMark/>
              </w:tcPr>
            </w:tcPrChange>
          </w:tcPr>
          <w:p w14:paraId="6DDDBF18" w14:textId="77777777" w:rsidR="00583F95" w:rsidRPr="00945A48" w:rsidRDefault="00583F95" w:rsidP="00583F95">
            <w:pPr>
              <w:spacing w:after="0" w:line="240" w:lineRule="auto"/>
              <w:rPr>
                <w:rFonts w:asciiTheme="majorHAnsi" w:hAnsiTheme="majorHAnsi" w:cstheme="majorHAnsi"/>
                <w:color w:val="000000"/>
                <w:sz w:val="18"/>
                <w:szCs w:val="18"/>
              </w:rPr>
            </w:pPr>
            <w:r w:rsidRPr="00945A48">
              <w:rPr>
                <w:rFonts w:asciiTheme="majorHAnsi" w:hAnsiTheme="majorHAnsi" w:cstheme="majorHAnsi"/>
                <w:color w:val="000000"/>
                <w:sz w:val="18"/>
                <w:szCs w:val="18"/>
              </w:rPr>
              <w:t>2023 07</w:t>
            </w:r>
          </w:p>
        </w:tc>
        <w:tc>
          <w:tcPr>
            <w:tcW w:w="654" w:type="dxa"/>
            <w:tcBorders>
              <w:top w:val="nil"/>
              <w:left w:val="single" w:sz="4" w:space="0" w:color="auto"/>
              <w:bottom w:val="single" w:sz="4" w:space="0" w:color="auto"/>
            </w:tcBorders>
            <w:shd w:val="clear" w:color="auto" w:fill="auto"/>
            <w:noWrap/>
            <w:vAlign w:val="center"/>
            <w:hideMark/>
            <w:tcPrChange w:id="932" w:author="Krisztián Károlyi" w:date="2024-03-27T17:01:00Z">
              <w:tcPr>
                <w:tcW w:w="654" w:type="dxa"/>
                <w:gridSpan w:val="2"/>
                <w:tcBorders>
                  <w:top w:val="nil"/>
                  <w:left w:val="single" w:sz="4" w:space="0" w:color="auto"/>
                  <w:bottom w:val="nil"/>
                </w:tcBorders>
                <w:shd w:val="clear" w:color="auto" w:fill="auto"/>
                <w:noWrap/>
                <w:vAlign w:val="center"/>
                <w:hideMark/>
              </w:tcPr>
            </w:tcPrChange>
          </w:tcPr>
          <w:p w14:paraId="6EF8E97C"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4.9</w:t>
            </w:r>
          </w:p>
        </w:tc>
        <w:tc>
          <w:tcPr>
            <w:tcW w:w="791" w:type="dxa"/>
            <w:gridSpan w:val="2"/>
            <w:tcBorders>
              <w:top w:val="nil"/>
              <w:bottom w:val="single" w:sz="4" w:space="0" w:color="auto"/>
            </w:tcBorders>
            <w:shd w:val="clear" w:color="auto" w:fill="auto"/>
            <w:noWrap/>
            <w:vAlign w:val="center"/>
            <w:hideMark/>
            <w:tcPrChange w:id="933" w:author="Krisztián Károlyi" w:date="2024-03-27T17:01:00Z">
              <w:tcPr>
                <w:tcW w:w="791" w:type="dxa"/>
                <w:gridSpan w:val="2"/>
                <w:tcBorders>
                  <w:top w:val="nil"/>
                  <w:bottom w:val="nil"/>
                </w:tcBorders>
                <w:shd w:val="clear" w:color="auto" w:fill="auto"/>
                <w:noWrap/>
                <w:vAlign w:val="center"/>
                <w:hideMark/>
              </w:tcPr>
            </w:tcPrChange>
          </w:tcPr>
          <w:p w14:paraId="5E223E4B"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4.25</w:t>
            </w:r>
          </w:p>
        </w:tc>
        <w:tc>
          <w:tcPr>
            <w:tcW w:w="540" w:type="dxa"/>
            <w:tcBorders>
              <w:top w:val="nil"/>
              <w:bottom w:val="single" w:sz="4" w:space="0" w:color="auto"/>
            </w:tcBorders>
            <w:shd w:val="clear" w:color="auto" w:fill="auto"/>
            <w:noWrap/>
            <w:vAlign w:val="center"/>
            <w:hideMark/>
            <w:tcPrChange w:id="934" w:author="Krisztián Károlyi" w:date="2024-03-27T17:01:00Z">
              <w:tcPr>
                <w:tcW w:w="540" w:type="dxa"/>
                <w:gridSpan w:val="2"/>
                <w:tcBorders>
                  <w:top w:val="nil"/>
                  <w:bottom w:val="nil"/>
                </w:tcBorders>
                <w:shd w:val="clear" w:color="auto" w:fill="auto"/>
                <w:noWrap/>
                <w:vAlign w:val="center"/>
                <w:hideMark/>
              </w:tcPr>
            </w:tcPrChange>
          </w:tcPr>
          <w:p w14:paraId="62BCB403"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4.51</w:t>
            </w:r>
          </w:p>
        </w:tc>
        <w:tc>
          <w:tcPr>
            <w:tcW w:w="715" w:type="dxa"/>
            <w:tcBorders>
              <w:top w:val="nil"/>
              <w:bottom w:val="single" w:sz="4" w:space="0" w:color="auto"/>
              <w:right w:val="single" w:sz="4" w:space="0" w:color="auto"/>
            </w:tcBorders>
            <w:shd w:val="clear" w:color="auto" w:fill="auto"/>
            <w:noWrap/>
            <w:vAlign w:val="center"/>
            <w:hideMark/>
            <w:tcPrChange w:id="935" w:author="Krisztián Károlyi" w:date="2024-03-27T17:01:00Z">
              <w:tcPr>
                <w:tcW w:w="715" w:type="dxa"/>
                <w:gridSpan w:val="2"/>
                <w:tcBorders>
                  <w:top w:val="nil"/>
                  <w:bottom w:val="nil"/>
                  <w:right w:val="single" w:sz="4" w:space="0" w:color="auto"/>
                </w:tcBorders>
                <w:shd w:val="clear" w:color="auto" w:fill="auto"/>
                <w:noWrap/>
                <w:vAlign w:val="center"/>
                <w:hideMark/>
              </w:tcPr>
            </w:tcPrChange>
          </w:tcPr>
          <w:p w14:paraId="7C52BF16"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4.42</w:t>
            </w:r>
          </w:p>
        </w:tc>
        <w:tc>
          <w:tcPr>
            <w:tcW w:w="725" w:type="dxa"/>
            <w:tcBorders>
              <w:top w:val="nil"/>
              <w:left w:val="single" w:sz="4" w:space="0" w:color="auto"/>
              <w:bottom w:val="single" w:sz="4" w:space="0" w:color="auto"/>
            </w:tcBorders>
            <w:shd w:val="clear" w:color="auto" w:fill="auto"/>
            <w:noWrap/>
            <w:vAlign w:val="center"/>
            <w:hideMark/>
            <w:tcPrChange w:id="936" w:author="Krisztián Károlyi" w:date="2024-03-27T17:01:00Z">
              <w:tcPr>
                <w:tcW w:w="725" w:type="dxa"/>
                <w:gridSpan w:val="2"/>
                <w:tcBorders>
                  <w:top w:val="nil"/>
                  <w:left w:val="single" w:sz="4" w:space="0" w:color="auto"/>
                  <w:bottom w:val="nil"/>
                </w:tcBorders>
                <w:shd w:val="clear" w:color="auto" w:fill="auto"/>
                <w:noWrap/>
                <w:vAlign w:val="center"/>
                <w:hideMark/>
              </w:tcPr>
            </w:tcPrChange>
          </w:tcPr>
          <w:p w14:paraId="0D79B3B2"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w:t>
            </w:r>
          </w:p>
        </w:tc>
        <w:tc>
          <w:tcPr>
            <w:tcW w:w="720" w:type="dxa"/>
            <w:tcBorders>
              <w:top w:val="nil"/>
              <w:bottom w:val="single" w:sz="4" w:space="0" w:color="auto"/>
            </w:tcBorders>
            <w:shd w:val="clear" w:color="auto" w:fill="auto"/>
            <w:noWrap/>
            <w:vAlign w:val="center"/>
            <w:hideMark/>
            <w:tcPrChange w:id="937" w:author="Krisztián Károlyi" w:date="2024-03-27T17:01:00Z">
              <w:tcPr>
                <w:tcW w:w="720" w:type="dxa"/>
                <w:gridSpan w:val="2"/>
                <w:tcBorders>
                  <w:top w:val="nil"/>
                  <w:bottom w:val="nil"/>
                </w:tcBorders>
                <w:shd w:val="clear" w:color="auto" w:fill="auto"/>
                <w:noWrap/>
                <w:vAlign w:val="center"/>
                <w:hideMark/>
              </w:tcPr>
            </w:tcPrChange>
          </w:tcPr>
          <w:p w14:paraId="10EF5B28"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w:t>
            </w:r>
          </w:p>
        </w:tc>
        <w:tc>
          <w:tcPr>
            <w:tcW w:w="720" w:type="dxa"/>
            <w:tcBorders>
              <w:top w:val="nil"/>
              <w:bottom w:val="single" w:sz="4" w:space="0" w:color="auto"/>
            </w:tcBorders>
            <w:shd w:val="clear" w:color="auto" w:fill="auto"/>
            <w:noWrap/>
            <w:vAlign w:val="center"/>
            <w:hideMark/>
            <w:tcPrChange w:id="938" w:author="Krisztián Károlyi" w:date="2024-03-27T17:01:00Z">
              <w:tcPr>
                <w:tcW w:w="720" w:type="dxa"/>
                <w:gridSpan w:val="2"/>
                <w:tcBorders>
                  <w:top w:val="nil"/>
                  <w:bottom w:val="nil"/>
                </w:tcBorders>
                <w:shd w:val="clear" w:color="auto" w:fill="auto"/>
                <w:noWrap/>
                <w:vAlign w:val="center"/>
                <w:hideMark/>
              </w:tcPr>
            </w:tcPrChange>
          </w:tcPr>
          <w:p w14:paraId="4988B671"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3.77</w:t>
            </w:r>
          </w:p>
        </w:tc>
        <w:tc>
          <w:tcPr>
            <w:tcW w:w="720" w:type="dxa"/>
            <w:tcBorders>
              <w:top w:val="nil"/>
              <w:bottom w:val="single" w:sz="4" w:space="0" w:color="auto"/>
              <w:right w:val="single" w:sz="4" w:space="0" w:color="auto"/>
            </w:tcBorders>
            <w:shd w:val="clear" w:color="auto" w:fill="auto"/>
            <w:noWrap/>
            <w:vAlign w:val="center"/>
            <w:hideMark/>
            <w:tcPrChange w:id="939" w:author="Krisztián Károlyi" w:date="2024-03-27T17:01:00Z">
              <w:tcPr>
                <w:tcW w:w="720" w:type="dxa"/>
                <w:gridSpan w:val="2"/>
                <w:tcBorders>
                  <w:top w:val="nil"/>
                  <w:bottom w:val="nil"/>
                  <w:right w:val="single" w:sz="4" w:space="0" w:color="auto"/>
                </w:tcBorders>
                <w:shd w:val="clear" w:color="auto" w:fill="auto"/>
                <w:noWrap/>
                <w:vAlign w:val="center"/>
                <w:hideMark/>
              </w:tcPr>
            </w:tcPrChange>
          </w:tcPr>
          <w:p w14:paraId="1CCBEDA3"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3.83</w:t>
            </w:r>
          </w:p>
        </w:tc>
        <w:tc>
          <w:tcPr>
            <w:tcW w:w="720" w:type="dxa"/>
            <w:tcBorders>
              <w:left w:val="single" w:sz="4" w:space="0" w:color="auto"/>
              <w:bottom w:val="single" w:sz="4" w:space="0" w:color="auto"/>
            </w:tcBorders>
            <w:shd w:val="clear" w:color="auto" w:fill="auto"/>
            <w:noWrap/>
            <w:vAlign w:val="center"/>
            <w:hideMark/>
            <w:tcPrChange w:id="940" w:author="Krisztián Károlyi" w:date="2024-03-27T17:01:00Z">
              <w:tcPr>
                <w:tcW w:w="720" w:type="dxa"/>
                <w:gridSpan w:val="2"/>
                <w:tcBorders>
                  <w:left w:val="single" w:sz="4" w:space="0" w:color="auto"/>
                </w:tcBorders>
                <w:shd w:val="clear" w:color="auto" w:fill="auto"/>
                <w:noWrap/>
                <w:vAlign w:val="center"/>
                <w:hideMark/>
              </w:tcPr>
            </w:tcPrChange>
          </w:tcPr>
          <w:p w14:paraId="56683EDC"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w:t>
            </w:r>
          </w:p>
        </w:tc>
        <w:tc>
          <w:tcPr>
            <w:tcW w:w="720" w:type="dxa"/>
            <w:tcBorders>
              <w:bottom w:val="single" w:sz="4" w:space="0" w:color="auto"/>
            </w:tcBorders>
            <w:shd w:val="clear" w:color="auto" w:fill="auto"/>
            <w:noWrap/>
            <w:vAlign w:val="center"/>
            <w:hideMark/>
            <w:tcPrChange w:id="941" w:author="Krisztián Károlyi" w:date="2024-03-27T17:01:00Z">
              <w:tcPr>
                <w:tcW w:w="720" w:type="dxa"/>
                <w:gridSpan w:val="2"/>
                <w:shd w:val="clear" w:color="auto" w:fill="auto"/>
                <w:noWrap/>
                <w:vAlign w:val="center"/>
                <w:hideMark/>
              </w:tcPr>
            </w:tcPrChange>
          </w:tcPr>
          <w:p w14:paraId="7840640C"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2.66</w:t>
            </w:r>
          </w:p>
        </w:tc>
        <w:tc>
          <w:tcPr>
            <w:tcW w:w="540" w:type="dxa"/>
            <w:tcBorders>
              <w:bottom w:val="single" w:sz="4" w:space="0" w:color="auto"/>
            </w:tcBorders>
            <w:shd w:val="clear" w:color="auto" w:fill="auto"/>
            <w:noWrap/>
            <w:vAlign w:val="center"/>
            <w:hideMark/>
            <w:tcPrChange w:id="942" w:author="Krisztián Károlyi" w:date="2024-03-27T17:01:00Z">
              <w:tcPr>
                <w:tcW w:w="540" w:type="dxa"/>
                <w:gridSpan w:val="2"/>
                <w:shd w:val="clear" w:color="auto" w:fill="auto"/>
                <w:noWrap/>
                <w:vAlign w:val="center"/>
                <w:hideMark/>
              </w:tcPr>
            </w:tcPrChange>
          </w:tcPr>
          <w:p w14:paraId="594B104D"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2.66</w:t>
            </w:r>
          </w:p>
        </w:tc>
        <w:tc>
          <w:tcPr>
            <w:tcW w:w="754" w:type="dxa"/>
            <w:tcBorders>
              <w:bottom w:val="single" w:sz="4" w:space="0" w:color="auto"/>
            </w:tcBorders>
            <w:shd w:val="clear" w:color="auto" w:fill="auto"/>
            <w:noWrap/>
            <w:vAlign w:val="center"/>
            <w:hideMark/>
            <w:tcPrChange w:id="943" w:author="Krisztián Károlyi" w:date="2024-03-27T17:01:00Z">
              <w:tcPr>
                <w:tcW w:w="535" w:type="dxa"/>
                <w:gridSpan w:val="2"/>
                <w:shd w:val="clear" w:color="auto" w:fill="auto"/>
                <w:noWrap/>
                <w:vAlign w:val="center"/>
                <w:hideMark/>
              </w:tcPr>
            </w:tcPrChange>
          </w:tcPr>
          <w:p w14:paraId="2FBD4233"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2.71</w:t>
            </w:r>
          </w:p>
        </w:tc>
      </w:tr>
      <w:tr w:rsidR="00583F95" w:rsidRPr="00945A48" w14:paraId="180FAB86" w14:textId="77777777" w:rsidTr="00D4347F">
        <w:tblPrEx>
          <w:tblW w:w="9219" w:type="dxa"/>
          <w:jc w:val="center"/>
          <w:tblBorders>
            <w:top w:val="single" w:sz="4" w:space="0" w:color="auto"/>
            <w:left w:val="single" w:sz="4" w:space="0" w:color="auto"/>
            <w:bottom w:val="single" w:sz="4" w:space="0" w:color="auto"/>
            <w:right w:val="single" w:sz="4" w:space="0" w:color="auto"/>
          </w:tblBorders>
          <w:tblLayout w:type="fixed"/>
          <w:tblPrExChange w:id="944" w:author="Krisztián Károlyi" w:date="2024-03-27T17:01:00Z">
            <w:tblPrEx>
              <w:tblW w:w="9000" w:type="dxa"/>
              <w:tblInd w:w="-10" w:type="dxa"/>
              <w:tblBorders>
                <w:top w:val="single" w:sz="4" w:space="0" w:color="auto"/>
                <w:left w:val="single" w:sz="4" w:space="0" w:color="auto"/>
                <w:bottom w:val="single" w:sz="4" w:space="0" w:color="auto"/>
                <w:right w:val="single" w:sz="4" w:space="0" w:color="auto"/>
              </w:tblBorders>
              <w:tblLayout w:type="fixed"/>
            </w:tblPrEx>
          </w:tblPrExChange>
        </w:tblPrEx>
        <w:trPr>
          <w:trHeight w:hRule="exact" w:val="340"/>
          <w:jc w:val="center"/>
          <w:trPrChange w:id="945" w:author="Krisztián Károlyi" w:date="2024-03-27T17:01:00Z">
            <w:trPr>
              <w:gridAfter w:val="0"/>
              <w:trHeight w:hRule="exact" w:val="340"/>
            </w:trPr>
          </w:trPrChange>
        </w:trPr>
        <w:tc>
          <w:tcPr>
            <w:tcW w:w="900" w:type="dxa"/>
            <w:tcBorders>
              <w:top w:val="single" w:sz="4" w:space="0" w:color="auto"/>
              <w:bottom w:val="single" w:sz="4" w:space="0" w:color="auto"/>
              <w:right w:val="single" w:sz="4" w:space="0" w:color="auto"/>
            </w:tcBorders>
            <w:shd w:val="clear" w:color="auto" w:fill="F2F2F2" w:themeFill="background1" w:themeFillShade="F2"/>
            <w:noWrap/>
            <w:vAlign w:val="center"/>
            <w:hideMark/>
            <w:tcPrChange w:id="946" w:author="Krisztián Károlyi" w:date="2024-03-27T17:01:00Z">
              <w:tcPr>
                <w:tcW w:w="900" w:type="dxa"/>
                <w:gridSpan w:val="2"/>
                <w:tcBorders>
                  <w:right w:val="single" w:sz="4" w:space="0" w:color="auto"/>
                </w:tcBorders>
                <w:shd w:val="clear" w:color="auto" w:fill="FFFFFF" w:themeFill="background1"/>
                <w:noWrap/>
                <w:vAlign w:val="center"/>
                <w:hideMark/>
              </w:tcPr>
            </w:tcPrChange>
          </w:tcPr>
          <w:p w14:paraId="6DA23631"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átlag:</w:t>
            </w:r>
          </w:p>
        </w:tc>
        <w:tc>
          <w:tcPr>
            <w:tcW w:w="654" w:type="dxa"/>
            <w:tcBorders>
              <w:top w:val="single" w:sz="4" w:space="0" w:color="auto"/>
              <w:left w:val="single" w:sz="4" w:space="0" w:color="auto"/>
              <w:bottom w:val="single" w:sz="4" w:space="0" w:color="auto"/>
            </w:tcBorders>
            <w:shd w:val="clear" w:color="auto" w:fill="F2F2F2" w:themeFill="background1" w:themeFillShade="F2"/>
            <w:noWrap/>
            <w:vAlign w:val="center"/>
            <w:hideMark/>
            <w:tcPrChange w:id="947" w:author="Krisztián Károlyi" w:date="2024-03-27T17:01:00Z">
              <w:tcPr>
                <w:tcW w:w="654" w:type="dxa"/>
                <w:gridSpan w:val="2"/>
                <w:tcBorders>
                  <w:top w:val="nil"/>
                  <w:left w:val="single" w:sz="4" w:space="0" w:color="auto"/>
                  <w:bottom w:val="single" w:sz="4" w:space="0" w:color="auto"/>
                </w:tcBorders>
                <w:shd w:val="clear" w:color="auto" w:fill="FFFFFF" w:themeFill="background1"/>
                <w:noWrap/>
                <w:vAlign w:val="center"/>
                <w:hideMark/>
              </w:tcPr>
            </w:tcPrChange>
          </w:tcPr>
          <w:p w14:paraId="0305E599"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4.11</w:t>
            </w:r>
          </w:p>
        </w:tc>
        <w:tc>
          <w:tcPr>
            <w:tcW w:w="791" w:type="dxa"/>
            <w:gridSpan w:val="2"/>
            <w:tcBorders>
              <w:top w:val="single" w:sz="4" w:space="0" w:color="auto"/>
              <w:bottom w:val="single" w:sz="4" w:space="0" w:color="auto"/>
            </w:tcBorders>
            <w:shd w:val="clear" w:color="auto" w:fill="F2F2F2" w:themeFill="background1" w:themeFillShade="F2"/>
            <w:noWrap/>
            <w:vAlign w:val="center"/>
            <w:hideMark/>
            <w:tcPrChange w:id="948" w:author="Krisztián Károlyi" w:date="2024-03-27T17:01:00Z">
              <w:tcPr>
                <w:tcW w:w="791" w:type="dxa"/>
                <w:gridSpan w:val="2"/>
                <w:tcBorders>
                  <w:top w:val="nil"/>
                  <w:bottom w:val="single" w:sz="4" w:space="0" w:color="auto"/>
                </w:tcBorders>
                <w:shd w:val="clear" w:color="auto" w:fill="FFFFFF" w:themeFill="background1"/>
                <w:noWrap/>
                <w:vAlign w:val="center"/>
                <w:hideMark/>
              </w:tcPr>
            </w:tcPrChange>
          </w:tcPr>
          <w:p w14:paraId="1445D25C"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4.08</w:t>
            </w:r>
          </w:p>
        </w:tc>
        <w:tc>
          <w:tcPr>
            <w:tcW w:w="540" w:type="dxa"/>
            <w:tcBorders>
              <w:top w:val="single" w:sz="4" w:space="0" w:color="auto"/>
              <w:bottom w:val="single" w:sz="4" w:space="0" w:color="auto"/>
            </w:tcBorders>
            <w:shd w:val="clear" w:color="auto" w:fill="F2F2F2" w:themeFill="background1" w:themeFillShade="F2"/>
            <w:noWrap/>
            <w:vAlign w:val="center"/>
            <w:hideMark/>
            <w:tcPrChange w:id="949" w:author="Krisztián Károlyi" w:date="2024-03-27T17:01:00Z">
              <w:tcPr>
                <w:tcW w:w="540" w:type="dxa"/>
                <w:gridSpan w:val="2"/>
                <w:tcBorders>
                  <w:top w:val="nil"/>
                  <w:bottom w:val="single" w:sz="4" w:space="0" w:color="auto"/>
                </w:tcBorders>
                <w:shd w:val="clear" w:color="auto" w:fill="FFFFFF" w:themeFill="background1"/>
                <w:noWrap/>
                <w:vAlign w:val="center"/>
                <w:hideMark/>
              </w:tcPr>
            </w:tcPrChange>
          </w:tcPr>
          <w:p w14:paraId="55A3DA9B"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4.08</w:t>
            </w:r>
          </w:p>
        </w:tc>
        <w:tc>
          <w:tcPr>
            <w:tcW w:w="715" w:type="dxa"/>
            <w:tcBorders>
              <w:top w:val="single" w:sz="4" w:space="0" w:color="auto"/>
              <w:bottom w:val="single" w:sz="4" w:space="0" w:color="auto"/>
              <w:right w:val="single" w:sz="4" w:space="0" w:color="auto"/>
            </w:tcBorders>
            <w:shd w:val="clear" w:color="auto" w:fill="F2F2F2" w:themeFill="background1" w:themeFillShade="F2"/>
            <w:noWrap/>
            <w:vAlign w:val="center"/>
            <w:hideMark/>
            <w:tcPrChange w:id="950" w:author="Krisztián Károlyi" w:date="2024-03-27T17:01:00Z">
              <w:tcPr>
                <w:tcW w:w="715" w:type="dxa"/>
                <w:gridSpan w:val="2"/>
                <w:tcBorders>
                  <w:top w:val="nil"/>
                  <w:bottom w:val="single" w:sz="4" w:space="0" w:color="auto"/>
                  <w:right w:val="single" w:sz="4" w:space="0" w:color="auto"/>
                </w:tcBorders>
                <w:shd w:val="clear" w:color="auto" w:fill="FFFFFF" w:themeFill="background1"/>
                <w:noWrap/>
                <w:vAlign w:val="center"/>
                <w:hideMark/>
              </w:tcPr>
            </w:tcPrChange>
          </w:tcPr>
          <w:p w14:paraId="0A064C38"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4.10</w:t>
            </w:r>
          </w:p>
        </w:tc>
        <w:tc>
          <w:tcPr>
            <w:tcW w:w="725" w:type="dxa"/>
            <w:tcBorders>
              <w:top w:val="single" w:sz="4" w:space="0" w:color="auto"/>
              <w:left w:val="single" w:sz="4" w:space="0" w:color="auto"/>
              <w:bottom w:val="single" w:sz="4" w:space="0" w:color="auto"/>
            </w:tcBorders>
            <w:shd w:val="clear" w:color="auto" w:fill="F2F2F2" w:themeFill="background1" w:themeFillShade="F2"/>
            <w:noWrap/>
            <w:vAlign w:val="center"/>
            <w:hideMark/>
            <w:tcPrChange w:id="951" w:author="Krisztián Károlyi" w:date="2024-03-27T17:01:00Z">
              <w:tcPr>
                <w:tcW w:w="725" w:type="dxa"/>
                <w:gridSpan w:val="2"/>
                <w:tcBorders>
                  <w:top w:val="nil"/>
                  <w:left w:val="single" w:sz="4" w:space="0" w:color="auto"/>
                  <w:bottom w:val="single" w:sz="4" w:space="0" w:color="auto"/>
                </w:tcBorders>
                <w:shd w:val="clear" w:color="auto" w:fill="FFFFFF" w:themeFill="background1"/>
                <w:noWrap/>
                <w:vAlign w:val="center"/>
                <w:hideMark/>
              </w:tcPr>
            </w:tcPrChange>
          </w:tcPr>
          <w:p w14:paraId="2EA6C701"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4.10</w:t>
            </w:r>
          </w:p>
        </w:tc>
        <w:tc>
          <w:tcPr>
            <w:tcW w:w="720" w:type="dxa"/>
            <w:tcBorders>
              <w:top w:val="single" w:sz="4" w:space="0" w:color="auto"/>
              <w:bottom w:val="single" w:sz="4" w:space="0" w:color="auto"/>
            </w:tcBorders>
            <w:shd w:val="clear" w:color="auto" w:fill="F2F2F2" w:themeFill="background1" w:themeFillShade="F2"/>
            <w:noWrap/>
            <w:vAlign w:val="center"/>
            <w:hideMark/>
            <w:tcPrChange w:id="952" w:author="Krisztián Károlyi" w:date="2024-03-27T17:01:00Z">
              <w:tcPr>
                <w:tcW w:w="720" w:type="dxa"/>
                <w:gridSpan w:val="2"/>
                <w:tcBorders>
                  <w:top w:val="nil"/>
                  <w:bottom w:val="single" w:sz="4" w:space="0" w:color="auto"/>
                </w:tcBorders>
                <w:shd w:val="clear" w:color="auto" w:fill="FFFFFF" w:themeFill="background1"/>
                <w:noWrap/>
                <w:vAlign w:val="center"/>
                <w:hideMark/>
              </w:tcPr>
            </w:tcPrChange>
          </w:tcPr>
          <w:p w14:paraId="4F2D2FDA"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4.10</w:t>
            </w:r>
          </w:p>
        </w:tc>
        <w:tc>
          <w:tcPr>
            <w:tcW w:w="720" w:type="dxa"/>
            <w:tcBorders>
              <w:top w:val="single" w:sz="4" w:space="0" w:color="auto"/>
              <w:bottom w:val="single" w:sz="4" w:space="0" w:color="auto"/>
            </w:tcBorders>
            <w:shd w:val="clear" w:color="auto" w:fill="F2F2F2" w:themeFill="background1" w:themeFillShade="F2"/>
            <w:noWrap/>
            <w:vAlign w:val="center"/>
            <w:hideMark/>
            <w:tcPrChange w:id="953" w:author="Krisztián Károlyi" w:date="2024-03-27T17:01:00Z">
              <w:tcPr>
                <w:tcW w:w="720" w:type="dxa"/>
                <w:gridSpan w:val="2"/>
                <w:tcBorders>
                  <w:top w:val="nil"/>
                  <w:bottom w:val="single" w:sz="4" w:space="0" w:color="auto"/>
                </w:tcBorders>
                <w:shd w:val="clear" w:color="auto" w:fill="FFFFFF" w:themeFill="background1"/>
                <w:noWrap/>
                <w:vAlign w:val="center"/>
                <w:hideMark/>
              </w:tcPr>
            </w:tcPrChange>
          </w:tcPr>
          <w:p w14:paraId="1391AAC5"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4.07</w:t>
            </w:r>
          </w:p>
        </w:tc>
        <w:tc>
          <w:tcPr>
            <w:tcW w:w="720" w:type="dxa"/>
            <w:tcBorders>
              <w:top w:val="single" w:sz="4" w:space="0" w:color="auto"/>
              <w:bottom w:val="single" w:sz="4" w:space="0" w:color="auto"/>
              <w:right w:val="single" w:sz="4" w:space="0" w:color="auto"/>
            </w:tcBorders>
            <w:shd w:val="clear" w:color="auto" w:fill="F2F2F2" w:themeFill="background1" w:themeFillShade="F2"/>
            <w:noWrap/>
            <w:vAlign w:val="center"/>
            <w:hideMark/>
            <w:tcPrChange w:id="954" w:author="Krisztián Károlyi" w:date="2024-03-27T17:01:00Z">
              <w:tcPr>
                <w:tcW w:w="720" w:type="dxa"/>
                <w:gridSpan w:val="2"/>
                <w:tcBorders>
                  <w:top w:val="nil"/>
                  <w:bottom w:val="single" w:sz="4" w:space="0" w:color="auto"/>
                  <w:right w:val="single" w:sz="4" w:space="0" w:color="auto"/>
                </w:tcBorders>
                <w:shd w:val="clear" w:color="auto" w:fill="FFFFFF" w:themeFill="background1"/>
                <w:noWrap/>
                <w:vAlign w:val="center"/>
                <w:hideMark/>
              </w:tcPr>
            </w:tcPrChange>
          </w:tcPr>
          <w:p w14:paraId="5651029C"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4.11</w:t>
            </w:r>
          </w:p>
        </w:tc>
        <w:tc>
          <w:tcPr>
            <w:tcW w:w="720" w:type="dxa"/>
            <w:tcBorders>
              <w:top w:val="single" w:sz="4" w:space="0" w:color="auto"/>
              <w:left w:val="single" w:sz="4" w:space="0" w:color="auto"/>
              <w:bottom w:val="single" w:sz="4" w:space="0" w:color="auto"/>
            </w:tcBorders>
            <w:shd w:val="clear" w:color="auto" w:fill="F2F2F2" w:themeFill="background1" w:themeFillShade="F2"/>
            <w:noWrap/>
            <w:vAlign w:val="center"/>
            <w:hideMark/>
            <w:tcPrChange w:id="955" w:author="Krisztián Károlyi" w:date="2024-03-27T17:01:00Z">
              <w:tcPr>
                <w:tcW w:w="720" w:type="dxa"/>
                <w:gridSpan w:val="2"/>
                <w:tcBorders>
                  <w:left w:val="single" w:sz="4" w:space="0" w:color="auto"/>
                </w:tcBorders>
                <w:shd w:val="clear" w:color="auto" w:fill="FFFFFF" w:themeFill="background1"/>
                <w:noWrap/>
                <w:vAlign w:val="center"/>
                <w:hideMark/>
              </w:tcPr>
            </w:tcPrChange>
          </w:tcPr>
          <w:p w14:paraId="7CDDF99A"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2.93</w:t>
            </w:r>
          </w:p>
        </w:tc>
        <w:tc>
          <w:tcPr>
            <w:tcW w:w="720" w:type="dxa"/>
            <w:tcBorders>
              <w:top w:val="single" w:sz="4" w:space="0" w:color="auto"/>
              <w:bottom w:val="single" w:sz="4" w:space="0" w:color="auto"/>
            </w:tcBorders>
            <w:shd w:val="clear" w:color="auto" w:fill="F2F2F2" w:themeFill="background1" w:themeFillShade="F2"/>
            <w:noWrap/>
            <w:vAlign w:val="center"/>
            <w:hideMark/>
            <w:tcPrChange w:id="956" w:author="Krisztián Károlyi" w:date="2024-03-27T17:01:00Z">
              <w:tcPr>
                <w:tcW w:w="720" w:type="dxa"/>
                <w:gridSpan w:val="2"/>
                <w:shd w:val="clear" w:color="auto" w:fill="FFFFFF" w:themeFill="background1"/>
                <w:noWrap/>
                <w:vAlign w:val="center"/>
                <w:hideMark/>
              </w:tcPr>
            </w:tcPrChange>
          </w:tcPr>
          <w:p w14:paraId="6ABD8E77"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2.91</w:t>
            </w:r>
          </w:p>
        </w:tc>
        <w:tc>
          <w:tcPr>
            <w:tcW w:w="540" w:type="dxa"/>
            <w:tcBorders>
              <w:top w:val="single" w:sz="4" w:space="0" w:color="auto"/>
              <w:bottom w:val="single" w:sz="4" w:space="0" w:color="auto"/>
            </w:tcBorders>
            <w:shd w:val="clear" w:color="auto" w:fill="F2F2F2" w:themeFill="background1" w:themeFillShade="F2"/>
            <w:noWrap/>
            <w:vAlign w:val="center"/>
            <w:hideMark/>
            <w:tcPrChange w:id="957" w:author="Krisztián Károlyi" w:date="2024-03-27T17:01:00Z">
              <w:tcPr>
                <w:tcW w:w="540" w:type="dxa"/>
                <w:gridSpan w:val="2"/>
                <w:shd w:val="clear" w:color="auto" w:fill="FFFFFF" w:themeFill="background1"/>
                <w:noWrap/>
                <w:vAlign w:val="center"/>
                <w:hideMark/>
              </w:tcPr>
            </w:tcPrChange>
          </w:tcPr>
          <w:p w14:paraId="050F5F73"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2.91</w:t>
            </w:r>
          </w:p>
        </w:tc>
        <w:tc>
          <w:tcPr>
            <w:tcW w:w="754" w:type="dxa"/>
            <w:tcBorders>
              <w:top w:val="single" w:sz="4" w:space="0" w:color="auto"/>
              <w:bottom w:val="single" w:sz="4" w:space="0" w:color="auto"/>
            </w:tcBorders>
            <w:shd w:val="clear" w:color="auto" w:fill="F2F2F2" w:themeFill="background1" w:themeFillShade="F2"/>
            <w:noWrap/>
            <w:vAlign w:val="center"/>
            <w:hideMark/>
            <w:tcPrChange w:id="958" w:author="Krisztián Károlyi" w:date="2024-03-27T17:01:00Z">
              <w:tcPr>
                <w:tcW w:w="535" w:type="dxa"/>
                <w:gridSpan w:val="2"/>
                <w:shd w:val="clear" w:color="auto" w:fill="FFFFFF" w:themeFill="background1"/>
                <w:noWrap/>
                <w:vAlign w:val="center"/>
                <w:hideMark/>
              </w:tcPr>
            </w:tcPrChange>
          </w:tcPr>
          <w:p w14:paraId="39CD67B0" w14:textId="77777777" w:rsidR="00583F95" w:rsidRPr="00945A48" w:rsidRDefault="00583F95" w:rsidP="00583F95">
            <w:pPr>
              <w:spacing w:after="0" w:line="240" w:lineRule="auto"/>
              <w:jc w:val="center"/>
              <w:rPr>
                <w:rFonts w:asciiTheme="majorHAnsi" w:hAnsiTheme="majorHAnsi" w:cstheme="majorHAnsi"/>
                <w:color w:val="000000"/>
                <w:sz w:val="18"/>
                <w:szCs w:val="18"/>
              </w:rPr>
            </w:pPr>
            <w:r w:rsidRPr="00945A48">
              <w:rPr>
                <w:rFonts w:asciiTheme="majorHAnsi" w:hAnsiTheme="majorHAnsi" w:cstheme="majorHAnsi"/>
                <w:color w:val="000000"/>
                <w:sz w:val="18"/>
                <w:szCs w:val="18"/>
              </w:rPr>
              <w:t>2.90</w:t>
            </w:r>
          </w:p>
        </w:tc>
      </w:tr>
    </w:tbl>
    <w:p w14:paraId="0D80DCB9" w14:textId="77777777" w:rsidR="00A56FB4" w:rsidRPr="00945A48" w:rsidRDefault="00A56FB4">
      <w:pPr>
        <w:rPr>
          <w:rFonts w:eastAsiaTheme="majorEastAsia"/>
        </w:rPr>
      </w:pPr>
    </w:p>
    <w:p w14:paraId="3CBA155A" w14:textId="5216FFC1" w:rsidR="00F571ED" w:rsidRDefault="00F571ED" w:rsidP="00BA6D6B">
      <w:pPr>
        <w:rPr>
          <w:ins w:id="959" w:author="Krisztián Károlyi" w:date="2024-03-27T17:39:00Z"/>
          <w:sz w:val="18"/>
          <w:szCs w:val="18"/>
        </w:rPr>
      </w:pPr>
      <w:ins w:id="960" w:author="Krisztián Károlyi" w:date="2024-03-27T17:39:00Z">
        <w:r>
          <w:br w:type="page"/>
        </w:r>
      </w:ins>
    </w:p>
    <w:p w14:paraId="15F316F5" w14:textId="4DAB3917" w:rsidR="00135DB1" w:rsidRPr="00945A48" w:rsidRDefault="00135DB1" w:rsidP="00135DB1">
      <w:pPr>
        <w:pStyle w:val="Caption"/>
        <w:jc w:val="center"/>
        <w:rPr>
          <w:color w:val="auto"/>
          <w:sz w:val="24"/>
          <w:szCs w:val="24"/>
        </w:rPr>
      </w:pPr>
      <w:r w:rsidRPr="00945A48">
        <w:rPr>
          <w:b/>
          <w:bCs/>
          <w:color w:val="auto"/>
        </w:rPr>
        <w:lastRenderedPageBreak/>
        <w:t>XY. táblázat:</w:t>
      </w:r>
      <w:r w:rsidRPr="00945A48">
        <w:rPr>
          <w:color w:val="auto"/>
        </w:rPr>
        <w:t xml:space="preserve"> A</w:t>
      </w:r>
      <w:ins w:id="961" w:author="Krisztián Károlyi" w:date="2024-03-27T17:00:00Z">
        <w:r w:rsidR="00E02481">
          <w:rPr>
            <w:color w:val="auto"/>
          </w:rPr>
          <w:t xml:space="preserve">z előrejelzési </w:t>
        </w:r>
      </w:ins>
      <w:del w:id="962" w:author="Krisztián Károlyi" w:date="2024-03-27T17:00:00Z">
        <w:r w:rsidR="00AA2B8E" w:rsidRPr="00945A48" w:rsidDel="00E02481">
          <w:rPr>
            <w:color w:val="auto"/>
          </w:rPr>
          <w:delText xml:space="preserve"> </w:delText>
        </w:r>
      </w:del>
      <w:r w:rsidRPr="00945A48">
        <w:rPr>
          <w:color w:val="auto"/>
        </w:rPr>
        <w:t xml:space="preserve">modellek becsléseinek </w:t>
      </w:r>
      <w:proofErr w:type="spellStart"/>
      <w:r w:rsidR="00DD75E1" w:rsidRPr="00945A48">
        <w:rPr>
          <w:color w:val="auto"/>
        </w:rPr>
        <w:t>reziduumai</w:t>
      </w:r>
      <w:proofErr w:type="spellEnd"/>
      <w:ins w:id="963" w:author="Krisztián Károlyi" w:date="2024-03-27T17:00:00Z">
        <w:r w:rsidR="00C6689D">
          <w:rPr>
            <w:color w:val="auto"/>
          </w:rPr>
          <w:t xml:space="preserve"> a teszt időszakra</w:t>
        </w:r>
        <w:r w:rsidR="00991AA3">
          <w:rPr>
            <w:color w:val="auto"/>
          </w:rPr>
          <w:t>.</w:t>
        </w:r>
      </w:ins>
    </w:p>
    <w:tbl>
      <w:tblPr>
        <w:tblStyle w:val="TableGrid"/>
        <w:tblW w:w="9000" w:type="dxa"/>
        <w:jc w:val="center"/>
        <w:tblLook w:val="04A0" w:firstRow="1" w:lastRow="0" w:firstColumn="1" w:lastColumn="0" w:noHBand="0" w:noVBand="1"/>
      </w:tblPr>
      <w:tblGrid>
        <w:gridCol w:w="895"/>
        <w:gridCol w:w="968"/>
        <w:gridCol w:w="786"/>
        <w:gridCol w:w="876"/>
        <w:gridCol w:w="1017"/>
        <w:gridCol w:w="787"/>
        <w:gridCol w:w="1146"/>
        <w:gridCol w:w="747"/>
        <w:gridCol w:w="787"/>
        <w:gridCol w:w="991"/>
      </w:tblGrid>
      <w:tr w:rsidR="000F3999" w:rsidRPr="00945A48" w14:paraId="12F02259" w14:textId="77777777" w:rsidTr="00FB3CEF">
        <w:trPr>
          <w:trHeight w:hRule="exact" w:val="340"/>
          <w:jc w:val="center"/>
        </w:trPr>
        <w:tc>
          <w:tcPr>
            <w:tcW w:w="895" w:type="dxa"/>
            <w:tcBorders>
              <w:top w:val="single" w:sz="4" w:space="0" w:color="auto"/>
              <w:left w:val="single" w:sz="4" w:space="0" w:color="auto"/>
              <w:bottom w:val="nil"/>
              <w:right w:val="single" w:sz="4" w:space="0" w:color="auto"/>
            </w:tcBorders>
            <w:shd w:val="clear" w:color="auto" w:fill="4472C4" w:themeFill="accent1"/>
            <w:vAlign w:val="center"/>
          </w:tcPr>
          <w:p w14:paraId="4BAEC82F" w14:textId="04ADD27C" w:rsidR="00155C0C" w:rsidRPr="00945A48" w:rsidRDefault="009B42FA" w:rsidP="003423B3">
            <w:pPr>
              <w:jc w:val="right"/>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modell</w:t>
            </w:r>
          </w:p>
        </w:tc>
        <w:tc>
          <w:tcPr>
            <w:tcW w:w="2630" w:type="dxa"/>
            <w:gridSpan w:val="3"/>
            <w:tcBorders>
              <w:top w:val="single" w:sz="4" w:space="0" w:color="auto"/>
              <w:left w:val="single" w:sz="4" w:space="0" w:color="auto"/>
              <w:bottom w:val="nil"/>
              <w:right w:val="single" w:sz="4" w:space="0" w:color="auto"/>
            </w:tcBorders>
            <w:shd w:val="clear" w:color="auto" w:fill="4472C4" w:themeFill="accent1"/>
            <w:vAlign w:val="center"/>
          </w:tcPr>
          <w:p w14:paraId="756ACD4C" w14:textId="1A9D0B74" w:rsidR="00155C0C" w:rsidRPr="004F4FE2" w:rsidRDefault="00155C0C" w:rsidP="00155C0C">
            <w:pPr>
              <w:jc w:val="center"/>
              <w:rPr>
                <w:rFonts w:asciiTheme="majorHAnsi" w:eastAsiaTheme="majorEastAsia" w:hAnsiTheme="majorHAnsi" w:cstheme="majorHAnsi"/>
                <w:b/>
                <w:bCs/>
                <w:color w:val="E7E6E6" w:themeColor="background2"/>
                <w:sz w:val="18"/>
                <w:szCs w:val="18"/>
                <w:rPrChange w:id="964" w:author="Krisztián Károlyi" w:date="2024-03-27T17:04:00Z">
                  <w:rPr>
                    <w:rFonts w:asciiTheme="majorHAnsi" w:eastAsiaTheme="majorEastAsia" w:hAnsiTheme="majorHAnsi" w:cstheme="majorHAnsi"/>
                    <w:color w:val="E7E6E6" w:themeColor="background2"/>
                    <w:sz w:val="18"/>
                    <w:szCs w:val="18"/>
                  </w:rPr>
                </w:rPrChange>
              </w:rPr>
            </w:pPr>
            <w:r w:rsidRPr="004F4FE2">
              <w:rPr>
                <w:rFonts w:asciiTheme="majorHAnsi" w:eastAsiaTheme="majorEastAsia" w:hAnsiTheme="majorHAnsi" w:cstheme="majorHAnsi"/>
                <w:b/>
                <w:bCs/>
                <w:color w:val="E7E6E6" w:themeColor="background2"/>
                <w:sz w:val="18"/>
                <w:szCs w:val="18"/>
                <w:rPrChange w:id="965" w:author="Krisztián Károlyi" w:date="2024-03-27T17:04:00Z">
                  <w:rPr>
                    <w:rFonts w:asciiTheme="majorHAnsi" w:eastAsiaTheme="majorEastAsia" w:hAnsiTheme="majorHAnsi" w:cstheme="majorHAnsi"/>
                    <w:color w:val="E7E6E6" w:themeColor="background2"/>
                    <w:sz w:val="18"/>
                    <w:szCs w:val="18"/>
                  </w:rPr>
                </w:rPrChange>
              </w:rPr>
              <w:t>Kovászna</w:t>
            </w:r>
          </w:p>
        </w:tc>
        <w:tc>
          <w:tcPr>
            <w:tcW w:w="2950" w:type="dxa"/>
            <w:gridSpan w:val="3"/>
            <w:tcBorders>
              <w:top w:val="single" w:sz="4" w:space="0" w:color="auto"/>
              <w:left w:val="single" w:sz="4" w:space="0" w:color="auto"/>
              <w:bottom w:val="nil"/>
              <w:right w:val="single" w:sz="4" w:space="0" w:color="auto"/>
            </w:tcBorders>
            <w:shd w:val="clear" w:color="auto" w:fill="4472C4" w:themeFill="accent1"/>
            <w:vAlign w:val="center"/>
          </w:tcPr>
          <w:p w14:paraId="258E4C91" w14:textId="3AD48741" w:rsidR="00155C0C" w:rsidRPr="004F4FE2" w:rsidRDefault="00155C0C" w:rsidP="00155C0C">
            <w:pPr>
              <w:jc w:val="center"/>
              <w:rPr>
                <w:rFonts w:asciiTheme="majorHAnsi" w:eastAsiaTheme="majorEastAsia" w:hAnsiTheme="majorHAnsi" w:cstheme="majorHAnsi"/>
                <w:b/>
                <w:bCs/>
                <w:color w:val="E7E6E6" w:themeColor="background2"/>
                <w:sz w:val="18"/>
                <w:szCs w:val="18"/>
                <w:rPrChange w:id="966" w:author="Krisztián Károlyi" w:date="2024-03-27T17:04:00Z">
                  <w:rPr>
                    <w:rFonts w:asciiTheme="majorHAnsi" w:eastAsiaTheme="majorEastAsia" w:hAnsiTheme="majorHAnsi" w:cstheme="majorHAnsi"/>
                    <w:color w:val="E7E6E6" w:themeColor="background2"/>
                    <w:sz w:val="18"/>
                    <w:szCs w:val="18"/>
                  </w:rPr>
                </w:rPrChange>
              </w:rPr>
            </w:pPr>
            <w:r w:rsidRPr="004F4FE2">
              <w:rPr>
                <w:rFonts w:asciiTheme="majorHAnsi" w:eastAsiaTheme="majorEastAsia" w:hAnsiTheme="majorHAnsi" w:cstheme="majorHAnsi"/>
                <w:b/>
                <w:bCs/>
                <w:color w:val="E7E6E6" w:themeColor="background2"/>
                <w:sz w:val="18"/>
                <w:szCs w:val="18"/>
                <w:rPrChange w:id="967" w:author="Krisztián Károlyi" w:date="2024-03-27T17:04:00Z">
                  <w:rPr>
                    <w:rFonts w:asciiTheme="majorHAnsi" w:eastAsiaTheme="majorEastAsia" w:hAnsiTheme="majorHAnsi" w:cstheme="majorHAnsi"/>
                    <w:color w:val="E7E6E6" w:themeColor="background2"/>
                    <w:sz w:val="18"/>
                    <w:szCs w:val="18"/>
                  </w:rPr>
                </w:rPrChange>
              </w:rPr>
              <w:t>Hargita</w:t>
            </w:r>
          </w:p>
        </w:tc>
        <w:tc>
          <w:tcPr>
            <w:tcW w:w="2525" w:type="dxa"/>
            <w:gridSpan w:val="3"/>
            <w:tcBorders>
              <w:top w:val="single" w:sz="4" w:space="0" w:color="auto"/>
              <w:left w:val="single" w:sz="4" w:space="0" w:color="auto"/>
              <w:bottom w:val="nil"/>
              <w:right w:val="single" w:sz="4" w:space="0" w:color="auto"/>
            </w:tcBorders>
            <w:shd w:val="clear" w:color="auto" w:fill="4472C4" w:themeFill="accent1"/>
            <w:vAlign w:val="center"/>
          </w:tcPr>
          <w:p w14:paraId="6908EBB1" w14:textId="77777777" w:rsidR="00155C0C" w:rsidRPr="004F4FE2" w:rsidRDefault="00155C0C" w:rsidP="000812B4">
            <w:pPr>
              <w:jc w:val="center"/>
              <w:rPr>
                <w:rFonts w:asciiTheme="majorHAnsi" w:eastAsiaTheme="majorEastAsia" w:hAnsiTheme="majorHAnsi" w:cstheme="majorHAnsi"/>
                <w:b/>
                <w:bCs/>
                <w:color w:val="E7E6E6" w:themeColor="background2"/>
                <w:sz w:val="18"/>
                <w:szCs w:val="18"/>
                <w:rPrChange w:id="968" w:author="Krisztián Károlyi" w:date="2024-03-27T17:04:00Z">
                  <w:rPr>
                    <w:rFonts w:asciiTheme="majorHAnsi" w:eastAsiaTheme="majorEastAsia" w:hAnsiTheme="majorHAnsi" w:cstheme="majorHAnsi"/>
                    <w:color w:val="E7E6E6" w:themeColor="background2"/>
                    <w:sz w:val="18"/>
                    <w:szCs w:val="18"/>
                  </w:rPr>
                </w:rPrChange>
              </w:rPr>
            </w:pPr>
            <w:r w:rsidRPr="004F4FE2">
              <w:rPr>
                <w:rFonts w:asciiTheme="majorHAnsi" w:eastAsiaTheme="majorEastAsia" w:hAnsiTheme="majorHAnsi" w:cstheme="majorHAnsi"/>
                <w:b/>
                <w:bCs/>
                <w:color w:val="E7E6E6" w:themeColor="background2"/>
                <w:sz w:val="18"/>
                <w:szCs w:val="18"/>
                <w:rPrChange w:id="969" w:author="Krisztián Károlyi" w:date="2024-03-27T17:04:00Z">
                  <w:rPr>
                    <w:rFonts w:asciiTheme="majorHAnsi" w:eastAsiaTheme="majorEastAsia" w:hAnsiTheme="majorHAnsi" w:cstheme="majorHAnsi"/>
                    <w:color w:val="E7E6E6" w:themeColor="background2"/>
                    <w:sz w:val="18"/>
                    <w:szCs w:val="18"/>
                  </w:rPr>
                </w:rPrChange>
              </w:rPr>
              <w:t>Maros</w:t>
            </w:r>
          </w:p>
          <w:p w14:paraId="7E656567" w14:textId="471AB2BC" w:rsidR="00155C0C" w:rsidRPr="004F4FE2" w:rsidRDefault="00155C0C" w:rsidP="005721D6">
            <w:pPr>
              <w:rPr>
                <w:rFonts w:asciiTheme="majorHAnsi" w:eastAsiaTheme="majorEastAsia" w:hAnsiTheme="majorHAnsi" w:cstheme="majorHAnsi"/>
                <w:b/>
                <w:bCs/>
                <w:color w:val="E7E6E6" w:themeColor="background2"/>
                <w:sz w:val="18"/>
                <w:szCs w:val="18"/>
                <w:rPrChange w:id="970" w:author="Krisztián Károlyi" w:date="2024-03-27T17:04:00Z">
                  <w:rPr>
                    <w:rFonts w:asciiTheme="majorHAnsi" w:eastAsiaTheme="majorEastAsia" w:hAnsiTheme="majorHAnsi" w:cstheme="majorHAnsi"/>
                    <w:color w:val="E7E6E6" w:themeColor="background2"/>
                    <w:sz w:val="18"/>
                    <w:szCs w:val="18"/>
                  </w:rPr>
                </w:rPrChange>
              </w:rPr>
            </w:pPr>
          </w:p>
        </w:tc>
      </w:tr>
      <w:tr w:rsidR="007462DF" w:rsidRPr="00945A48" w14:paraId="3B6E27A4" w14:textId="77777777" w:rsidTr="00FB3CEF">
        <w:trPr>
          <w:trHeight w:hRule="exact" w:val="340"/>
          <w:jc w:val="center"/>
        </w:trPr>
        <w:tc>
          <w:tcPr>
            <w:tcW w:w="895" w:type="dxa"/>
            <w:tcBorders>
              <w:top w:val="nil"/>
              <w:left w:val="single" w:sz="4" w:space="0" w:color="auto"/>
              <w:bottom w:val="single" w:sz="4" w:space="0" w:color="auto"/>
              <w:right w:val="single" w:sz="4" w:space="0" w:color="auto"/>
            </w:tcBorders>
            <w:shd w:val="clear" w:color="auto" w:fill="4472C4" w:themeFill="accent1"/>
            <w:vAlign w:val="center"/>
          </w:tcPr>
          <w:p w14:paraId="2162629C" w14:textId="77777777" w:rsidR="006E74DD" w:rsidRPr="00945A48" w:rsidRDefault="006E74DD" w:rsidP="005721D6">
            <w:pP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hónap</w:t>
            </w:r>
          </w:p>
        </w:tc>
        <w:tc>
          <w:tcPr>
            <w:tcW w:w="968" w:type="dxa"/>
            <w:tcBorders>
              <w:top w:val="nil"/>
              <w:left w:val="single" w:sz="4" w:space="0" w:color="auto"/>
              <w:bottom w:val="single" w:sz="4" w:space="0" w:color="auto"/>
              <w:right w:val="nil"/>
            </w:tcBorders>
            <w:shd w:val="clear" w:color="auto" w:fill="4472C4" w:themeFill="accent1"/>
            <w:vAlign w:val="center"/>
          </w:tcPr>
          <w:p w14:paraId="566DCFF0" w14:textId="51479463"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ARIMA</w:t>
            </w:r>
          </w:p>
        </w:tc>
        <w:tc>
          <w:tcPr>
            <w:tcW w:w="786" w:type="dxa"/>
            <w:tcBorders>
              <w:top w:val="nil"/>
              <w:left w:val="nil"/>
              <w:bottom w:val="single" w:sz="4" w:space="0" w:color="auto"/>
              <w:right w:val="nil"/>
            </w:tcBorders>
            <w:shd w:val="clear" w:color="auto" w:fill="4472C4" w:themeFill="accent1"/>
            <w:vAlign w:val="center"/>
          </w:tcPr>
          <w:p w14:paraId="4DCF1F26" w14:textId="77777777"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MLP</w:t>
            </w:r>
          </w:p>
        </w:tc>
        <w:tc>
          <w:tcPr>
            <w:tcW w:w="876" w:type="dxa"/>
            <w:tcBorders>
              <w:top w:val="nil"/>
              <w:left w:val="nil"/>
              <w:bottom w:val="single" w:sz="4" w:space="0" w:color="auto"/>
              <w:right w:val="single" w:sz="4" w:space="0" w:color="auto"/>
            </w:tcBorders>
            <w:shd w:val="clear" w:color="auto" w:fill="4472C4" w:themeFill="accent1"/>
            <w:vAlign w:val="center"/>
          </w:tcPr>
          <w:p w14:paraId="1DEAE367" w14:textId="77777777"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LSTM</w:t>
            </w:r>
          </w:p>
        </w:tc>
        <w:tc>
          <w:tcPr>
            <w:tcW w:w="1017" w:type="dxa"/>
            <w:tcBorders>
              <w:top w:val="nil"/>
              <w:left w:val="single" w:sz="4" w:space="0" w:color="auto"/>
              <w:bottom w:val="single" w:sz="4" w:space="0" w:color="auto"/>
              <w:right w:val="nil"/>
            </w:tcBorders>
            <w:shd w:val="clear" w:color="auto" w:fill="4472C4" w:themeFill="accent1"/>
            <w:vAlign w:val="center"/>
          </w:tcPr>
          <w:p w14:paraId="57229DCA" w14:textId="77777777"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ARIMA</w:t>
            </w:r>
          </w:p>
        </w:tc>
        <w:tc>
          <w:tcPr>
            <w:tcW w:w="787" w:type="dxa"/>
            <w:tcBorders>
              <w:top w:val="nil"/>
              <w:left w:val="nil"/>
              <w:bottom w:val="single" w:sz="4" w:space="0" w:color="auto"/>
              <w:right w:val="nil"/>
            </w:tcBorders>
            <w:shd w:val="clear" w:color="auto" w:fill="4472C4" w:themeFill="accent1"/>
            <w:vAlign w:val="center"/>
          </w:tcPr>
          <w:p w14:paraId="660C3123" w14:textId="77777777"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MLP</w:t>
            </w:r>
          </w:p>
        </w:tc>
        <w:tc>
          <w:tcPr>
            <w:tcW w:w="1146" w:type="dxa"/>
            <w:tcBorders>
              <w:top w:val="nil"/>
              <w:left w:val="nil"/>
              <w:bottom w:val="single" w:sz="4" w:space="0" w:color="auto"/>
              <w:right w:val="single" w:sz="4" w:space="0" w:color="auto"/>
            </w:tcBorders>
            <w:shd w:val="clear" w:color="auto" w:fill="4472C4" w:themeFill="accent1"/>
            <w:vAlign w:val="center"/>
          </w:tcPr>
          <w:p w14:paraId="7CC5F4FC" w14:textId="77777777"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LSTM</w:t>
            </w:r>
          </w:p>
        </w:tc>
        <w:tc>
          <w:tcPr>
            <w:tcW w:w="747" w:type="dxa"/>
            <w:tcBorders>
              <w:top w:val="nil"/>
              <w:left w:val="single" w:sz="4" w:space="0" w:color="auto"/>
              <w:bottom w:val="single" w:sz="4" w:space="0" w:color="auto"/>
              <w:right w:val="nil"/>
            </w:tcBorders>
            <w:shd w:val="clear" w:color="auto" w:fill="4472C4" w:themeFill="accent1"/>
            <w:vAlign w:val="center"/>
          </w:tcPr>
          <w:p w14:paraId="51546F9E" w14:textId="77777777"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ARIMA</w:t>
            </w:r>
          </w:p>
        </w:tc>
        <w:tc>
          <w:tcPr>
            <w:tcW w:w="787" w:type="dxa"/>
            <w:tcBorders>
              <w:top w:val="nil"/>
              <w:left w:val="nil"/>
              <w:bottom w:val="single" w:sz="4" w:space="0" w:color="auto"/>
              <w:right w:val="nil"/>
            </w:tcBorders>
            <w:shd w:val="clear" w:color="auto" w:fill="4472C4" w:themeFill="accent1"/>
            <w:vAlign w:val="center"/>
          </w:tcPr>
          <w:p w14:paraId="2F4AD4D8" w14:textId="77777777"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MLP</w:t>
            </w:r>
          </w:p>
        </w:tc>
        <w:tc>
          <w:tcPr>
            <w:tcW w:w="991" w:type="dxa"/>
            <w:tcBorders>
              <w:top w:val="nil"/>
              <w:left w:val="nil"/>
              <w:bottom w:val="single" w:sz="4" w:space="0" w:color="auto"/>
              <w:right w:val="single" w:sz="4" w:space="0" w:color="auto"/>
            </w:tcBorders>
            <w:shd w:val="clear" w:color="auto" w:fill="4472C4" w:themeFill="accent1"/>
            <w:vAlign w:val="center"/>
          </w:tcPr>
          <w:p w14:paraId="64D43124" w14:textId="77777777" w:rsidR="006E74DD" w:rsidRPr="00945A48" w:rsidRDefault="006E74DD" w:rsidP="007462DF">
            <w:pPr>
              <w:jc w:val="center"/>
              <w:rPr>
                <w:rFonts w:asciiTheme="majorHAnsi" w:eastAsiaTheme="majorEastAsia" w:hAnsiTheme="majorHAnsi" w:cstheme="majorHAnsi"/>
                <w:color w:val="E7E6E6" w:themeColor="background2"/>
                <w:sz w:val="18"/>
                <w:szCs w:val="18"/>
              </w:rPr>
            </w:pPr>
            <w:r w:rsidRPr="00945A48">
              <w:rPr>
                <w:rFonts w:asciiTheme="majorHAnsi" w:eastAsiaTheme="majorEastAsia" w:hAnsiTheme="majorHAnsi" w:cstheme="majorHAnsi"/>
                <w:color w:val="E7E6E6" w:themeColor="background2"/>
                <w:sz w:val="18"/>
                <w:szCs w:val="18"/>
              </w:rPr>
              <w:t>LSTM</w:t>
            </w:r>
          </w:p>
        </w:tc>
      </w:tr>
      <w:tr w:rsidR="00770FEB" w:rsidRPr="00945A48" w14:paraId="042854B5" w14:textId="77777777" w:rsidTr="00FB3CEF">
        <w:trPr>
          <w:trHeight w:hRule="exact" w:val="340"/>
          <w:jc w:val="center"/>
        </w:trPr>
        <w:tc>
          <w:tcPr>
            <w:tcW w:w="895" w:type="dxa"/>
            <w:tcBorders>
              <w:top w:val="single" w:sz="4" w:space="0" w:color="auto"/>
              <w:left w:val="single" w:sz="4" w:space="0" w:color="auto"/>
              <w:bottom w:val="nil"/>
              <w:right w:val="single" w:sz="4" w:space="0" w:color="auto"/>
            </w:tcBorders>
            <w:shd w:val="clear" w:color="auto" w:fill="F2F2F2" w:themeFill="background1" w:themeFillShade="F2"/>
            <w:vAlign w:val="bottom"/>
          </w:tcPr>
          <w:p w14:paraId="0BF39832" w14:textId="6A6D22D8"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2022 08</w:t>
            </w:r>
          </w:p>
        </w:tc>
        <w:tc>
          <w:tcPr>
            <w:tcW w:w="968" w:type="dxa"/>
            <w:tcBorders>
              <w:top w:val="single" w:sz="4" w:space="0" w:color="auto"/>
              <w:left w:val="single" w:sz="4" w:space="0" w:color="auto"/>
              <w:bottom w:val="nil"/>
              <w:right w:val="nil"/>
            </w:tcBorders>
            <w:shd w:val="clear" w:color="auto" w:fill="F2F2F2" w:themeFill="background1" w:themeFillShade="F2"/>
            <w:vAlign w:val="center"/>
          </w:tcPr>
          <w:p w14:paraId="1B2272EF"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786" w:type="dxa"/>
            <w:tcBorders>
              <w:top w:val="single" w:sz="4" w:space="0" w:color="auto"/>
              <w:left w:val="nil"/>
              <w:bottom w:val="nil"/>
              <w:right w:val="nil"/>
            </w:tcBorders>
            <w:shd w:val="clear" w:color="auto" w:fill="F2F2F2" w:themeFill="background1" w:themeFillShade="F2"/>
            <w:vAlign w:val="center"/>
          </w:tcPr>
          <w:p w14:paraId="139FFA37"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876" w:type="dxa"/>
            <w:tcBorders>
              <w:top w:val="single" w:sz="4" w:space="0" w:color="auto"/>
              <w:left w:val="nil"/>
              <w:bottom w:val="nil"/>
              <w:right w:val="single" w:sz="4" w:space="0" w:color="auto"/>
            </w:tcBorders>
            <w:shd w:val="clear" w:color="auto" w:fill="F2F2F2" w:themeFill="background1" w:themeFillShade="F2"/>
            <w:vAlign w:val="center"/>
          </w:tcPr>
          <w:p w14:paraId="7B4EDD14"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-0.11</w:t>
            </w:r>
          </w:p>
        </w:tc>
        <w:tc>
          <w:tcPr>
            <w:tcW w:w="1017" w:type="dxa"/>
            <w:tcBorders>
              <w:top w:val="single" w:sz="4" w:space="0" w:color="auto"/>
              <w:left w:val="single" w:sz="4" w:space="0" w:color="auto"/>
              <w:bottom w:val="nil"/>
              <w:right w:val="nil"/>
            </w:tcBorders>
            <w:shd w:val="clear" w:color="auto" w:fill="F2F2F2" w:themeFill="background1" w:themeFillShade="F2"/>
            <w:vAlign w:val="center"/>
          </w:tcPr>
          <w:p w14:paraId="1B8444F3"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0.09</w:t>
            </w:r>
          </w:p>
        </w:tc>
        <w:tc>
          <w:tcPr>
            <w:tcW w:w="787" w:type="dxa"/>
            <w:tcBorders>
              <w:top w:val="single" w:sz="4" w:space="0" w:color="auto"/>
              <w:left w:val="nil"/>
              <w:bottom w:val="nil"/>
              <w:right w:val="nil"/>
            </w:tcBorders>
            <w:shd w:val="clear" w:color="auto" w:fill="F2F2F2" w:themeFill="background1" w:themeFillShade="F2"/>
            <w:vAlign w:val="center"/>
          </w:tcPr>
          <w:p w14:paraId="3C55DB58"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1146" w:type="dxa"/>
            <w:tcBorders>
              <w:top w:val="single" w:sz="4" w:space="0" w:color="auto"/>
              <w:left w:val="nil"/>
              <w:bottom w:val="nil"/>
              <w:right w:val="single" w:sz="4" w:space="0" w:color="auto"/>
            </w:tcBorders>
            <w:shd w:val="clear" w:color="auto" w:fill="F2F2F2" w:themeFill="background1" w:themeFillShade="F2"/>
            <w:vAlign w:val="center"/>
          </w:tcPr>
          <w:p w14:paraId="44CC9A3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w:t>
            </w:r>
          </w:p>
        </w:tc>
        <w:tc>
          <w:tcPr>
            <w:tcW w:w="747" w:type="dxa"/>
            <w:tcBorders>
              <w:top w:val="single" w:sz="4" w:space="0" w:color="auto"/>
              <w:left w:val="single" w:sz="4" w:space="0" w:color="auto"/>
              <w:bottom w:val="nil"/>
              <w:right w:val="nil"/>
            </w:tcBorders>
            <w:shd w:val="clear" w:color="auto" w:fill="F2F2F2" w:themeFill="background1" w:themeFillShade="F2"/>
            <w:vAlign w:val="center"/>
          </w:tcPr>
          <w:p w14:paraId="7845AC69"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w:t>
            </w:r>
          </w:p>
        </w:tc>
        <w:tc>
          <w:tcPr>
            <w:tcW w:w="787" w:type="dxa"/>
            <w:tcBorders>
              <w:top w:val="single" w:sz="4" w:space="0" w:color="auto"/>
              <w:left w:val="nil"/>
              <w:bottom w:val="nil"/>
              <w:right w:val="nil"/>
            </w:tcBorders>
            <w:shd w:val="clear" w:color="auto" w:fill="F2F2F2" w:themeFill="background1" w:themeFillShade="F2"/>
            <w:vAlign w:val="center"/>
          </w:tcPr>
          <w:p w14:paraId="23F43653"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0.12</w:t>
            </w:r>
          </w:p>
        </w:tc>
        <w:tc>
          <w:tcPr>
            <w:tcW w:w="991" w:type="dxa"/>
            <w:tcBorders>
              <w:top w:val="single" w:sz="4" w:space="0" w:color="auto"/>
              <w:left w:val="nil"/>
              <w:bottom w:val="nil"/>
              <w:right w:val="single" w:sz="4" w:space="0" w:color="auto"/>
            </w:tcBorders>
            <w:shd w:val="clear" w:color="auto" w:fill="F2F2F2" w:themeFill="background1" w:themeFillShade="F2"/>
            <w:vAlign w:val="center"/>
          </w:tcPr>
          <w:p w14:paraId="6AD4E37E"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0.11</w:t>
            </w:r>
          </w:p>
        </w:tc>
      </w:tr>
      <w:tr w:rsidR="00770FEB" w:rsidRPr="00945A48" w14:paraId="1ED58E61"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1A466804" w14:textId="319CA6FE"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2022 09</w:t>
            </w:r>
          </w:p>
        </w:tc>
        <w:tc>
          <w:tcPr>
            <w:tcW w:w="968" w:type="dxa"/>
            <w:tcBorders>
              <w:top w:val="nil"/>
              <w:left w:val="single" w:sz="4" w:space="0" w:color="auto"/>
              <w:bottom w:val="nil"/>
              <w:right w:val="nil"/>
            </w:tcBorders>
            <w:vAlign w:val="center"/>
          </w:tcPr>
          <w:p w14:paraId="1A112724"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-0.34</w:t>
            </w:r>
          </w:p>
        </w:tc>
        <w:tc>
          <w:tcPr>
            <w:tcW w:w="786" w:type="dxa"/>
            <w:tcBorders>
              <w:top w:val="nil"/>
              <w:left w:val="nil"/>
              <w:bottom w:val="nil"/>
              <w:right w:val="nil"/>
            </w:tcBorders>
            <w:vAlign w:val="center"/>
          </w:tcPr>
          <w:p w14:paraId="1F1740B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-0.26</w:t>
            </w:r>
          </w:p>
        </w:tc>
        <w:tc>
          <w:tcPr>
            <w:tcW w:w="876" w:type="dxa"/>
            <w:tcBorders>
              <w:top w:val="nil"/>
              <w:left w:val="nil"/>
              <w:bottom w:val="nil"/>
              <w:right w:val="single" w:sz="4" w:space="0" w:color="auto"/>
            </w:tcBorders>
            <w:vAlign w:val="center"/>
          </w:tcPr>
          <w:p w14:paraId="5A1A352C"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-0.32</w:t>
            </w:r>
          </w:p>
        </w:tc>
        <w:tc>
          <w:tcPr>
            <w:tcW w:w="1017" w:type="dxa"/>
            <w:tcBorders>
              <w:top w:val="nil"/>
              <w:left w:val="single" w:sz="4" w:space="0" w:color="auto"/>
              <w:bottom w:val="nil"/>
              <w:right w:val="nil"/>
            </w:tcBorders>
            <w:vAlign w:val="center"/>
          </w:tcPr>
          <w:p w14:paraId="3A76B58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0.17</w:t>
            </w:r>
          </w:p>
        </w:tc>
        <w:tc>
          <w:tcPr>
            <w:tcW w:w="787" w:type="dxa"/>
            <w:tcBorders>
              <w:top w:val="nil"/>
              <w:left w:val="nil"/>
              <w:bottom w:val="nil"/>
              <w:right w:val="nil"/>
            </w:tcBorders>
            <w:vAlign w:val="center"/>
          </w:tcPr>
          <w:p w14:paraId="771E95AA"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vAlign w:val="center"/>
          </w:tcPr>
          <w:p w14:paraId="6B609F9A"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0.09</w:t>
            </w:r>
          </w:p>
        </w:tc>
        <w:tc>
          <w:tcPr>
            <w:tcW w:w="747" w:type="dxa"/>
            <w:tcBorders>
              <w:top w:val="nil"/>
              <w:left w:val="single" w:sz="4" w:space="0" w:color="auto"/>
              <w:bottom w:val="nil"/>
              <w:right w:val="nil"/>
            </w:tcBorders>
            <w:vAlign w:val="center"/>
          </w:tcPr>
          <w:p w14:paraId="74D7D918"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0.08</w:t>
            </w:r>
          </w:p>
        </w:tc>
        <w:tc>
          <w:tcPr>
            <w:tcW w:w="787" w:type="dxa"/>
            <w:tcBorders>
              <w:top w:val="nil"/>
              <w:left w:val="nil"/>
              <w:bottom w:val="nil"/>
              <w:right w:val="nil"/>
            </w:tcBorders>
            <w:vAlign w:val="center"/>
          </w:tcPr>
          <w:p w14:paraId="17B05B31"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0.08</w:t>
            </w:r>
          </w:p>
        </w:tc>
        <w:tc>
          <w:tcPr>
            <w:tcW w:w="991" w:type="dxa"/>
            <w:tcBorders>
              <w:top w:val="nil"/>
              <w:left w:val="nil"/>
              <w:bottom w:val="nil"/>
              <w:right w:val="single" w:sz="4" w:space="0" w:color="auto"/>
            </w:tcBorders>
            <w:vAlign w:val="center"/>
          </w:tcPr>
          <w:p w14:paraId="63A728D0"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0.14</w:t>
            </w:r>
          </w:p>
        </w:tc>
      </w:tr>
      <w:tr w:rsidR="00770FEB" w:rsidRPr="00945A48" w14:paraId="0BAB38C2"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01C3D86A" w14:textId="7D3220B9"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2022 10</w:t>
            </w:r>
          </w:p>
        </w:tc>
        <w:tc>
          <w:tcPr>
            <w:tcW w:w="968" w:type="dxa"/>
            <w:tcBorders>
              <w:top w:val="nil"/>
              <w:left w:val="single" w:sz="4" w:space="0" w:color="auto"/>
              <w:bottom w:val="nil"/>
              <w:right w:val="nil"/>
            </w:tcBorders>
            <w:shd w:val="clear" w:color="auto" w:fill="F2F2F2" w:themeFill="background1" w:themeFillShade="F2"/>
            <w:vAlign w:val="center"/>
          </w:tcPr>
          <w:p w14:paraId="5151FE53"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0.01</w:t>
            </w:r>
          </w:p>
        </w:tc>
        <w:tc>
          <w:tcPr>
            <w:tcW w:w="786" w:type="dxa"/>
            <w:tcBorders>
              <w:top w:val="nil"/>
              <w:left w:val="nil"/>
              <w:bottom w:val="nil"/>
              <w:right w:val="nil"/>
            </w:tcBorders>
            <w:shd w:val="clear" w:color="auto" w:fill="F2F2F2" w:themeFill="background1" w:themeFillShade="F2"/>
            <w:vAlign w:val="center"/>
          </w:tcPr>
          <w:p w14:paraId="51968940"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0.02</w:t>
            </w:r>
          </w:p>
        </w:tc>
        <w:tc>
          <w:tcPr>
            <w:tcW w:w="876" w:type="dxa"/>
            <w:tcBorders>
              <w:top w:val="nil"/>
              <w:left w:val="nil"/>
              <w:bottom w:val="nil"/>
              <w:right w:val="single" w:sz="4" w:space="0" w:color="auto"/>
            </w:tcBorders>
            <w:shd w:val="clear" w:color="auto" w:fill="F2F2F2" w:themeFill="background1" w:themeFillShade="F2"/>
            <w:vAlign w:val="center"/>
          </w:tcPr>
          <w:p w14:paraId="171C3797"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-0.11</w:t>
            </w:r>
          </w:p>
        </w:tc>
        <w:tc>
          <w:tcPr>
            <w:tcW w:w="1017" w:type="dxa"/>
            <w:tcBorders>
              <w:top w:val="nil"/>
              <w:left w:val="single" w:sz="4" w:space="0" w:color="auto"/>
              <w:bottom w:val="nil"/>
              <w:right w:val="nil"/>
            </w:tcBorders>
            <w:shd w:val="clear" w:color="auto" w:fill="F2F2F2" w:themeFill="background1" w:themeFillShade="F2"/>
            <w:vAlign w:val="center"/>
          </w:tcPr>
          <w:p w14:paraId="308D5F71"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0.23</w:t>
            </w:r>
          </w:p>
        </w:tc>
        <w:tc>
          <w:tcPr>
            <w:tcW w:w="787" w:type="dxa"/>
            <w:tcBorders>
              <w:top w:val="nil"/>
              <w:left w:val="nil"/>
              <w:bottom w:val="nil"/>
              <w:right w:val="nil"/>
            </w:tcBorders>
            <w:shd w:val="clear" w:color="auto" w:fill="F2F2F2" w:themeFill="background1" w:themeFillShade="F2"/>
            <w:vAlign w:val="center"/>
          </w:tcPr>
          <w:p w14:paraId="3A9345BF"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0.12</w:t>
            </w:r>
          </w:p>
        </w:tc>
        <w:tc>
          <w:tcPr>
            <w:tcW w:w="1146" w:type="dxa"/>
            <w:tcBorders>
              <w:top w:val="nil"/>
              <w:left w:val="nil"/>
              <w:bottom w:val="nil"/>
              <w:right w:val="single" w:sz="4" w:space="0" w:color="auto"/>
            </w:tcBorders>
            <w:shd w:val="clear" w:color="auto" w:fill="F2F2F2" w:themeFill="background1" w:themeFillShade="F2"/>
            <w:vAlign w:val="center"/>
          </w:tcPr>
          <w:p w14:paraId="3EE7861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0.22</w:t>
            </w:r>
          </w:p>
        </w:tc>
        <w:tc>
          <w:tcPr>
            <w:tcW w:w="747" w:type="dxa"/>
            <w:tcBorders>
              <w:top w:val="nil"/>
              <w:left w:val="single" w:sz="4" w:space="0" w:color="auto"/>
              <w:bottom w:val="nil"/>
              <w:right w:val="nil"/>
            </w:tcBorders>
            <w:shd w:val="clear" w:color="auto" w:fill="F2F2F2" w:themeFill="background1" w:themeFillShade="F2"/>
            <w:vAlign w:val="center"/>
          </w:tcPr>
          <w:p w14:paraId="53108BD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0.18</w:t>
            </w:r>
          </w:p>
        </w:tc>
        <w:tc>
          <w:tcPr>
            <w:tcW w:w="787" w:type="dxa"/>
            <w:tcBorders>
              <w:top w:val="nil"/>
              <w:left w:val="nil"/>
              <w:bottom w:val="nil"/>
              <w:right w:val="nil"/>
            </w:tcBorders>
            <w:shd w:val="clear" w:color="auto" w:fill="F2F2F2" w:themeFill="background1" w:themeFillShade="F2"/>
            <w:vAlign w:val="center"/>
          </w:tcPr>
          <w:p w14:paraId="3CD2266D"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0.17</w:t>
            </w:r>
          </w:p>
        </w:tc>
        <w:tc>
          <w:tcPr>
            <w:tcW w:w="991" w:type="dxa"/>
            <w:tcBorders>
              <w:top w:val="nil"/>
              <w:left w:val="nil"/>
              <w:bottom w:val="nil"/>
              <w:right w:val="single" w:sz="4" w:space="0" w:color="auto"/>
            </w:tcBorders>
            <w:shd w:val="clear" w:color="auto" w:fill="F2F2F2" w:themeFill="background1" w:themeFillShade="F2"/>
            <w:vAlign w:val="center"/>
          </w:tcPr>
          <w:p w14:paraId="65190394"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0.26</w:t>
            </w:r>
          </w:p>
        </w:tc>
      </w:tr>
      <w:tr w:rsidR="00770FEB" w:rsidRPr="00945A48" w14:paraId="54672C7B"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42AD24D9" w14:textId="344D0C64"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2022 11</w:t>
            </w:r>
          </w:p>
        </w:tc>
        <w:tc>
          <w:tcPr>
            <w:tcW w:w="968" w:type="dxa"/>
            <w:tcBorders>
              <w:top w:val="nil"/>
              <w:left w:val="single" w:sz="4" w:space="0" w:color="auto"/>
              <w:bottom w:val="nil"/>
              <w:right w:val="nil"/>
            </w:tcBorders>
            <w:vAlign w:val="center"/>
          </w:tcPr>
          <w:p w14:paraId="076B5F6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0.04</w:t>
            </w:r>
          </w:p>
        </w:tc>
        <w:tc>
          <w:tcPr>
            <w:tcW w:w="786" w:type="dxa"/>
            <w:tcBorders>
              <w:top w:val="nil"/>
              <w:left w:val="nil"/>
              <w:bottom w:val="nil"/>
              <w:right w:val="nil"/>
            </w:tcBorders>
            <w:vAlign w:val="center"/>
          </w:tcPr>
          <w:p w14:paraId="3D38436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876" w:type="dxa"/>
            <w:tcBorders>
              <w:top w:val="nil"/>
              <w:left w:val="nil"/>
              <w:bottom w:val="nil"/>
              <w:right w:val="single" w:sz="4" w:space="0" w:color="auto"/>
            </w:tcBorders>
            <w:vAlign w:val="center"/>
          </w:tcPr>
          <w:p w14:paraId="327E440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-0.12</w:t>
            </w:r>
          </w:p>
        </w:tc>
        <w:tc>
          <w:tcPr>
            <w:tcW w:w="1017" w:type="dxa"/>
            <w:tcBorders>
              <w:top w:val="nil"/>
              <w:left w:val="single" w:sz="4" w:space="0" w:color="auto"/>
              <w:bottom w:val="nil"/>
              <w:right w:val="nil"/>
            </w:tcBorders>
            <w:vAlign w:val="center"/>
          </w:tcPr>
          <w:p w14:paraId="310454DA"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0.13</w:t>
            </w:r>
          </w:p>
        </w:tc>
        <w:tc>
          <w:tcPr>
            <w:tcW w:w="787" w:type="dxa"/>
            <w:tcBorders>
              <w:top w:val="nil"/>
              <w:left w:val="nil"/>
              <w:bottom w:val="nil"/>
              <w:right w:val="nil"/>
            </w:tcBorders>
            <w:vAlign w:val="center"/>
          </w:tcPr>
          <w:p w14:paraId="0E37EB4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0.16</w:t>
            </w:r>
          </w:p>
        </w:tc>
        <w:tc>
          <w:tcPr>
            <w:tcW w:w="1146" w:type="dxa"/>
            <w:tcBorders>
              <w:top w:val="nil"/>
              <w:left w:val="nil"/>
              <w:bottom w:val="nil"/>
              <w:right w:val="single" w:sz="4" w:space="0" w:color="auto"/>
            </w:tcBorders>
            <w:vAlign w:val="center"/>
          </w:tcPr>
          <w:p w14:paraId="124A4349"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0.18</w:t>
            </w:r>
          </w:p>
        </w:tc>
        <w:tc>
          <w:tcPr>
            <w:tcW w:w="747" w:type="dxa"/>
            <w:tcBorders>
              <w:top w:val="nil"/>
              <w:left w:val="single" w:sz="4" w:space="0" w:color="auto"/>
              <w:bottom w:val="nil"/>
              <w:right w:val="nil"/>
            </w:tcBorders>
            <w:vAlign w:val="center"/>
          </w:tcPr>
          <w:p w14:paraId="46041359"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787" w:type="dxa"/>
            <w:tcBorders>
              <w:top w:val="nil"/>
              <w:left w:val="nil"/>
              <w:bottom w:val="nil"/>
              <w:right w:val="nil"/>
            </w:tcBorders>
            <w:vAlign w:val="center"/>
          </w:tcPr>
          <w:p w14:paraId="25671048"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-0.02</w:t>
            </w:r>
          </w:p>
        </w:tc>
        <w:tc>
          <w:tcPr>
            <w:tcW w:w="991" w:type="dxa"/>
            <w:tcBorders>
              <w:top w:val="nil"/>
              <w:left w:val="nil"/>
              <w:bottom w:val="nil"/>
              <w:right w:val="single" w:sz="4" w:space="0" w:color="auto"/>
            </w:tcBorders>
            <w:vAlign w:val="center"/>
          </w:tcPr>
          <w:p w14:paraId="7DE8508D"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0.17</w:t>
            </w:r>
          </w:p>
        </w:tc>
      </w:tr>
      <w:tr w:rsidR="00770FEB" w:rsidRPr="00945A48" w14:paraId="2083CE1F"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15223CE2" w14:textId="794EEFD2"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2022 12</w:t>
            </w:r>
          </w:p>
        </w:tc>
        <w:tc>
          <w:tcPr>
            <w:tcW w:w="968" w:type="dxa"/>
            <w:tcBorders>
              <w:top w:val="nil"/>
              <w:left w:val="single" w:sz="4" w:space="0" w:color="auto"/>
              <w:bottom w:val="nil"/>
              <w:right w:val="nil"/>
            </w:tcBorders>
            <w:shd w:val="clear" w:color="auto" w:fill="F2F2F2" w:themeFill="background1" w:themeFillShade="F2"/>
            <w:vAlign w:val="center"/>
          </w:tcPr>
          <w:p w14:paraId="5D86678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-0.07</w:t>
            </w:r>
          </w:p>
        </w:tc>
        <w:tc>
          <w:tcPr>
            <w:tcW w:w="786" w:type="dxa"/>
            <w:tcBorders>
              <w:top w:val="nil"/>
              <w:left w:val="nil"/>
              <w:bottom w:val="nil"/>
              <w:right w:val="nil"/>
            </w:tcBorders>
            <w:shd w:val="clear" w:color="auto" w:fill="F2F2F2" w:themeFill="background1" w:themeFillShade="F2"/>
            <w:vAlign w:val="center"/>
          </w:tcPr>
          <w:p w14:paraId="083F173E"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-0.02</w:t>
            </w:r>
          </w:p>
        </w:tc>
        <w:tc>
          <w:tcPr>
            <w:tcW w:w="876" w:type="dxa"/>
            <w:tcBorders>
              <w:top w:val="nil"/>
              <w:left w:val="nil"/>
              <w:bottom w:val="nil"/>
              <w:right w:val="single" w:sz="4" w:space="0" w:color="auto"/>
            </w:tcBorders>
            <w:shd w:val="clear" w:color="auto" w:fill="F2F2F2" w:themeFill="background1" w:themeFillShade="F2"/>
            <w:vAlign w:val="center"/>
          </w:tcPr>
          <w:p w14:paraId="776B4D88"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-0.11</w:t>
            </w:r>
          </w:p>
        </w:tc>
        <w:tc>
          <w:tcPr>
            <w:tcW w:w="1017" w:type="dxa"/>
            <w:tcBorders>
              <w:top w:val="nil"/>
              <w:left w:val="single" w:sz="4" w:space="0" w:color="auto"/>
              <w:bottom w:val="nil"/>
              <w:right w:val="nil"/>
            </w:tcBorders>
            <w:shd w:val="clear" w:color="auto" w:fill="F2F2F2" w:themeFill="background1" w:themeFillShade="F2"/>
            <w:vAlign w:val="center"/>
          </w:tcPr>
          <w:p w14:paraId="6A8A5A7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w:t>
            </w:r>
          </w:p>
        </w:tc>
        <w:tc>
          <w:tcPr>
            <w:tcW w:w="787" w:type="dxa"/>
            <w:tcBorders>
              <w:top w:val="nil"/>
              <w:left w:val="nil"/>
              <w:bottom w:val="nil"/>
              <w:right w:val="nil"/>
            </w:tcBorders>
            <w:shd w:val="clear" w:color="auto" w:fill="F2F2F2" w:themeFill="background1" w:themeFillShade="F2"/>
            <w:vAlign w:val="center"/>
          </w:tcPr>
          <w:p w14:paraId="58BD24AD"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-0.04</w:t>
            </w:r>
          </w:p>
        </w:tc>
        <w:tc>
          <w:tcPr>
            <w:tcW w:w="1146" w:type="dxa"/>
            <w:tcBorders>
              <w:top w:val="nil"/>
              <w:left w:val="nil"/>
              <w:bottom w:val="nil"/>
              <w:right w:val="single" w:sz="4" w:space="0" w:color="auto"/>
            </w:tcBorders>
            <w:shd w:val="clear" w:color="auto" w:fill="F2F2F2" w:themeFill="background1" w:themeFillShade="F2"/>
            <w:vAlign w:val="center"/>
          </w:tcPr>
          <w:p w14:paraId="6B34E972"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-0.07</w:t>
            </w:r>
          </w:p>
        </w:tc>
        <w:tc>
          <w:tcPr>
            <w:tcW w:w="747" w:type="dxa"/>
            <w:tcBorders>
              <w:top w:val="nil"/>
              <w:left w:val="single" w:sz="4" w:space="0" w:color="auto"/>
              <w:bottom w:val="nil"/>
              <w:right w:val="nil"/>
            </w:tcBorders>
            <w:shd w:val="clear" w:color="auto" w:fill="F2F2F2" w:themeFill="background1" w:themeFillShade="F2"/>
            <w:vAlign w:val="center"/>
          </w:tcPr>
          <w:p w14:paraId="67ECAA21"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787" w:type="dxa"/>
            <w:tcBorders>
              <w:top w:val="nil"/>
              <w:left w:val="nil"/>
              <w:bottom w:val="nil"/>
              <w:right w:val="nil"/>
            </w:tcBorders>
            <w:shd w:val="clear" w:color="auto" w:fill="F2F2F2" w:themeFill="background1" w:themeFillShade="F2"/>
            <w:vAlign w:val="center"/>
          </w:tcPr>
          <w:p w14:paraId="7D47AD98"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-0.04</w:t>
            </w:r>
          </w:p>
        </w:tc>
        <w:tc>
          <w:tcPr>
            <w:tcW w:w="991" w:type="dxa"/>
            <w:tcBorders>
              <w:top w:val="nil"/>
              <w:left w:val="nil"/>
              <w:bottom w:val="nil"/>
              <w:right w:val="single" w:sz="4" w:space="0" w:color="auto"/>
            </w:tcBorders>
            <w:shd w:val="clear" w:color="auto" w:fill="F2F2F2" w:themeFill="background1" w:themeFillShade="F2"/>
            <w:vAlign w:val="center"/>
          </w:tcPr>
          <w:p w14:paraId="41DB98D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r>
      <w:tr w:rsidR="00770FEB" w:rsidRPr="00945A48" w14:paraId="15230B16"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7B873674" w14:textId="689E2873"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2023 01</w:t>
            </w:r>
          </w:p>
        </w:tc>
        <w:tc>
          <w:tcPr>
            <w:tcW w:w="968" w:type="dxa"/>
            <w:tcBorders>
              <w:top w:val="nil"/>
              <w:left w:val="single" w:sz="4" w:space="0" w:color="auto"/>
              <w:bottom w:val="nil"/>
              <w:right w:val="nil"/>
            </w:tcBorders>
            <w:vAlign w:val="center"/>
          </w:tcPr>
          <w:p w14:paraId="0D40ED04"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-0.31</w:t>
            </w:r>
          </w:p>
        </w:tc>
        <w:tc>
          <w:tcPr>
            <w:tcW w:w="786" w:type="dxa"/>
            <w:tcBorders>
              <w:top w:val="nil"/>
              <w:left w:val="nil"/>
              <w:bottom w:val="nil"/>
              <w:right w:val="nil"/>
            </w:tcBorders>
            <w:vAlign w:val="center"/>
          </w:tcPr>
          <w:p w14:paraId="0ED16316"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-0.13</w:t>
            </w:r>
          </w:p>
        </w:tc>
        <w:tc>
          <w:tcPr>
            <w:tcW w:w="876" w:type="dxa"/>
            <w:tcBorders>
              <w:top w:val="nil"/>
              <w:left w:val="nil"/>
              <w:bottom w:val="nil"/>
              <w:right w:val="single" w:sz="4" w:space="0" w:color="auto"/>
            </w:tcBorders>
            <w:vAlign w:val="center"/>
          </w:tcPr>
          <w:p w14:paraId="11D2F20D"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w:t>
            </w:r>
          </w:p>
        </w:tc>
        <w:tc>
          <w:tcPr>
            <w:tcW w:w="1017" w:type="dxa"/>
            <w:tcBorders>
              <w:top w:val="nil"/>
              <w:left w:val="single" w:sz="4" w:space="0" w:color="auto"/>
              <w:bottom w:val="nil"/>
              <w:right w:val="nil"/>
            </w:tcBorders>
            <w:vAlign w:val="center"/>
          </w:tcPr>
          <w:p w14:paraId="649C92E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0.11</w:t>
            </w:r>
          </w:p>
        </w:tc>
        <w:tc>
          <w:tcPr>
            <w:tcW w:w="787" w:type="dxa"/>
            <w:tcBorders>
              <w:top w:val="nil"/>
              <w:left w:val="nil"/>
              <w:bottom w:val="nil"/>
              <w:right w:val="nil"/>
            </w:tcBorders>
            <w:vAlign w:val="center"/>
          </w:tcPr>
          <w:p w14:paraId="65BC418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0.13</w:t>
            </w:r>
          </w:p>
        </w:tc>
        <w:tc>
          <w:tcPr>
            <w:tcW w:w="1146" w:type="dxa"/>
            <w:tcBorders>
              <w:top w:val="nil"/>
              <w:left w:val="nil"/>
              <w:bottom w:val="nil"/>
              <w:right w:val="single" w:sz="4" w:space="0" w:color="auto"/>
            </w:tcBorders>
            <w:vAlign w:val="center"/>
          </w:tcPr>
          <w:p w14:paraId="022B4FFC"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0.07</w:t>
            </w:r>
          </w:p>
        </w:tc>
        <w:tc>
          <w:tcPr>
            <w:tcW w:w="747" w:type="dxa"/>
            <w:tcBorders>
              <w:top w:val="nil"/>
              <w:left w:val="single" w:sz="4" w:space="0" w:color="auto"/>
              <w:bottom w:val="nil"/>
              <w:right w:val="nil"/>
            </w:tcBorders>
            <w:vAlign w:val="center"/>
          </w:tcPr>
          <w:p w14:paraId="52A82BE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w:t>
            </w:r>
          </w:p>
        </w:tc>
        <w:tc>
          <w:tcPr>
            <w:tcW w:w="787" w:type="dxa"/>
            <w:tcBorders>
              <w:top w:val="nil"/>
              <w:left w:val="nil"/>
              <w:bottom w:val="nil"/>
              <w:right w:val="nil"/>
            </w:tcBorders>
            <w:vAlign w:val="center"/>
          </w:tcPr>
          <w:p w14:paraId="18A8D6A0"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991" w:type="dxa"/>
            <w:tcBorders>
              <w:top w:val="nil"/>
              <w:left w:val="nil"/>
              <w:bottom w:val="nil"/>
              <w:right w:val="single" w:sz="4" w:space="0" w:color="auto"/>
            </w:tcBorders>
            <w:vAlign w:val="center"/>
          </w:tcPr>
          <w:p w14:paraId="203E67D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-0.07</w:t>
            </w:r>
          </w:p>
        </w:tc>
      </w:tr>
      <w:tr w:rsidR="00770FEB" w:rsidRPr="00945A48" w14:paraId="6B2B7298"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7C6D0C40" w14:textId="2ECE0694"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2023 02</w:t>
            </w:r>
          </w:p>
        </w:tc>
        <w:tc>
          <w:tcPr>
            <w:tcW w:w="968" w:type="dxa"/>
            <w:tcBorders>
              <w:top w:val="nil"/>
              <w:left w:val="single" w:sz="4" w:space="0" w:color="auto"/>
              <w:bottom w:val="nil"/>
              <w:right w:val="nil"/>
            </w:tcBorders>
            <w:shd w:val="clear" w:color="auto" w:fill="F2F2F2" w:themeFill="background1" w:themeFillShade="F2"/>
            <w:vAlign w:val="center"/>
          </w:tcPr>
          <w:p w14:paraId="7E7BFB77"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-0.14</w:t>
            </w:r>
          </w:p>
        </w:tc>
        <w:tc>
          <w:tcPr>
            <w:tcW w:w="786" w:type="dxa"/>
            <w:tcBorders>
              <w:top w:val="nil"/>
              <w:left w:val="nil"/>
              <w:bottom w:val="nil"/>
              <w:right w:val="nil"/>
            </w:tcBorders>
            <w:shd w:val="clear" w:color="auto" w:fill="F2F2F2" w:themeFill="background1" w:themeFillShade="F2"/>
            <w:vAlign w:val="center"/>
          </w:tcPr>
          <w:p w14:paraId="756B0D1F"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0.08</w:t>
            </w:r>
          </w:p>
        </w:tc>
        <w:tc>
          <w:tcPr>
            <w:tcW w:w="876" w:type="dxa"/>
            <w:tcBorders>
              <w:top w:val="nil"/>
              <w:left w:val="nil"/>
              <w:bottom w:val="nil"/>
              <w:right w:val="single" w:sz="4" w:space="0" w:color="auto"/>
            </w:tcBorders>
            <w:shd w:val="clear" w:color="auto" w:fill="F2F2F2" w:themeFill="background1" w:themeFillShade="F2"/>
            <w:vAlign w:val="center"/>
          </w:tcPr>
          <w:p w14:paraId="26E35912"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0.07</w:t>
            </w:r>
          </w:p>
        </w:tc>
        <w:tc>
          <w:tcPr>
            <w:tcW w:w="1017" w:type="dxa"/>
            <w:tcBorders>
              <w:top w:val="nil"/>
              <w:left w:val="single" w:sz="4" w:space="0" w:color="auto"/>
              <w:bottom w:val="nil"/>
              <w:right w:val="nil"/>
            </w:tcBorders>
            <w:shd w:val="clear" w:color="auto" w:fill="F2F2F2" w:themeFill="background1" w:themeFillShade="F2"/>
            <w:vAlign w:val="center"/>
          </w:tcPr>
          <w:p w14:paraId="7ADCD649"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-0.14</w:t>
            </w:r>
          </w:p>
        </w:tc>
        <w:tc>
          <w:tcPr>
            <w:tcW w:w="787" w:type="dxa"/>
            <w:tcBorders>
              <w:top w:val="nil"/>
              <w:left w:val="nil"/>
              <w:bottom w:val="nil"/>
              <w:right w:val="nil"/>
            </w:tcBorders>
            <w:shd w:val="clear" w:color="auto" w:fill="F2F2F2" w:themeFill="background1" w:themeFillShade="F2"/>
            <w:vAlign w:val="center"/>
          </w:tcPr>
          <w:p w14:paraId="0515AB0E"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shd w:val="clear" w:color="auto" w:fill="F2F2F2" w:themeFill="background1" w:themeFillShade="F2"/>
            <w:vAlign w:val="center"/>
          </w:tcPr>
          <w:p w14:paraId="2B4FE75E"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-0.22</w:t>
            </w:r>
          </w:p>
        </w:tc>
        <w:tc>
          <w:tcPr>
            <w:tcW w:w="747" w:type="dxa"/>
            <w:tcBorders>
              <w:top w:val="nil"/>
              <w:left w:val="single" w:sz="4" w:space="0" w:color="auto"/>
              <w:bottom w:val="nil"/>
              <w:right w:val="nil"/>
            </w:tcBorders>
            <w:shd w:val="clear" w:color="auto" w:fill="F2F2F2" w:themeFill="background1" w:themeFillShade="F2"/>
            <w:vAlign w:val="center"/>
          </w:tcPr>
          <w:p w14:paraId="336BCC3A"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787" w:type="dxa"/>
            <w:tcBorders>
              <w:top w:val="nil"/>
              <w:left w:val="nil"/>
              <w:bottom w:val="nil"/>
              <w:right w:val="nil"/>
            </w:tcBorders>
            <w:shd w:val="clear" w:color="auto" w:fill="F2F2F2" w:themeFill="background1" w:themeFillShade="F2"/>
            <w:vAlign w:val="center"/>
          </w:tcPr>
          <w:p w14:paraId="4986A70F"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0.13</w:t>
            </w:r>
          </w:p>
        </w:tc>
        <w:tc>
          <w:tcPr>
            <w:tcW w:w="991" w:type="dxa"/>
            <w:tcBorders>
              <w:top w:val="nil"/>
              <w:left w:val="nil"/>
              <w:bottom w:val="nil"/>
              <w:right w:val="single" w:sz="4" w:space="0" w:color="auto"/>
            </w:tcBorders>
            <w:shd w:val="clear" w:color="auto" w:fill="F2F2F2" w:themeFill="background1" w:themeFillShade="F2"/>
            <w:vAlign w:val="center"/>
          </w:tcPr>
          <w:p w14:paraId="4DC3CA0F"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r>
      <w:tr w:rsidR="00770FEB" w:rsidRPr="00945A48" w14:paraId="2D2E61A3"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7CD8268E" w14:textId="794CE433"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2023 03</w:t>
            </w:r>
          </w:p>
        </w:tc>
        <w:tc>
          <w:tcPr>
            <w:tcW w:w="968" w:type="dxa"/>
            <w:tcBorders>
              <w:top w:val="nil"/>
              <w:left w:val="single" w:sz="4" w:space="0" w:color="auto"/>
              <w:bottom w:val="nil"/>
              <w:right w:val="nil"/>
            </w:tcBorders>
            <w:vAlign w:val="center"/>
          </w:tcPr>
          <w:p w14:paraId="0B4C00D0"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-0.06</w:t>
            </w:r>
          </w:p>
        </w:tc>
        <w:tc>
          <w:tcPr>
            <w:tcW w:w="786" w:type="dxa"/>
            <w:tcBorders>
              <w:top w:val="nil"/>
              <w:left w:val="nil"/>
              <w:bottom w:val="nil"/>
              <w:right w:val="nil"/>
            </w:tcBorders>
            <w:vAlign w:val="center"/>
          </w:tcPr>
          <w:p w14:paraId="7DC7DC56"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-0.08</w:t>
            </w:r>
          </w:p>
        </w:tc>
        <w:tc>
          <w:tcPr>
            <w:tcW w:w="876" w:type="dxa"/>
            <w:tcBorders>
              <w:top w:val="nil"/>
              <w:left w:val="nil"/>
              <w:bottom w:val="nil"/>
              <w:right w:val="single" w:sz="4" w:space="0" w:color="auto"/>
            </w:tcBorders>
            <w:vAlign w:val="center"/>
          </w:tcPr>
          <w:p w14:paraId="775CD8F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1017" w:type="dxa"/>
            <w:tcBorders>
              <w:top w:val="nil"/>
              <w:left w:val="single" w:sz="4" w:space="0" w:color="auto"/>
              <w:bottom w:val="nil"/>
              <w:right w:val="nil"/>
            </w:tcBorders>
            <w:vAlign w:val="center"/>
          </w:tcPr>
          <w:p w14:paraId="3FFC29D0"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-0.02</w:t>
            </w:r>
          </w:p>
        </w:tc>
        <w:tc>
          <w:tcPr>
            <w:tcW w:w="787" w:type="dxa"/>
            <w:tcBorders>
              <w:top w:val="nil"/>
              <w:left w:val="nil"/>
              <w:bottom w:val="nil"/>
              <w:right w:val="nil"/>
            </w:tcBorders>
            <w:vAlign w:val="center"/>
          </w:tcPr>
          <w:p w14:paraId="47DCDF50"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0.01</w:t>
            </w:r>
          </w:p>
        </w:tc>
        <w:tc>
          <w:tcPr>
            <w:tcW w:w="1146" w:type="dxa"/>
            <w:tcBorders>
              <w:top w:val="nil"/>
              <w:left w:val="nil"/>
              <w:bottom w:val="nil"/>
              <w:right w:val="single" w:sz="4" w:space="0" w:color="auto"/>
            </w:tcBorders>
            <w:vAlign w:val="center"/>
          </w:tcPr>
          <w:p w14:paraId="7F6FD63A"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-0.06</w:t>
            </w:r>
          </w:p>
        </w:tc>
        <w:tc>
          <w:tcPr>
            <w:tcW w:w="747" w:type="dxa"/>
            <w:tcBorders>
              <w:top w:val="nil"/>
              <w:left w:val="single" w:sz="4" w:space="0" w:color="auto"/>
              <w:bottom w:val="nil"/>
              <w:right w:val="nil"/>
            </w:tcBorders>
            <w:vAlign w:val="center"/>
          </w:tcPr>
          <w:p w14:paraId="007A6AEE"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w:t>
            </w:r>
          </w:p>
        </w:tc>
        <w:tc>
          <w:tcPr>
            <w:tcW w:w="787" w:type="dxa"/>
            <w:tcBorders>
              <w:top w:val="nil"/>
              <w:left w:val="nil"/>
              <w:bottom w:val="nil"/>
              <w:right w:val="nil"/>
            </w:tcBorders>
            <w:vAlign w:val="center"/>
          </w:tcPr>
          <w:p w14:paraId="7364E9AD"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-0.02</w:t>
            </w:r>
          </w:p>
        </w:tc>
        <w:tc>
          <w:tcPr>
            <w:tcW w:w="991" w:type="dxa"/>
            <w:tcBorders>
              <w:top w:val="nil"/>
              <w:left w:val="nil"/>
              <w:bottom w:val="nil"/>
              <w:right w:val="single" w:sz="4" w:space="0" w:color="auto"/>
            </w:tcBorders>
            <w:vAlign w:val="center"/>
          </w:tcPr>
          <w:p w14:paraId="01657B0D"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-0.07</w:t>
            </w:r>
          </w:p>
        </w:tc>
      </w:tr>
      <w:tr w:rsidR="00770FEB" w:rsidRPr="00945A48" w14:paraId="2C6C3C81"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676481BB" w14:textId="1EE19933"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2023 04</w:t>
            </w:r>
          </w:p>
        </w:tc>
        <w:tc>
          <w:tcPr>
            <w:tcW w:w="968" w:type="dxa"/>
            <w:tcBorders>
              <w:top w:val="nil"/>
              <w:left w:val="single" w:sz="4" w:space="0" w:color="auto"/>
              <w:bottom w:val="nil"/>
              <w:right w:val="nil"/>
            </w:tcBorders>
            <w:shd w:val="clear" w:color="auto" w:fill="F2F2F2" w:themeFill="background1" w:themeFillShade="F2"/>
            <w:vAlign w:val="center"/>
          </w:tcPr>
          <w:p w14:paraId="15D1CE4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0.08</w:t>
            </w:r>
          </w:p>
        </w:tc>
        <w:tc>
          <w:tcPr>
            <w:tcW w:w="786" w:type="dxa"/>
            <w:tcBorders>
              <w:top w:val="nil"/>
              <w:left w:val="nil"/>
              <w:bottom w:val="nil"/>
              <w:right w:val="nil"/>
            </w:tcBorders>
            <w:shd w:val="clear" w:color="auto" w:fill="F2F2F2" w:themeFill="background1" w:themeFillShade="F2"/>
            <w:vAlign w:val="center"/>
          </w:tcPr>
          <w:p w14:paraId="2CE2FB71"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876" w:type="dxa"/>
            <w:tcBorders>
              <w:top w:val="nil"/>
              <w:left w:val="nil"/>
              <w:bottom w:val="nil"/>
              <w:right w:val="single" w:sz="4" w:space="0" w:color="auto"/>
            </w:tcBorders>
            <w:shd w:val="clear" w:color="auto" w:fill="F2F2F2" w:themeFill="background1" w:themeFillShade="F2"/>
            <w:vAlign w:val="center"/>
          </w:tcPr>
          <w:p w14:paraId="1AD4F7BE"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0.04</w:t>
            </w:r>
          </w:p>
        </w:tc>
        <w:tc>
          <w:tcPr>
            <w:tcW w:w="1017" w:type="dxa"/>
            <w:tcBorders>
              <w:top w:val="nil"/>
              <w:left w:val="single" w:sz="4" w:space="0" w:color="auto"/>
              <w:bottom w:val="nil"/>
              <w:right w:val="nil"/>
            </w:tcBorders>
            <w:shd w:val="clear" w:color="auto" w:fill="F2F2F2" w:themeFill="background1" w:themeFillShade="F2"/>
            <w:vAlign w:val="center"/>
          </w:tcPr>
          <w:p w14:paraId="7730F7C1"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-0.18</w:t>
            </w:r>
          </w:p>
        </w:tc>
        <w:tc>
          <w:tcPr>
            <w:tcW w:w="787" w:type="dxa"/>
            <w:tcBorders>
              <w:top w:val="nil"/>
              <w:left w:val="nil"/>
              <w:bottom w:val="nil"/>
              <w:right w:val="nil"/>
            </w:tcBorders>
            <w:shd w:val="clear" w:color="auto" w:fill="F2F2F2" w:themeFill="background1" w:themeFillShade="F2"/>
            <w:vAlign w:val="center"/>
          </w:tcPr>
          <w:p w14:paraId="2C9DAF1C"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shd w:val="clear" w:color="auto" w:fill="F2F2F2" w:themeFill="background1" w:themeFillShade="F2"/>
            <w:vAlign w:val="center"/>
          </w:tcPr>
          <w:p w14:paraId="385392B9"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-0.09</w:t>
            </w:r>
          </w:p>
        </w:tc>
        <w:tc>
          <w:tcPr>
            <w:tcW w:w="747" w:type="dxa"/>
            <w:tcBorders>
              <w:top w:val="nil"/>
              <w:left w:val="single" w:sz="4" w:space="0" w:color="auto"/>
              <w:bottom w:val="nil"/>
              <w:right w:val="nil"/>
            </w:tcBorders>
            <w:shd w:val="clear" w:color="auto" w:fill="F2F2F2" w:themeFill="background1" w:themeFillShade="F2"/>
            <w:vAlign w:val="center"/>
          </w:tcPr>
          <w:p w14:paraId="79309CF8"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-0.28</w:t>
            </w:r>
          </w:p>
        </w:tc>
        <w:tc>
          <w:tcPr>
            <w:tcW w:w="787" w:type="dxa"/>
            <w:tcBorders>
              <w:top w:val="nil"/>
              <w:left w:val="nil"/>
              <w:bottom w:val="nil"/>
              <w:right w:val="nil"/>
            </w:tcBorders>
            <w:shd w:val="clear" w:color="auto" w:fill="F2F2F2" w:themeFill="background1" w:themeFillShade="F2"/>
            <w:vAlign w:val="center"/>
          </w:tcPr>
          <w:p w14:paraId="5902C729"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-0.17</w:t>
            </w:r>
          </w:p>
        </w:tc>
        <w:tc>
          <w:tcPr>
            <w:tcW w:w="991" w:type="dxa"/>
            <w:tcBorders>
              <w:top w:val="nil"/>
              <w:left w:val="nil"/>
              <w:bottom w:val="nil"/>
              <w:right w:val="single" w:sz="4" w:space="0" w:color="auto"/>
            </w:tcBorders>
            <w:shd w:val="clear" w:color="auto" w:fill="F2F2F2" w:themeFill="background1" w:themeFillShade="F2"/>
            <w:vAlign w:val="center"/>
          </w:tcPr>
          <w:p w14:paraId="5A9F4D7B"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-0.29</w:t>
            </w:r>
          </w:p>
        </w:tc>
      </w:tr>
      <w:tr w:rsidR="00770FEB" w:rsidRPr="00945A48" w14:paraId="5513D576"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4F59EC04" w14:textId="6BB3A43B"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2023 05</w:t>
            </w:r>
          </w:p>
        </w:tc>
        <w:tc>
          <w:tcPr>
            <w:tcW w:w="968" w:type="dxa"/>
            <w:tcBorders>
              <w:top w:val="nil"/>
              <w:left w:val="single" w:sz="4" w:space="0" w:color="auto"/>
              <w:bottom w:val="nil"/>
              <w:right w:val="nil"/>
            </w:tcBorders>
            <w:vAlign w:val="center"/>
          </w:tcPr>
          <w:p w14:paraId="47C03669"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0.14</w:t>
            </w:r>
          </w:p>
        </w:tc>
        <w:tc>
          <w:tcPr>
            <w:tcW w:w="786" w:type="dxa"/>
            <w:tcBorders>
              <w:top w:val="nil"/>
              <w:left w:val="nil"/>
              <w:bottom w:val="nil"/>
              <w:right w:val="nil"/>
            </w:tcBorders>
            <w:vAlign w:val="center"/>
          </w:tcPr>
          <w:p w14:paraId="33F435A2"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876" w:type="dxa"/>
            <w:tcBorders>
              <w:top w:val="nil"/>
              <w:left w:val="nil"/>
              <w:bottom w:val="nil"/>
              <w:right w:val="single" w:sz="4" w:space="0" w:color="auto"/>
            </w:tcBorders>
            <w:vAlign w:val="center"/>
          </w:tcPr>
          <w:p w14:paraId="3ABA5960"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0.04</w:t>
            </w:r>
          </w:p>
        </w:tc>
        <w:tc>
          <w:tcPr>
            <w:tcW w:w="1017" w:type="dxa"/>
            <w:tcBorders>
              <w:top w:val="nil"/>
              <w:left w:val="single" w:sz="4" w:space="0" w:color="auto"/>
              <w:bottom w:val="nil"/>
              <w:right w:val="nil"/>
            </w:tcBorders>
            <w:vAlign w:val="center"/>
          </w:tcPr>
          <w:p w14:paraId="1A03835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-0.21</w:t>
            </w:r>
          </w:p>
        </w:tc>
        <w:tc>
          <w:tcPr>
            <w:tcW w:w="787" w:type="dxa"/>
            <w:tcBorders>
              <w:top w:val="nil"/>
              <w:left w:val="nil"/>
              <w:bottom w:val="nil"/>
              <w:right w:val="nil"/>
            </w:tcBorders>
            <w:vAlign w:val="center"/>
          </w:tcPr>
          <w:p w14:paraId="13D203FC"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vAlign w:val="center"/>
          </w:tcPr>
          <w:p w14:paraId="7AEFA58C"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-0.16</w:t>
            </w:r>
          </w:p>
        </w:tc>
        <w:tc>
          <w:tcPr>
            <w:tcW w:w="747" w:type="dxa"/>
            <w:tcBorders>
              <w:top w:val="nil"/>
              <w:left w:val="single" w:sz="4" w:space="0" w:color="auto"/>
              <w:bottom w:val="nil"/>
              <w:right w:val="nil"/>
            </w:tcBorders>
            <w:vAlign w:val="center"/>
          </w:tcPr>
          <w:p w14:paraId="56AEE53E"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0.08</w:t>
            </w:r>
          </w:p>
        </w:tc>
        <w:tc>
          <w:tcPr>
            <w:tcW w:w="787" w:type="dxa"/>
            <w:tcBorders>
              <w:top w:val="nil"/>
              <w:left w:val="nil"/>
              <w:bottom w:val="nil"/>
              <w:right w:val="nil"/>
            </w:tcBorders>
            <w:vAlign w:val="center"/>
          </w:tcPr>
          <w:p w14:paraId="0E9D5F42"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991" w:type="dxa"/>
            <w:tcBorders>
              <w:top w:val="nil"/>
              <w:left w:val="nil"/>
              <w:bottom w:val="nil"/>
              <w:right w:val="single" w:sz="4" w:space="0" w:color="auto"/>
            </w:tcBorders>
            <w:vAlign w:val="center"/>
          </w:tcPr>
          <w:p w14:paraId="465C1163"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0.02</w:t>
            </w:r>
          </w:p>
        </w:tc>
      </w:tr>
      <w:tr w:rsidR="00770FEB" w:rsidRPr="00945A48" w14:paraId="2DB76BD5"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74F0E92E" w14:textId="3866A8B2"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2023 06</w:t>
            </w:r>
          </w:p>
        </w:tc>
        <w:tc>
          <w:tcPr>
            <w:tcW w:w="968" w:type="dxa"/>
            <w:tcBorders>
              <w:top w:val="nil"/>
              <w:left w:val="single" w:sz="4" w:space="0" w:color="auto"/>
              <w:bottom w:val="nil"/>
              <w:right w:val="nil"/>
            </w:tcBorders>
            <w:shd w:val="clear" w:color="auto" w:fill="F2F2F2" w:themeFill="background1" w:themeFillShade="F2"/>
            <w:vAlign w:val="center"/>
          </w:tcPr>
          <w:p w14:paraId="592E7754"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0.41</w:t>
            </w:r>
          </w:p>
        </w:tc>
        <w:tc>
          <w:tcPr>
            <w:tcW w:w="786" w:type="dxa"/>
            <w:tcBorders>
              <w:top w:val="nil"/>
              <w:left w:val="nil"/>
              <w:bottom w:val="nil"/>
              <w:right w:val="nil"/>
            </w:tcBorders>
            <w:shd w:val="clear" w:color="auto" w:fill="F2F2F2" w:themeFill="background1" w:themeFillShade="F2"/>
            <w:vAlign w:val="center"/>
          </w:tcPr>
          <w:p w14:paraId="66A4C7D3"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0.37</w:t>
            </w:r>
          </w:p>
        </w:tc>
        <w:tc>
          <w:tcPr>
            <w:tcW w:w="876" w:type="dxa"/>
            <w:tcBorders>
              <w:top w:val="nil"/>
              <w:left w:val="nil"/>
              <w:bottom w:val="nil"/>
              <w:right w:val="single" w:sz="4" w:space="0" w:color="auto"/>
            </w:tcBorders>
            <w:shd w:val="clear" w:color="auto" w:fill="F2F2F2" w:themeFill="background1" w:themeFillShade="F2"/>
            <w:vAlign w:val="center"/>
          </w:tcPr>
          <w:p w14:paraId="5A92E296"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0.44</w:t>
            </w:r>
          </w:p>
        </w:tc>
        <w:tc>
          <w:tcPr>
            <w:tcW w:w="1017" w:type="dxa"/>
            <w:tcBorders>
              <w:top w:val="nil"/>
              <w:left w:val="single" w:sz="4" w:space="0" w:color="auto"/>
              <w:bottom w:val="nil"/>
              <w:right w:val="nil"/>
            </w:tcBorders>
            <w:shd w:val="clear" w:color="auto" w:fill="F2F2F2" w:themeFill="background1" w:themeFillShade="F2"/>
            <w:vAlign w:val="center"/>
          </w:tcPr>
          <w:p w14:paraId="500B74C6"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0.01</w:t>
            </w:r>
          </w:p>
        </w:tc>
        <w:tc>
          <w:tcPr>
            <w:tcW w:w="787" w:type="dxa"/>
            <w:tcBorders>
              <w:top w:val="nil"/>
              <w:left w:val="nil"/>
              <w:bottom w:val="nil"/>
              <w:right w:val="nil"/>
            </w:tcBorders>
            <w:shd w:val="clear" w:color="auto" w:fill="F2F2F2" w:themeFill="background1" w:themeFillShade="F2"/>
            <w:vAlign w:val="center"/>
          </w:tcPr>
          <w:p w14:paraId="628BB96D"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0.08</w:t>
            </w:r>
          </w:p>
        </w:tc>
        <w:tc>
          <w:tcPr>
            <w:tcW w:w="1146" w:type="dxa"/>
            <w:tcBorders>
              <w:top w:val="nil"/>
              <w:left w:val="nil"/>
              <w:bottom w:val="nil"/>
              <w:right w:val="single" w:sz="4" w:space="0" w:color="auto"/>
            </w:tcBorders>
            <w:shd w:val="clear" w:color="auto" w:fill="F2F2F2" w:themeFill="background1" w:themeFillShade="F2"/>
            <w:vAlign w:val="center"/>
          </w:tcPr>
          <w:p w14:paraId="25558136"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-0.02</w:t>
            </w:r>
          </w:p>
        </w:tc>
        <w:tc>
          <w:tcPr>
            <w:tcW w:w="747" w:type="dxa"/>
            <w:tcBorders>
              <w:top w:val="nil"/>
              <w:left w:val="single" w:sz="4" w:space="0" w:color="auto"/>
              <w:bottom w:val="nil"/>
              <w:right w:val="nil"/>
            </w:tcBorders>
            <w:shd w:val="clear" w:color="auto" w:fill="F2F2F2" w:themeFill="background1" w:themeFillShade="F2"/>
            <w:vAlign w:val="center"/>
          </w:tcPr>
          <w:p w14:paraId="5C4ABCB2"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w:t>
            </w:r>
          </w:p>
        </w:tc>
        <w:tc>
          <w:tcPr>
            <w:tcW w:w="787" w:type="dxa"/>
            <w:tcBorders>
              <w:top w:val="nil"/>
              <w:left w:val="nil"/>
              <w:bottom w:val="nil"/>
              <w:right w:val="nil"/>
            </w:tcBorders>
            <w:shd w:val="clear" w:color="auto" w:fill="F2F2F2" w:themeFill="background1" w:themeFillShade="F2"/>
            <w:vAlign w:val="center"/>
          </w:tcPr>
          <w:p w14:paraId="3A35EED4"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0.06</w:t>
            </w:r>
          </w:p>
        </w:tc>
        <w:tc>
          <w:tcPr>
            <w:tcW w:w="991" w:type="dxa"/>
            <w:tcBorders>
              <w:top w:val="nil"/>
              <w:left w:val="nil"/>
              <w:bottom w:val="nil"/>
              <w:right w:val="single" w:sz="4" w:space="0" w:color="auto"/>
            </w:tcBorders>
            <w:shd w:val="clear" w:color="auto" w:fill="F2F2F2" w:themeFill="background1" w:themeFillShade="F2"/>
            <w:vAlign w:val="center"/>
          </w:tcPr>
          <w:p w14:paraId="4217FFA6"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0.01</w:t>
            </w:r>
          </w:p>
        </w:tc>
      </w:tr>
      <w:tr w:rsidR="00770FEB" w:rsidRPr="00945A48" w14:paraId="3D3323AA" w14:textId="77777777" w:rsidTr="00FB3CEF">
        <w:trPr>
          <w:trHeight w:hRule="exact" w:val="340"/>
          <w:jc w:val="center"/>
        </w:trPr>
        <w:tc>
          <w:tcPr>
            <w:tcW w:w="895" w:type="dxa"/>
            <w:tcBorders>
              <w:top w:val="nil"/>
              <w:left w:val="single" w:sz="4" w:space="0" w:color="auto"/>
              <w:bottom w:val="single" w:sz="4" w:space="0" w:color="auto"/>
              <w:right w:val="single" w:sz="4" w:space="0" w:color="auto"/>
            </w:tcBorders>
            <w:vAlign w:val="bottom"/>
          </w:tcPr>
          <w:p w14:paraId="70B08CC3" w14:textId="3E63FAAB" w:rsidR="00770FEB" w:rsidRPr="00945A48" w:rsidRDefault="00770FEB" w:rsidP="00770FEB">
            <w:pPr>
              <w:rPr>
                <w:rFonts w:asciiTheme="majorHAnsi" w:eastAsiaTheme="majorEastAsia" w:hAnsiTheme="majorHAnsi" w:cstheme="majorHAnsi"/>
                <w:sz w:val="18"/>
                <w:szCs w:val="18"/>
              </w:rPr>
            </w:pPr>
            <w:r w:rsidRPr="00945A48">
              <w:rPr>
                <w:rFonts w:asciiTheme="majorHAnsi" w:hAnsiTheme="majorHAnsi" w:cstheme="majorHAnsi"/>
                <w:color w:val="000000"/>
                <w:sz w:val="18"/>
                <w:szCs w:val="18"/>
              </w:rPr>
              <w:t>2023 07</w:t>
            </w:r>
          </w:p>
        </w:tc>
        <w:tc>
          <w:tcPr>
            <w:tcW w:w="968" w:type="dxa"/>
            <w:tcBorders>
              <w:top w:val="nil"/>
              <w:left w:val="single" w:sz="4" w:space="0" w:color="auto"/>
              <w:bottom w:val="single" w:sz="4" w:space="0" w:color="auto"/>
              <w:right w:val="nil"/>
            </w:tcBorders>
            <w:vAlign w:val="center"/>
          </w:tcPr>
          <w:p w14:paraId="4015127F"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0.65</w:t>
            </w:r>
          </w:p>
        </w:tc>
        <w:tc>
          <w:tcPr>
            <w:tcW w:w="786" w:type="dxa"/>
            <w:tcBorders>
              <w:top w:val="nil"/>
              <w:left w:val="nil"/>
              <w:bottom w:val="single" w:sz="4" w:space="0" w:color="auto"/>
              <w:right w:val="nil"/>
            </w:tcBorders>
            <w:vAlign w:val="center"/>
          </w:tcPr>
          <w:p w14:paraId="03735D25"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0.39</w:t>
            </w:r>
          </w:p>
        </w:tc>
        <w:tc>
          <w:tcPr>
            <w:tcW w:w="876" w:type="dxa"/>
            <w:tcBorders>
              <w:top w:val="nil"/>
              <w:left w:val="nil"/>
              <w:bottom w:val="single" w:sz="4" w:space="0" w:color="auto"/>
              <w:right w:val="single" w:sz="4" w:space="0" w:color="auto"/>
            </w:tcBorders>
            <w:vAlign w:val="center"/>
          </w:tcPr>
          <w:p w14:paraId="7BC90118"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0.48</w:t>
            </w:r>
          </w:p>
        </w:tc>
        <w:tc>
          <w:tcPr>
            <w:tcW w:w="1017" w:type="dxa"/>
            <w:tcBorders>
              <w:top w:val="nil"/>
              <w:left w:val="single" w:sz="4" w:space="0" w:color="auto"/>
              <w:bottom w:val="single" w:sz="4" w:space="0" w:color="auto"/>
              <w:right w:val="nil"/>
            </w:tcBorders>
            <w:vAlign w:val="center"/>
          </w:tcPr>
          <w:p w14:paraId="693BFFCF"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w:t>
            </w:r>
          </w:p>
        </w:tc>
        <w:tc>
          <w:tcPr>
            <w:tcW w:w="787" w:type="dxa"/>
            <w:tcBorders>
              <w:top w:val="nil"/>
              <w:left w:val="nil"/>
              <w:bottom w:val="single" w:sz="4" w:space="0" w:color="auto"/>
              <w:right w:val="nil"/>
            </w:tcBorders>
            <w:vAlign w:val="center"/>
          </w:tcPr>
          <w:p w14:paraId="3DD19F69"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-0.07</w:t>
            </w:r>
          </w:p>
        </w:tc>
        <w:tc>
          <w:tcPr>
            <w:tcW w:w="1146" w:type="dxa"/>
            <w:tcBorders>
              <w:top w:val="nil"/>
              <w:left w:val="nil"/>
              <w:bottom w:val="single" w:sz="4" w:space="0" w:color="auto"/>
              <w:right w:val="single" w:sz="4" w:space="0" w:color="auto"/>
            </w:tcBorders>
            <w:vAlign w:val="center"/>
          </w:tcPr>
          <w:p w14:paraId="2DDD589C"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-0.13</w:t>
            </w:r>
          </w:p>
        </w:tc>
        <w:tc>
          <w:tcPr>
            <w:tcW w:w="747" w:type="dxa"/>
            <w:tcBorders>
              <w:top w:val="nil"/>
              <w:left w:val="single" w:sz="4" w:space="0" w:color="auto"/>
              <w:bottom w:val="single" w:sz="4" w:space="0" w:color="auto"/>
              <w:right w:val="nil"/>
            </w:tcBorders>
            <w:vAlign w:val="center"/>
          </w:tcPr>
          <w:p w14:paraId="1F9D2DDE"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w:t>
            </w:r>
          </w:p>
        </w:tc>
        <w:tc>
          <w:tcPr>
            <w:tcW w:w="787" w:type="dxa"/>
            <w:tcBorders>
              <w:top w:val="nil"/>
              <w:left w:val="nil"/>
              <w:bottom w:val="single" w:sz="4" w:space="0" w:color="auto"/>
              <w:right w:val="nil"/>
            </w:tcBorders>
            <w:vAlign w:val="center"/>
          </w:tcPr>
          <w:p w14:paraId="6BF56547"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0.04</w:t>
            </w:r>
          </w:p>
        </w:tc>
        <w:tc>
          <w:tcPr>
            <w:tcW w:w="991" w:type="dxa"/>
            <w:tcBorders>
              <w:top w:val="nil"/>
              <w:left w:val="nil"/>
              <w:bottom w:val="single" w:sz="4" w:space="0" w:color="auto"/>
              <w:right w:val="single" w:sz="4" w:space="0" w:color="auto"/>
            </w:tcBorders>
            <w:vAlign w:val="center"/>
          </w:tcPr>
          <w:p w14:paraId="403B4782" w14:textId="77777777" w:rsidR="00770FEB" w:rsidRPr="00945A48" w:rsidRDefault="00770FEB" w:rsidP="00770FE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-0.01</w:t>
            </w:r>
          </w:p>
        </w:tc>
      </w:tr>
      <w:tr w:rsidR="006E0164" w:rsidRPr="00945A48" w14:paraId="09FE5A3A" w14:textId="77777777" w:rsidTr="00FB3CEF">
        <w:trPr>
          <w:trHeight w:hRule="exact" w:val="340"/>
          <w:jc w:val="center"/>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DEBF7A3" w14:textId="67D7096E" w:rsidR="006E74DD" w:rsidRPr="00945A48" w:rsidRDefault="005E7958" w:rsidP="00823D6B">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átlag</w:t>
            </w:r>
          </w:p>
        </w:tc>
        <w:tc>
          <w:tcPr>
            <w:tcW w:w="968"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108821FA"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786" w:type="dxa"/>
            <w:tcBorders>
              <w:top w:val="single" w:sz="4" w:space="0" w:color="auto"/>
              <w:left w:val="nil"/>
              <w:bottom w:val="single" w:sz="4" w:space="0" w:color="auto"/>
              <w:right w:val="nil"/>
            </w:tcBorders>
            <w:shd w:val="clear" w:color="auto" w:fill="F2F2F2" w:themeFill="background1" w:themeFillShade="F2"/>
            <w:vAlign w:val="center"/>
          </w:tcPr>
          <w:p w14:paraId="518C2DBD"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0.02</w:t>
            </w:r>
          </w:p>
        </w:tc>
        <w:tc>
          <w:tcPr>
            <w:tcW w:w="876"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9C3952A"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0.01</w:t>
            </w:r>
          </w:p>
        </w:tc>
        <w:tc>
          <w:tcPr>
            <w:tcW w:w="1017"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2F3E1625"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0.00</w:t>
            </w:r>
          </w:p>
        </w:tc>
        <w:tc>
          <w:tcPr>
            <w:tcW w:w="787" w:type="dxa"/>
            <w:tcBorders>
              <w:top w:val="single" w:sz="4" w:space="0" w:color="auto"/>
              <w:left w:val="nil"/>
              <w:bottom w:val="single" w:sz="4" w:space="0" w:color="auto"/>
              <w:right w:val="nil"/>
            </w:tcBorders>
            <w:shd w:val="clear" w:color="auto" w:fill="F2F2F2" w:themeFill="background1" w:themeFillShade="F2"/>
            <w:vAlign w:val="center"/>
          </w:tcPr>
          <w:p w14:paraId="7BE45185"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1146"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118517C"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-0.01</w:t>
            </w:r>
          </w:p>
        </w:tc>
        <w:tc>
          <w:tcPr>
            <w:tcW w:w="747"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1CFAA065"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0.00</w:t>
            </w:r>
          </w:p>
        </w:tc>
        <w:tc>
          <w:tcPr>
            <w:tcW w:w="787" w:type="dxa"/>
            <w:tcBorders>
              <w:top w:val="single" w:sz="4" w:space="0" w:color="auto"/>
              <w:left w:val="nil"/>
              <w:bottom w:val="single" w:sz="4" w:space="0" w:color="auto"/>
              <w:right w:val="nil"/>
            </w:tcBorders>
            <w:shd w:val="clear" w:color="auto" w:fill="F2F2F2" w:themeFill="background1" w:themeFillShade="F2"/>
            <w:vAlign w:val="center"/>
          </w:tcPr>
          <w:p w14:paraId="55E80BD2"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c>
          <w:tcPr>
            <w:tcW w:w="991"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421A676B" w14:textId="77777777" w:rsidR="006E74DD" w:rsidRPr="00945A48" w:rsidRDefault="006E74DD" w:rsidP="007462DF">
            <w:pPr>
              <w:jc w:val="center"/>
              <w:rPr>
                <w:rFonts w:asciiTheme="majorHAnsi" w:eastAsiaTheme="majorEastAsia" w:hAnsiTheme="majorHAnsi" w:cstheme="majorHAnsi"/>
                <w:sz w:val="18"/>
                <w:szCs w:val="18"/>
              </w:rPr>
            </w:pPr>
            <w:r w:rsidRPr="00945A48">
              <w:rPr>
                <w:rFonts w:asciiTheme="majorHAnsi" w:eastAsiaTheme="majorEastAsia" w:hAnsiTheme="majorHAnsi" w:cstheme="majorHAnsi"/>
                <w:sz w:val="18"/>
                <w:szCs w:val="18"/>
              </w:rPr>
              <w:t>0.03</w:t>
            </w:r>
          </w:p>
        </w:tc>
      </w:tr>
    </w:tbl>
    <w:p w14:paraId="1B085FFB" w14:textId="66769BE4" w:rsidR="007E0757" w:rsidRDefault="007E0757" w:rsidP="005152C8">
      <w:pPr>
        <w:rPr>
          <w:ins w:id="971" w:author="Krisztián Károlyi" w:date="2024-03-27T18:12:00Z"/>
        </w:rPr>
      </w:pPr>
    </w:p>
    <w:p w14:paraId="4656C788" w14:textId="3E5C9DF1" w:rsidR="00DF6A33" w:rsidRDefault="004E32DC" w:rsidP="005152C8">
      <w:pPr>
        <w:rPr>
          <w:ins w:id="972" w:author="Krisztián Károlyi" w:date="2024-03-27T17:39:00Z"/>
        </w:rPr>
      </w:pPr>
      <w:ins w:id="973" w:author="Krisztián Károlyi" w:date="2024-03-27T18:21:00Z">
        <w:r w:rsidRPr="004E32DC">
          <w:rPr>
            <w:noProof/>
          </w:rPr>
          <w:drawing>
            <wp:inline distT="0" distB="0" distL="0" distR="0" wp14:anchorId="0223F11C" wp14:editId="51E50510">
              <wp:extent cx="5716905" cy="1502637"/>
              <wp:effectExtent l="19050" t="19050" r="17145" b="21590"/>
              <wp:docPr id="59364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41312" name=""/>
                      <pic:cNvPicPr/>
                    </pic:nvPicPr>
                    <pic:blipFill>
                      <a:blip r:embed="rId25"/>
                      <a:stretch>
                        <a:fillRect/>
                      </a:stretch>
                    </pic:blipFill>
                    <pic:spPr>
                      <a:xfrm>
                        <a:off x="0" y="0"/>
                        <a:ext cx="5718747" cy="1503121"/>
                      </a:xfrm>
                      <a:prstGeom prst="rect">
                        <a:avLst/>
                      </a:prstGeom>
                      <a:ln>
                        <a:solidFill>
                          <a:schemeClr val="tx1"/>
                        </a:solidFill>
                      </a:ln>
                    </pic:spPr>
                  </pic:pic>
                </a:graphicData>
              </a:graphic>
            </wp:inline>
          </w:drawing>
        </w:r>
      </w:ins>
    </w:p>
    <w:p w14:paraId="7908AE18" w14:textId="78BEB17D" w:rsidR="00DF6A33" w:rsidRDefault="00DF6A33">
      <w:pPr>
        <w:rPr>
          <w:ins w:id="974" w:author="Krisztián Károlyi" w:date="2024-03-27T18:11:00Z"/>
          <w:noProof/>
        </w:rPr>
      </w:pPr>
      <w:ins w:id="975" w:author="Krisztián Károlyi" w:date="2024-03-27T18:11:00Z">
        <w:r w:rsidRPr="00DF6A33">
          <w:rPr>
            <w:noProof/>
          </w:rPr>
          <w:t xml:space="preserve"> </w:t>
        </w:r>
      </w:ins>
    </w:p>
    <w:p w14:paraId="23B76CBF" w14:textId="73243032" w:rsidR="00DF6A33" w:rsidRDefault="00DF6A33">
      <w:pPr>
        <w:rPr>
          <w:ins w:id="976" w:author="Krisztián Károlyi" w:date="2024-03-27T18:11:00Z"/>
          <w:noProof/>
        </w:rPr>
      </w:pPr>
    </w:p>
    <w:p w14:paraId="5AE14CF9" w14:textId="47EE5911" w:rsidR="00DF6A33" w:rsidRDefault="00DF6A33">
      <w:pPr>
        <w:rPr>
          <w:ins w:id="977" w:author="Krisztián Károlyi" w:date="2024-03-27T18:12:00Z"/>
          <w:noProof/>
        </w:rPr>
      </w:pPr>
    </w:p>
    <w:p w14:paraId="41A036EA" w14:textId="5CA465A0" w:rsidR="007E0757" w:rsidRDefault="007E0757">
      <w:pPr>
        <w:rPr>
          <w:ins w:id="978" w:author="Krisztián Károlyi" w:date="2024-03-27T17:39:00Z"/>
        </w:rPr>
      </w:pPr>
      <w:ins w:id="979" w:author="Krisztián Károlyi" w:date="2024-03-27T17:39:00Z">
        <w:r>
          <w:br w:type="page"/>
        </w:r>
      </w:ins>
    </w:p>
    <w:p w14:paraId="27B0807D" w14:textId="47EF7923" w:rsidR="006E74DD" w:rsidRPr="00945A48" w:rsidDel="00D52922" w:rsidRDefault="00BD5E42" w:rsidP="005152C8">
      <w:pPr>
        <w:rPr>
          <w:del w:id="980" w:author="Krisztián Károlyi" w:date="2024-03-27T17:39:00Z"/>
          <w:rFonts w:eastAsiaTheme="majorEastAsia"/>
          <w:b/>
          <w:sz w:val="32"/>
          <w:szCs w:val="32"/>
        </w:rPr>
      </w:pPr>
      <w:del w:id="981" w:author="Krisztián Károlyi" w:date="2024-03-27T17:39:00Z">
        <w:r w:rsidRPr="00945A48" w:rsidDel="007E0757">
          <w:lastRenderedPageBreak/>
          <w:br w:type="page"/>
        </w:r>
      </w:del>
    </w:p>
    <w:p w14:paraId="3EE86687" w14:textId="4CC3795C" w:rsidR="008D30FF" w:rsidRPr="00945A48" w:rsidRDefault="00F535B7">
      <w:r w:rsidRPr="00945A48">
        <w:rPr>
          <w:noProof/>
        </w:rPr>
        <mc:AlternateContent>
          <mc:Choice Requires="wpg">
            <w:drawing>
              <wp:anchor distT="0" distB="0" distL="114300" distR="114300" simplePos="0" relativeHeight="251666432" behindDoc="0" locked="0" layoutInCell="1" allowOverlap="1" wp14:anchorId="02139AD0" wp14:editId="7FFF90EB">
                <wp:simplePos x="0" y="0"/>
                <wp:positionH relativeFrom="column">
                  <wp:posOffset>-6709</wp:posOffset>
                </wp:positionH>
                <wp:positionV relativeFrom="paragraph">
                  <wp:posOffset>-1933</wp:posOffset>
                </wp:positionV>
                <wp:extent cx="5716905" cy="8803033"/>
                <wp:effectExtent l="0" t="0" r="17145" b="0"/>
                <wp:wrapNone/>
                <wp:docPr id="1877832342" name="Group 7"/>
                <wp:cNvGraphicFramePr/>
                <a:graphic xmlns:a="http://schemas.openxmlformats.org/drawingml/2006/main">
                  <a:graphicData uri="http://schemas.microsoft.com/office/word/2010/wordprocessingGroup">
                    <wpg:wgp>
                      <wpg:cNvGrpSpPr/>
                      <wpg:grpSpPr>
                        <a:xfrm>
                          <a:off x="0" y="0"/>
                          <a:ext cx="5716905" cy="8803033"/>
                          <a:chOff x="0" y="0"/>
                          <a:chExt cx="5716905" cy="8158480"/>
                        </a:xfrm>
                      </wpg:grpSpPr>
                      <wpg:grpSp>
                        <wpg:cNvPr id="1692497922" name="Group 6"/>
                        <wpg:cNvGrpSpPr/>
                        <wpg:grpSpPr>
                          <a:xfrm>
                            <a:off x="0" y="0"/>
                            <a:ext cx="5716905" cy="7845348"/>
                            <a:chOff x="0" y="0"/>
                            <a:chExt cx="5716905" cy="7845348"/>
                          </a:xfrm>
                        </wpg:grpSpPr>
                        <wpg:graphicFrame>
                          <wpg:cNvPr id="1041009072" name="Chart 1">
                            <a:extLst>
                              <a:ext uri="{FF2B5EF4-FFF2-40B4-BE49-F238E27FC236}">
                                <a16:creationId xmlns:a16="http://schemas.microsoft.com/office/drawing/2014/main" id="{85AC2FB4-EB2C-A134-30EF-70334FF96089}"/>
                              </a:ext>
                            </a:extLst>
                          </wpg:cNvPr>
                          <wpg:cNvFrPr/>
                          <wpg:xfrm>
                            <a:off x="0" y="0"/>
                            <a:ext cx="5716905" cy="2536190"/>
                          </wpg:xfrm>
                          <a:graphic>
                            <a:graphicData uri="http://schemas.openxmlformats.org/drawingml/2006/chart">
                              <c:chart xmlns:c="http://schemas.openxmlformats.org/drawingml/2006/chart" xmlns:r="http://schemas.openxmlformats.org/officeDocument/2006/relationships" r:id="rId26"/>
                            </a:graphicData>
                          </a:graphic>
                        </wpg:graphicFrame>
                        <wpg:graphicFrame>
                          <wpg:cNvPr id="705181795" name="Chart 1">
                            <a:extLst>
                              <a:ext uri="{FF2B5EF4-FFF2-40B4-BE49-F238E27FC236}">
                                <a16:creationId xmlns:a16="http://schemas.microsoft.com/office/drawing/2014/main" id="{BCF662BC-340F-4288-9595-51D62124ED9B}"/>
                              </a:ext>
                            </a:extLst>
                          </wpg:cNvPr>
                          <wpg:cNvFrPr/>
                          <wpg:xfrm>
                            <a:off x="0" y="2626156"/>
                            <a:ext cx="5716905" cy="2536190"/>
                          </wpg:xfrm>
                          <a:graphic>
                            <a:graphicData uri="http://schemas.openxmlformats.org/drawingml/2006/chart">
                              <c:chart xmlns:c="http://schemas.openxmlformats.org/drawingml/2006/chart" xmlns:r="http://schemas.openxmlformats.org/officeDocument/2006/relationships" r:id="rId27"/>
                            </a:graphicData>
                          </a:graphic>
                        </wpg:graphicFrame>
                        <wpg:graphicFrame>
                          <wpg:cNvPr id="678449130" name="Chart 1">
                            <a:extLst>
                              <a:ext uri="{FF2B5EF4-FFF2-40B4-BE49-F238E27FC236}">
                                <a16:creationId xmlns:a16="http://schemas.microsoft.com/office/drawing/2014/main" id="{41DDEC84-1BCA-0AA5-E902-C868E7ACB3F1}"/>
                              </a:ext>
                            </a:extLst>
                          </wpg:cNvPr>
                          <wpg:cNvFrPr/>
                          <wpg:xfrm>
                            <a:off x="0" y="5259628"/>
                            <a:ext cx="5716905" cy="2585720"/>
                          </wpg:xfrm>
                          <a:graphic>
                            <a:graphicData uri="http://schemas.openxmlformats.org/drawingml/2006/chart">
                              <c:chart xmlns:c="http://schemas.openxmlformats.org/drawingml/2006/chart" xmlns:r="http://schemas.openxmlformats.org/officeDocument/2006/relationships" r:id="rId28"/>
                            </a:graphicData>
                          </a:graphic>
                        </wpg:graphicFrame>
                      </wpg:grpSp>
                      <wps:wsp>
                        <wps:cNvPr id="617602555" name="Text Box 1"/>
                        <wps:cNvSpPr txBox="1"/>
                        <wps:spPr>
                          <a:xfrm>
                            <a:off x="0" y="7900035"/>
                            <a:ext cx="5716905" cy="258445"/>
                          </a:xfrm>
                          <a:prstGeom prst="rect">
                            <a:avLst/>
                          </a:prstGeom>
                          <a:solidFill>
                            <a:prstClr val="white"/>
                          </a:solidFill>
                          <a:ln>
                            <a:noFill/>
                          </a:ln>
                        </wps:spPr>
                        <wps:txbx>
                          <w:txbxContent>
                            <w:p w14:paraId="5BA1EBFF" w14:textId="13F37E74" w:rsidR="00122643" w:rsidRPr="00122643" w:rsidRDefault="00122643" w:rsidP="00122643">
                              <w:pPr>
                                <w:pStyle w:val="Caption"/>
                                <w:jc w:val="center"/>
                                <w:rPr>
                                  <w:noProof/>
                                  <w:color w:val="auto"/>
                                  <w:sz w:val="24"/>
                                  <w:szCs w:val="24"/>
                                  <w:lang w:val="en-GB"/>
                                </w:rPr>
                              </w:pPr>
                              <w:r w:rsidRPr="00122643">
                                <w:rPr>
                                  <w:b/>
                                  <w:bCs/>
                                  <w:color w:val="auto"/>
                                  <w:lang w:val="en-GB"/>
                                </w:rPr>
                                <w:t xml:space="preserve">XY. </w:t>
                              </w:r>
                              <w:proofErr w:type="spellStart"/>
                              <w:r w:rsidR="0077154E">
                                <w:rPr>
                                  <w:b/>
                                  <w:bCs/>
                                  <w:color w:val="auto"/>
                                  <w:lang w:val="en-GB"/>
                                </w:rPr>
                                <w:t>á</w:t>
                              </w:r>
                              <w:r w:rsidRPr="00122643">
                                <w:rPr>
                                  <w:b/>
                                  <w:bCs/>
                                  <w:color w:val="auto"/>
                                  <w:lang w:val="en-GB"/>
                                </w:rPr>
                                <w:t>bra</w:t>
                              </w:r>
                              <w:proofErr w:type="spellEnd"/>
                              <w:r w:rsidRPr="00122643">
                                <w:rPr>
                                  <w:b/>
                                  <w:bCs/>
                                  <w:color w:val="auto"/>
                                  <w:lang w:val="en-GB"/>
                                </w:rPr>
                                <w:t>:</w:t>
                              </w:r>
                              <w:r w:rsidRPr="00122643">
                                <w:rPr>
                                  <w:color w:val="auto"/>
                                  <w:lang w:val="en-GB"/>
                                </w:rPr>
                                <w:t xml:space="preserve"> A </w:t>
                              </w:r>
                              <w:proofErr w:type="spellStart"/>
                              <w:r w:rsidRPr="00122643">
                                <w:rPr>
                                  <w:color w:val="auto"/>
                                  <w:lang w:val="en-GB"/>
                                </w:rPr>
                                <w:t>különböző</w:t>
                              </w:r>
                              <w:proofErr w:type="spellEnd"/>
                              <w:r w:rsidRPr="00122643">
                                <w:rPr>
                                  <w:color w:val="auto"/>
                                  <w:lang w:val="en-GB"/>
                                </w:rPr>
                                <w:t xml:space="preserve"> </w:t>
                              </w:r>
                              <w:proofErr w:type="spellStart"/>
                              <w:r w:rsidRPr="00122643">
                                <w:rPr>
                                  <w:color w:val="auto"/>
                                  <w:lang w:val="en-GB"/>
                                </w:rPr>
                                <w:t>modellek</w:t>
                              </w:r>
                              <w:proofErr w:type="spellEnd"/>
                              <w:r w:rsidRPr="00122643">
                                <w:rPr>
                                  <w:color w:val="auto"/>
                                  <w:lang w:val="en-GB"/>
                                </w:rPr>
                                <w:t xml:space="preserve"> </w:t>
                              </w:r>
                              <w:proofErr w:type="spellStart"/>
                              <w:r w:rsidRPr="00122643">
                                <w:rPr>
                                  <w:color w:val="auto"/>
                                  <w:lang w:val="en-GB"/>
                                </w:rPr>
                                <w:t>előrejelzései</w:t>
                              </w:r>
                              <w:proofErr w:type="spellEnd"/>
                              <w:r w:rsidRPr="00122643">
                                <w:rPr>
                                  <w:color w:val="auto"/>
                                  <w:lang w:val="en-GB"/>
                                </w:rPr>
                                <w:t xml:space="preserve"> a </w:t>
                              </w:r>
                              <w:proofErr w:type="spellStart"/>
                              <w:r w:rsidRPr="00122643">
                                <w:rPr>
                                  <w:color w:val="auto"/>
                                  <w:lang w:val="en-GB"/>
                                </w:rPr>
                                <w:t>teszt</w:t>
                              </w:r>
                              <w:proofErr w:type="spellEnd"/>
                              <w:r w:rsidRPr="00122643">
                                <w:rPr>
                                  <w:color w:val="auto"/>
                                  <w:lang w:val="en-GB"/>
                                </w:rPr>
                                <w:t xml:space="preserve"> </w:t>
                              </w:r>
                              <w:proofErr w:type="spellStart"/>
                              <w:r w:rsidR="00321B04">
                                <w:rPr>
                                  <w:color w:val="auto"/>
                                  <w:lang w:val="en-GB"/>
                                </w:rPr>
                                <w:t>időszakra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139AD0" id="Group 7" o:spid="_x0000_s1027" style="position:absolute;margin-left:-.55pt;margin-top:-.15pt;width:450.15pt;height:693.15pt;z-index:251666432;mso-width-relative:margin;mso-height-relative:margin" coordsize="57169,81584" o:gfxdata="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">
                <v:group id="Group 6" o:spid="_x0000_s1028" style="position:absolute;width:57169;height:78453" coordsize="57169,7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 o:spid="_x0000_s1029" type="#_x0000_t75" style="position:absolute;left:-60;top:-56;width:57301;height:254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">
                    <v:imagedata r:id="rId29" o:title=""/>
                    <o:lock v:ext="edit" aspectratio="f"/>
                  </v:shape>
                  <v:shape id="Chart 1" o:spid="_x0000_s1030" type="#_x0000_t75" style="position:absolute;left:-60;top:26214;width:57301;height:254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">
                    <v:imagedata r:id="rId30" o:title=""/>
                    <o:lock v:ext="edit" aspectratio="f"/>
                  </v:shape>
                  <v:shape id="Chart 1" o:spid="_x0000_s1031" type="#_x0000_t75" style="position:absolute;left:-60;top:52541;width:57301;height:259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">
                    <v:imagedata r:id="rId31" o:title=""/>
                    <o:lock v:ext="edit" aspectratio="f"/>
                  </v:shape>
                </v:group>
                <v:shape id="_x0000_s1032" type="#_x0000_t202" style="position:absolute;top:79000;width:5716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" stroked="f">
                  <v:textbox inset="0,0,0,0">
                    <w:txbxContent>
                      <w:p w14:paraId="5BA1EBFF" w14:textId="13F37E74" w:rsidR="00122643" w:rsidRPr="00122643" w:rsidRDefault="00122643" w:rsidP="00122643">
                        <w:pPr>
                          <w:pStyle w:val="Caption"/>
                          <w:jc w:val="center"/>
                          <w:rPr>
                            <w:noProof/>
                            <w:color w:val="auto"/>
                            <w:sz w:val="24"/>
                            <w:szCs w:val="24"/>
                            <w:lang w:val="en-GB"/>
                          </w:rPr>
                        </w:pPr>
                        <w:r w:rsidRPr="00122643">
                          <w:rPr>
                            <w:b/>
                            <w:bCs/>
                            <w:color w:val="auto"/>
                            <w:lang w:val="en-GB"/>
                          </w:rPr>
                          <w:t xml:space="preserve">XY. </w:t>
                        </w:r>
                        <w:proofErr w:type="spellStart"/>
                        <w:r w:rsidR="0077154E">
                          <w:rPr>
                            <w:b/>
                            <w:bCs/>
                            <w:color w:val="auto"/>
                            <w:lang w:val="en-GB"/>
                          </w:rPr>
                          <w:t>á</w:t>
                        </w:r>
                        <w:r w:rsidRPr="00122643">
                          <w:rPr>
                            <w:b/>
                            <w:bCs/>
                            <w:color w:val="auto"/>
                            <w:lang w:val="en-GB"/>
                          </w:rPr>
                          <w:t>bra</w:t>
                        </w:r>
                        <w:proofErr w:type="spellEnd"/>
                        <w:r w:rsidRPr="00122643">
                          <w:rPr>
                            <w:b/>
                            <w:bCs/>
                            <w:color w:val="auto"/>
                            <w:lang w:val="en-GB"/>
                          </w:rPr>
                          <w:t>:</w:t>
                        </w:r>
                        <w:r w:rsidRPr="00122643">
                          <w:rPr>
                            <w:color w:val="auto"/>
                            <w:lang w:val="en-GB"/>
                          </w:rPr>
                          <w:t xml:space="preserve"> A </w:t>
                        </w:r>
                        <w:proofErr w:type="spellStart"/>
                        <w:r w:rsidRPr="00122643">
                          <w:rPr>
                            <w:color w:val="auto"/>
                            <w:lang w:val="en-GB"/>
                          </w:rPr>
                          <w:t>különböző</w:t>
                        </w:r>
                        <w:proofErr w:type="spellEnd"/>
                        <w:r w:rsidRPr="00122643">
                          <w:rPr>
                            <w:color w:val="auto"/>
                            <w:lang w:val="en-GB"/>
                          </w:rPr>
                          <w:t xml:space="preserve"> </w:t>
                        </w:r>
                        <w:proofErr w:type="spellStart"/>
                        <w:r w:rsidRPr="00122643">
                          <w:rPr>
                            <w:color w:val="auto"/>
                            <w:lang w:val="en-GB"/>
                          </w:rPr>
                          <w:t>modellek</w:t>
                        </w:r>
                        <w:proofErr w:type="spellEnd"/>
                        <w:r w:rsidRPr="00122643">
                          <w:rPr>
                            <w:color w:val="auto"/>
                            <w:lang w:val="en-GB"/>
                          </w:rPr>
                          <w:t xml:space="preserve"> </w:t>
                        </w:r>
                        <w:proofErr w:type="spellStart"/>
                        <w:r w:rsidRPr="00122643">
                          <w:rPr>
                            <w:color w:val="auto"/>
                            <w:lang w:val="en-GB"/>
                          </w:rPr>
                          <w:t>előrejelzései</w:t>
                        </w:r>
                        <w:proofErr w:type="spellEnd"/>
                        <w:r w:rsidRPr="00122643">
                          <w:rPr>
                            <w:color w:val="auto"/>
                            <w:lang w:val="en-GB"/>
                          </w:rPr>
                          <w:t xml:space="preserve"> a </w:t>
                        </w:r>
                        <w:proofErr w:type="spellStart"/>
                        <w:r w:rsidRPr="00122643">
                          <w:rPr>
                            <w:color w:val="auto"/>
                            <w:lang w:val="en-GB"/>
                          </w:rPr>
                          <w:t>teszt</w:t>
                        </w:r>
                        <w:proofErr w:type="spellEnd"/>
                        <w:r w:rsidRPr="00122643">
                          <w:rPr>
                            <w:color w:val="auto"/>
                            <w:lang w:val="en-GB"/>
                          </w:rPr>
                          <w:t xml:space="preserve"> </w:t>
                        </w:r>
                        <w:proofErr w:type="spellStart"/>
                        <w:r w:rsidR="00321B04">
                          <w:rPr>
                            <w:color w:val="auto"/>
                            <w:lang w:val="en-GB"/>
                          </w:rPr>
                          <w:t>időszakra</w:t>
                        </w:r>
                        <w:proofErr w:type="spellEnd"/>
                      </w:p>
                    </w:txbxContent>
                  </v:textbox>
                </v:shape>
              </v:group>
            </w:pict>
          </mc:Fallback>
        </mc:AlternateContent>
      </w:r>
    </w:p>
    <w:p w14:paraId="12666009" w14:textId="0CE312B2" w:rsidR="008D30FF" w:rsidRPr="00945A48" w:rsidRDefault="008D30FF"/>
    <w:p w14:paraId="254CAA80" w14:textId="644E93B7" w:rsidR="006E74DD" w:rsidRPr="00945A48" w:rsidRDefault="006E74DD">
      <w:r w:rsidRPr="00945A48">
        <w:br w:type="page"/>
      </w:r>
    </w:p>
    <w:p w14:paraId="4ABED386" w14:textId="30AC9D42" w:rsidR="00D76D7E" w:rsidRPr="00945A48" w:rsidRDefault="003D111F" w:rsidP="00C8698A">
      <w:pPr>
        <w:jc w:val="both"/>
      </w:pPr>
      <w:r w:rsidRPr="00945A48">
        <w:lastRenderedPageBreak/>
        <w:t>Mindhárom megye esetében az MLP modell becsült a legkisebb átlagos hibával</w:t>
      </w:r>
      <w:r w:rsidR="00906D19" w:rsidRPr="00945A48">
        <w:t xml:space="preserve">. </w:t>
      </w:r>
      <w:r w:rsidR="00707395" w:rsidRPr="00945A48">
        <w:t>Maros megyénél az ARIMA (1, 1, 0</w:t>
      </w:r>
      <w:r w:rsidR="00763430" w:rsidRPr="00945A48">
        <w:t>)</w:t>
      </w:r>
      <w:r w:rsidR="002B3218" w:rsidRPr="00945A48">
        <w:t xml:space="preserve"> pontosabb volt, mint az LSTM modell, viszont a Hargita és Kovászna megyénél az ARIMA (2, 1, </w:t>
      </w:r>
      <w:r w:rsidR="000E3866" w:rsidRPr="00945A48">
        <w:t xml:space="preserve">2) volt a leggyengébb. </w:t>
      </w:r>
    </w:p>
    <w:p w14:paraId="72322F9F" w14:textId="098F858C" w:rsidR="00470CA6" w:rsidRPr="00E458E6" w:rsidRDefault="00470CA6" w:rsidP="00470CA6">
      <w:pPr>
        <w:pStyle w:val="Caption"/>
        <w:keepNext/>
        <w:jc w:val="center"/>
        <w:rPr>
          <w:color w:val="000000" w:themeColor="text1"/>
          <w:rPrChange w:id="982" w:author="Krisztián Károlyi" w:date="2024-03-27T18:24:00Z">
            <w:rPr>
              <w:color w:val="auto"/>
            </w:rPr>
          </w:rPrChange>
        </w:rPr>
      </w:pPr>
      <w:r w:rsidRPr="00E458E6">
        <w:rPr>
          <w:b/>
          <w:bCs/>
          <w:color w:val="000000" w:themeColor="text1"/>
          <w:rPrChange w:id="983" w:author="Krisztián Károlyi" w:date="2024-03-27T18:24:00Z">
            <w:rPr>
              <w:b/>
              <w:bCs/>
              <w:color w:val="auto"/>
            </w:rPr>
          </w:rPrChange>
        </w:rPr>
        <w:t>XY. táblázat:</w:t>
      </w:r>
      <w:r w:rsidRPr="00E458E6">
        <w:rPr>
          <w:color w:val="000000" w:themeColor="text1"/>
          <w:rPrChange w:id="984" w:author="Krisztián Károlyi" w:date="2024-03-27T18:24:00Z">
            <w:rPr>
              <w:color w:val="auto"/>
            </w:rPr>
          </w:rPrChange>
        </w:rPr>
        <w:t xml:space="preserve"> A modellek becsléseinek </w:t>
      </w:r>
      <w:proofErr w:type="spellStart"/>
      <w:r w:rsidRPr="00E458E6">
        <w:rPr>
          <w:color w:val="000000" w:themeColor="text1"/>
          <w:rPrChange w:id="985" w:author="Krisztián Károlyi" w:date="2024-03-27T18:24:00Z">
            <w:rPr>
              <w:color w:val="auto"/>
            </w:rPr>
          </w:rPrChange>
        </w:rPr>
        <w:t>reziduumai</w:t>
      </w:r>
      <w:proofErr w:type="spellEnd"/>
    </w:p>
    <w:tbl>
      <w:tblPr>
        <w:tblW w:w="6200" w:type="dxa"/>
        <w:jc w:val="center"/>
        <w:tblLook w:val="04A0" w:firstRow="1" w:lastRow="0" w:firstColumn="1" w:lastColumn="0" w:noHBand="0" w:noVBand="1"/>
        <w:tblPrChange w:id="986" w:author="Krisztián Károlyi" w:date="2024-03-27T17:08:00Z">
          <w:tblPr>
            <w:tblW w:w="6200" w:type="dxa"/>
            <w:jc w:val="center"/>
            <w:tblLook w:val="04A0" w:firstRow="1" w:lastRow="0" w:firstColumn="1" w:lastColumn="0" w:noHBand="0" w:noVBand="1"/>
          </w:tblPr>
        </w:tblPrChange>
      </w:tblPr>
      <w:tblGrid>
        <w:gridCol w:w="1200"/>
        <w:gridCol w:w="1426"/>
        <w:gridCol w:w="1365"/>
        <w:gridCol w:w="844"/>
        <w:gridCol w:w="1365"/>
        <w:tblGridChange w:id="987">
          <w:tblGrid>
            <w:gridCol w:w="1200"/>
            <w:gridCol w:w="1426"/>
            <w:gridCol w:w="1365"/>
            <w:gridCol w:w="844"/>
            <w:gridCol w:w="1365"/>
          </w:tblGrid>
        </w:tblGridChange>
      </w:tblGrid>
      <w:tr w:rsidR="00D76D7E" w:rsidRPr="00945A48" w14:paraId="6D34AB86" w14:textId="77777777" w:rsidTr="00C169DB">
        <w:trPr>
          <w:trHeight w:hRule="exact" w:val="340"/>
          <w:jc w:val="center"/>
          <w:trPrChange w:id="988" w:author="Krisztián Károlyi" w:date="2024-03-27T17:08:00Z">
            <w:trPr>
              <w:trHeight w:hRule="exact" w:val="340"/>
              <w:jc w:val="center"/>
            </w:trPr>
          </w:trPrChange>
        </w:trPr>
        <w:tc>
          <w:tcPr>
            <w:tcW w:w="1200" w:type="dxa"/>
            <w:tcBorders>
              <w:top w:val="single" w:sz="8" w:space="0" w:color="auto"/>
              <w:left w:val="single" w:sz="8" w:space="0" w:color="auto"/>
              <w:bottom w:val="single" w:sz="8" w:space="0" w:color="auto"/>
              <w:right w:val="single" w:sz="8" w:space="0" w:color="DBDBDB"/>
            </w:tcBorders>
            <w:shd w:val="clear" w:color="auto" w:fill="4472C4" w:themeFill="accent1"/>
            <w:vAlign w:val="center"/>
            <w:hideMark/>
            <w:tcPrChange w:id="989" w:author="Krisztián Károlyi" w:date="2024-03-27T17:08:00Z">
              <w:tcPr>
                <w:tcW w:w="1200" w:type="dxa"/>
                <w:tcBorders>
                  <w:top w:val="single" w:sz="8" w:space="0" w:color="auto"/>
                  <w:left w:val="single" w:sz="8" w:space="0" w:color="auto"/>
                  <w:bottom w:val="single" w:sz="8" w:space="0" w:color="auto"/>
                  <w:right w:val="single" w:sz="8" w:space="0" w:color="DBDBDB"/>
                </w:tcBorders>
                <w:shd w:val="clear" w:color="000000" w:fill="0070C0"/>
                <w:vAlign w:val="center"/>
                <w:hideMark/>
              </w:tcPr>
            </w:tcPrChange>
          </w:tcPr>
          <w:p w14:paraId="17576F6E" w14:textId="77777777" w:rsidR="00D76D7E" w:rsidRPr="00945A48" w:rsidRDefault="00D76D7E" w:rsidP="00D76D7E">
            <w:pPr>
              <w:spacing w:after="0" w:line="240" w:lineRule="auto"/>
              <w:jc w:val="center"/>
              <w:rPr>
                <w:rFonts w:asciiTheme="majorHAnsi" w:hAnsiTheme="majorHAnsi" w:cstheme="majorHAnsi"/>
                <w:b/>
                <w:bCs/>
                <w:color w:val="FFFFFF"/>
                <w:sz w:val="22"/>
                <w:szCs w:val="22"/>
              </w:rPr>
            </w:pPr>
            <w:r w:rsidRPr="00945A48">
              <w:rPr>
                <w:rFonts w:asciiTheme="majorHAnsi" w:hAnsiTheme="majorHAnsi" w:cstheme="majorHAnsi"/>
                <w:b/>
                <w:bCs/>
                <w:color w:val="FFFFFF"/>
                <w:sz w:val="22"/>
                <w:szCs w:val="22"/>
              </w:rPr>
              <w:t>Megye</w:t>
            </w:r>
          </w:p>
        </w:tc>
        <w:tc>
          <w:tcPr>
            <w:tcW w:w="1440" w:type="dxa"/>
            <w:tcBorders>
              <w:top w:val="single" w:sz="8" w:space="0" w:color="auto"/>
              <w:left w:val="single" w:sz="8" w:space="0" w:color="auto"/>
              <w:bottom w:val="single" w:sz="8" w:space="0" w:color="auto"/>
              <w:right w:val="single" w:sz="8" w:space="0" w:color="DBDBDB"/>
            </w:tcBorders>
            <w:shd w:val="clear" w:color="auto" w:fill="4472C4" w:themeFill="accent1"/>
            <w:vAlign w:val="center"/>
            <w:hideMark/>
            <w:tcPrChange w:id="990" w:author="Krisztián Károlyi" w:date="2024-03-27T17:08:00Z">
              <w:tcPr>
                <w:tcW w:w="1440" w:type="dxa"/>
                <w:tcBorders>
                  <w:top w:val="single" w:sz="8" w:space="0" w:color="auto"/>
                  <w:left w:val="single" w:sz="8" w:space="0" w:color="auto"/>
                  <w:bottom w:val="single" w:sz="8" w:space="0" w:color="auto"/>
                  <w:right w:val="single" w:sz="8" w:space="0" w:color="DBDBDB"/>
                </w:tcBorders>
                <w:shd w:val="clear" w:color="000000" w:fill="0070C0"/>
                <w:vAlign w:val="center"/>
                <w:hideMark/>
              </w:tcPr>
            </w:tcPrChange>
          </w:tcPr>
          <w:p w14:paraId="105A855D" w14:textId="77777777" w:rsidR="00D76D7E" w:rsidRPr="00945A48" w:rsidRDefault="00D76D7E" w:rsidP="00D76D7E">
            <w:pPr>
              <w:spacing w:after="0" w:line="240" w:lineRule="auto"/>
              <w:jc w:val="center"/>
              <w:rPr>
                <w:rFonts w:asciiTheme="majorHAnsi" w:hAnsiTheme="majorHAnsi" w:cstheme="majorHAnsi"/>
                <w:b/>
                <w:bCs/>
                <w:color w:val="FFFFFF"/>
                <w:sz w:val="22"/>
                <w:szCs w:val="22"/>
              </w:rPr>
            </w:pPr>
            <w:r w:rsidRPr="00945A48">
              <w:rPr>
                <w:rFonts w:asciiTheme="majorHAnsi" w:hAnsiTheme="majorHAnsi" w:cstheme="majorHAnsi"/>
                <w:b/>
                <w:bCs/>
                <w:color w:val="FFFFFF"/>
                <w:sz w:val="22"/>
                <w:szCs w:val="22"/>
              </w:rPr>
              <w:t>Modell</w:t>
            </w:r>
          </w:p>
        </w:tc>
        <w:tc>
          <w:tcPr>
            <w:tcW w:w="1380" w:type="dxa"/>
            <w:tcBorders>
              <w:top w:val="single" w:sz="8" w:space="0" w:color="auto"/>
              <w:left w:val="nil"/>
              <w:bottom w:val="single" w:sz="8" w:space="0" w:color="auto"/>
              <w:right w:val="single" w:sz="8" w:space="0" w:color="DBDBDB"/>
            </w:tcBorders>
            <w:shd w:val="clear" w:color="auto" w:fill="4472C4" w:themeFill="accent1"/>
            <w:vAlign w:val="center"/>
            <w:hideMark/>
            <w:tcPrChange w:id="991" w:author="Krisztián Károlyi" w:date="2024-03-27T17:08:00Z">
              <w:tcPr>
                <w:tcW w:w="1380" w:type="dxa"/>
                <w:tcBorders>
                  <w:top w:val="single" w:sz="8" w:space="0" w:color="auto"/>
                  <w:left w:val="nil"/>
                  <w:bottom w:val="single" w:sz="8" w:space="0" w:color="auto"/>
                  <w:right w:val="single" w:sz="8" w:space="0" w:color="DBDBDB"/>
                </w:tcBorders>
                <w:shd w:val="clear" w:color="000000" w:fill="0070C0"/>
                <w:vAlign w:val="center"/>
                <w:hideMark/>
              </w:tcPr>
            </w:tcPrChange>
          </w:tcPr>
          <w:p w14:paraId="7BBAEF50" w14:textId="77777777" w:rsidR="00D76D7E" w:rsidRPr="00945A48" w:rsidRDefault="00D76D7E" w:rsidP="00D76D7E">
            <w:pPr>
              <w:spacing w:after="0" w:line="240" w:lineRule="auto"/>
              <w:jc w:val="center"/>
              <w:rPr>
                <w:rFonts w:asciiTheme="majorHAnsi" w:hAnsiTheme="majorHAnsi" w:cstheme="majorHAnsi"/>
                <w:b/>
                <w:bCs/>
                <w:color w:val="FFFFFF"/>
                <w:sz w:val="22"/>
                <w:szCs w:val="22"/>
              </w:rPr>
            </w:pPr>
            <w:r w:rsidRPr="00945A48">
              <w:rPr>
                <w:rFonts w:asciiTheme="majorHAnsi" w:hAnsiTheme="majorHAnsi" w:cstheme="majorHAnsi"/>
                <w:b/>
                <w:bCs/>
                <w:color w:val="FFFFFF"/>
                <w:sz w:val="22"/>
                <w:szCs w:val="22"/>
              </w:rPr>
              <w:t>MSE</w:t>
            </w:r>
          </w:p>
        </w:tc>
        <w:tc>
          <w:tcPr>
            <w:tcW w:w="800" w:type="dxa"/>
            <w:tcBorders>
              <w:top w:val="single" w:sz="8" w:space="0" w:color="auto"/>
              <w:left w:val="nil"/>
              <w:bottom w:val="single" w:sz="8" w:space="0" w:color="auto"/>
              <w:right w:val="single" w:sz="8" w:space="0" w:color="DBDBDB"/>
            </w:tcBorders>
            <w:shd w:val="clear" w:color="auto" w:fill="4472C4" w:themeFill="accent1"/>
            <w:vAlign w:val="center"/>
            <w:hideMark/>
            <w:tcPrChange w:id="992" w:author="Krisztián Károlyi" w:date="2024-03-27T17:08:00Z">
              <w:tcPr>
                <w:tcW w:w="800" w:type="dxa"/>
                <w:tcBorders>
                  <w:top w:val="single" w:sz="8" w:space="0" w:color="auto"/>
                  <w:left w:val="nil"/>
                  <w:bottom w:val="single" w:sz="8" w:space="0" w:color="auto"/>
                  <w:right w:val="single" w:sz="8" w:space="0" w:color="DBDBDB"/>
                </w:tcBorders>
                <w:shd w:val="clear" w:color="000000" w:fill="0070C0"/>
                <w:vAlign w:val="center"/>
                <w:hideMark/>
              </w:tcPr>
            </w:tcPrChange>
          </w:tcPr>
          <w:p w14:paraId="4D7BC88C" w14:textId="77777777" w:rsidR="00D76D7E" w:rsidRPr="00945A48" w:rsidRDefault="00D76D7E" w:rsidP="00D76D7E">
            <w:pPr>
              <w:spacing w:after="0" w:line="240" w:lineRule="auto"/>
              <w:jc w:val="center"/>
              <w:rPr>
                <w:rFonts w:asciiTheme="majorHAnsi" w:hAnsiTheme="majorHAnsi" w:cstheme="majorHAnsi"/>
                <w:b/>
                <w:bCs/>
                <w:color w:val="FFFFFF"/>
                <w:sz w:val="22"/>
                <w:szCs w:val="22"/>
              </w:rPr>
            </w:pPr>
            <w:r w:rsidRPr="00945A48">
              <w:rPr>
                <w:rFonts w:asciiTheme="majorHAnsi" w:hAnsiTheme="majorHAnsi" w:cstheme="majorHAnsi"/>
                <w:b/>
                <w:bCs/>
                <w:color w:val="FFFFFF"/>
                <w:sz w:val="22"/>
                <w:szCs w:val="22"/>
              </w:rPr>
              <w:t>RRMSE</w:t>
            </w:r>
          </w:p>
        </w:tc>
        <w:tc>
          <w:tcPr>
            <w:tcW w:w="1380" w:type="dxa"/>
            <w:tcBorders>
              <w:top w:val="single" w:sz="8" w:space="0" w:color="auto"/>
              <w:left w:val="nil"/>
              <w:bottom w:val="single" w:sz="8" w:space="0" w:color="auto"/>
              <w:right w:val="single" w:sz="8" w:space="0" w:color="auto"/>
            </w:tcBorders>
            <w:shd w:val="clear" w:color="auto" w:fill="4472C4" w:themeFill="accent1"/>
            <w:vAlign w:val="center"/>
            <w:hideMark/>
            <w:tcPrChange w:id="993" w:author="Krisztián Károlyi" w:date="2024-03-27T17:08:00Z">
              <w:tcPr>
                <w:tcW w:w="1380" w:type="dxa"/>
                <w:tcBorders>
                  <w:top w:val="single" w:sz="8" w:space="0" w:color="auto"/>
                  <w:left w:val="nil"/>
                  <w:bottom w:val="single" w:sz="8" w:space="0" w:color="auto"/>
                  <w:right w:val="single" w:sz="8" w:space="0" w:color="auto"/>
                </w:tcBorders>
                <w:shd w:val="clear" w:color="000000" w:fill="0070C0"/>
                <w:vAlign w:val="center"/>
                <w:hideMark/>
              </w:tcPr>
            </w:tcPrChange>
          </w:tcPr>
          <w:p w14:paraId="20C97FB3" w14:textId="77777777" w:rsidR="00D76D7E" w:rsidRPr="00945A48" w:rsidRDefault="00D76D7E" w:rsidP="00D76D7E">
            <w:pPr>
              <w:spacing w:after="0" w:line="240" w:lineRule="auto"/>
              <w:jc w:val="center"/>
              <w:rPr>
                <w:rFonts w:asciiTheme="majorHAnsi" w:hAnsiTheme="majorHAnsi" w:cstheme="majorHAnsi"/>
                <w:b/>
                <w:bCs/>
                <w:color w:val="FFFFFF"/>
                <w:sz w:val="22"/>
                <w:szCs w:val="22"/>
              </w:rPr>
            </w:pPr>
            <w:r w:rsidRPr="00945A48">
              <w:rPr>
                <w:rFonts w:asciiTheme="majorHAnsi" w:hAnsiTheme="majorHAnsi" w:cstheme="majorHAnsi"/>
                <w:b/>
                <w:bCs/>
                <w:color w:val="FFFFFF"/>
                <w:sz w:val="22"/>
                <w:szCs w:val="22"/>
              </w:rPr>
              <w:t>MAPE</w:t>
            </w:r>
          </w:p>
        </w:tc>
      </w:tr>
      <w:tr w:rsidR="00D76D7E" w:rsidRPr="00945A48" w14:paraId="7D868161" w14:textId="77777777" w:rsidTr="00D76D7E">
        <w:trPr>
          <w:trHeight w:hRule="exact" w:val="340"/>
          <w:jc w:val="center"/>
        </w:trPr>
        <w:tc>
          <w:tcPr>
            <w:tcW w:w="12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8A5280C" w14:textId="77777777" w:rsidR="00D76D7E" w:rsidRPr="00945A48" w:rsidRDefault="00D76D7E" w:rsidP="00D76D7E">
            <w:pPr>
              <w:spacing w:after="0" w:line="240" w:lineRule="auto"/>
              <w:jc w:val="center"/>
              <w:rPr>
                <w:rFonts w:asciiTheme="majorHAnsi" w:hAnsiTheme="majorHAnsi" w:cstheme="majorHAnsi"/>
                <w:color w:val="000000"/>
                <w:sz w:val="22"/>
                <w:szCs w:val="22"/>
              </w:rPr>
            </w:pPr>
            <w:r w:rsidRPr="00945A48">
              <w:rPr>
                <w:rFonts w:asciiTheme="majorHAnsi" w:hAnsiTheme="majorHAnsi" w:cstheme="majorHAnsi"/>
                <w:color w:val="000000"/>
                <w:sz w:val="22"/>
                <w:szCs w:val="22"/>
              </w:rPr>
              <w:t>Hargita</w:t>
            </w:r>
          </w:p>
        </w:tc>
        <w:tc>
          <w:tcPr>
            <w:tcW w:w="1440" w:type="dxa"/>
            <w:tcBorders>
              <w:top w:val="nil"/>
              <w:left w:val="nil"/>
              <w:bottom w:val="single" w:sz="8" w:space="0" w:color="DBDBDB"/>
              <w:right w:val="single" w:sz="8" w:space="0" w:color="DBDBDB"/>
            </w:tcBorders>
            <w:shd w:val="clear" w:color="auto" w:fill="auto"/>
            <w:vAlign w:val="center"/>
            <w:hideMark/>
          </w:tcPr>
          <w:p w14:paraId="12FE0B49" w14:textId="77777777" w:rsidR="00D76D7E" w:rsidRPr="00945A48" w:rsidRDefault="00D76D7E" w:rsidP="00D76D7E">
            <w:pPr>
              <w:spacing w:after="0" w:line="240" w:lineRule="auto"/>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 xml:space="preserve">MLP </w:t>
            </w:r>
          </w:p>
        </w:tc>
        <w:tc>
          <w:tcPr>
            <w:tcW w:w="1380" w:type="dxa"/>
            <w:tcBorders>
              <w:top w:val="nil"/>
              <w:left w:val="nil"/>
              <w:bottom w:val="single" w:sz="8" w:space="0" w:color="DBDBDB"/>
              <w:right w:val="single" w:sz="8" w:space="0" w:color="DBDBDB"/>
            </w:tcBorders>
            <w:shd w:val="clear" w:color="auto" w:fill="auto"/>
            <w:vAlign w:val="center"/>
            <w:hideMark/>
          </w:tcPr>
          <w:p w14:paraId="3703A877"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0.68%</w:t>
            </w:r>
          </w:p>
        </w:tc>
        <w:tc>
          <w:tcPr>
            <w:tcW w:w="800" w:type="dxa"/>
            <w:tcBorders>
              <w:top w:val="nil"/>
              <w:left w:val="nil"/>
              <w:bottom w:val="single" w:sz="8" w:space="0" w:color="DBDBDB"/>
              <w:right w:val="single" w:sz="8" w:space="0" w:color="DBDBDB"/>
            </w:tcBorders>
            <w:shd w:val="clear" w:color="auto" w:fill="auto"/>
            <w:vAlign w:val="center"/>
            <w:hideMark/>
          </w:tcPr>
          <w:p w14:paraId="2262B8DF"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2.02%</w:t>
            </w:r>
          </w:p>
        </w:tc>
        <w:tc>
          <w:tcPr>
            <w:tcW w:w="1380" w:type="dxa"/>
            <w:tcBorders>
              <w:top w:val="nil"/>
              <w:left w:val="nil"/>
              <w:bottom w:val="single" w:sz="8" w:space="0" w:color="DBDBDB"/>
              <w:right w:val="single" w:sz="8" w:space="0" w:color="auto"/>
            </w:tcBorders>
            <w:shd w:val="clear" w:color="auto" w:fill="auto"/>
            <w:vAlign w:val="center"/>
            <w:hideMark/>
          </w:tcPr>
          <w:p w14:paraId="405AFC1B"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1.74%</w:t>
            </w:r>
          </w:p>
        </w:tc>
      </w:tr>
      <w:tr w:rsidR="00D76D7E" w:rsidRPr="00945A48" w14:paraId="749181C3"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2C1E63D2" w14:textId="77777777" w:rsidR="00D76D7E" w:rsidRPr="00945A48"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DBDBDB"/>
              <w:right w:val="single" w:sz="8" w:space="0" w:color="DBDBDB"/>
            </w:tcBorders>
            <w:shd w:val="clear" w:color="auto" w:fill="auto"/>
            <w:vAlign w:val="center"/>
            <w:hideMark/>
          </w:tcPr>
          <w:p w14:paraId="24E83340" w14:textId="77777777" w:rsidR="00D76D7E" w:rsidRPr="00945A48" w:rsidRDefault="00D76D7E" w:rsidP="00D76D7E">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LSTM</w:t>
            </w:r>
          </w:p>
        </w:tc>
        <w:tc>
          <w:tcPr>
            <w:tcW w:w="1380" w:type="dxa"/>
            <w:tcBorders>
              <w:top w:val="nil"/>
              <w:left w:val="nil"/>
              <w:bottom w:val="single" w:sz="8" w:space="0" w:color="DBDBDB"/>
              <w:right w:val="single" w:sz="8" w:space="0" w:color="DBDBDB"/>
            </w:tcBorders>
            <w:shd w:val="clear" w:color="auto" w:fill="auto"/>
            <w:vAlign w:val="center"/>
            <w:hideMark/>
          </w:tcPr>
          <w:p w14:paraId="7B02EE6C"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1.76%</w:t>
            </w:r>
          </w:p>
        </w:tc>
        <w:tc>
          <w:tcPr>
            <w:tcW w:w="800" w:type="dxa"/>
            <w:tcBorders>
              <w:top w:val="nil"/>
              <w:left w:val="nil"/>
              <w:bottom w:val="single" w:sz="8" w:space="0" w:color="DBDBDB"/>
              <w:right w:val="single" w:sz="8" w:space="0" w:color="DBDBDB"/>
            </w:tcBorders>
            <w:shd w:val="clear" w:color="auto" w:fill="auto"/>
            <w:vAlign w:val="center"/>
            <w:hideMark/>
          </w:tcPr>
          <w:p w14:paraId="3A818CB6"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3.24%</w:t>
            </w:r>
          </w:p>
        </w:tc>
        <w:tc>
          <w:tcPr>
            <w:tcW w:w="1380" w:type="dxa"/>
            <w:tcBorders>
              <w:top w:val="nil"/>
              <w:left w:val="nil"/>
              <w:bottom w:val="single" w:sz="8" w:space="0" w:color="DBDBDB"/>
              <w:right w:val="single" w:sz="8" w:space="0" w:color="auto"/>
            </w:tcBorders>
            <w:shd w:val="clear" w:color="auto" w:fill="auto"/>
            <w:vAlign w:val="center"/>
            <w:hideMark/>
          </w:tcPr>
          <w:p w14:paraId="16FFF61D"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2.86%</w:t>
            </w:r>
          </w:p>
        </w:tc>
      </w:tr>
      <w:tr w:rsidR="00D76D7E" w:rsidRPr="00945A48" w14:paraId="77976ECC"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0D2BFDC5" w14:textId="77777777" w:rsidR="00D76D7E" w:rsidRPr="00945A48"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auto"/>
              <w:right w:val="single" w:sz="8" w:space="0" w:color="DBDBDB"/>
            </w:tcBorders>
            <w:shd w:val="clear" w:color="auto" w:fill="auto"/>
            <w:vAlign w:val="center"/>
            <w:hideMark/>
          </w:tcPr>
          <w:p w14:paraId="6BB31FA4" w14:textId="77777777" w:rsidR="00D76D7E" w:rsidRPr="00945A48" w:rsidRDefault="00D76D7E" w:rsidP="00D76D7E">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ARIMA (2,1,2)</w:t>
            </w:r>
          </w:p>
        </w:tc>
        <w:tc>
          <w:tcPr>
            <w:tcW w:w="1380" w:type="dxa"/>
            <w:tcBorders>
              <w:top w:val="nil"/>
              <w:left w:val="nil"/>
              <w:bottom w:val="single" w:sz="8" w:space="0" w:color="auto"/>
              <w:right w:val="single" w:sz="8" w:space="0" w:color="DBDBDB"/>
            </w:tcBorders>
            <w:shd w:val="clear" w:color="auto" w:fill="auto"/>
            <w:vAlign w:val="center"/>
            <w:hideMark/>
          </w:tcPr>
          <w:p w14:paraId="51D1D5CE"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1.98%</w:t>
            </w:r>
          </w:p>
        </w:tc>
        <w:tc>
          <w:tcPr>
            <w:tcW w:w="800" w:type="dxa"/>
            <w:tcBorders>
              <w:top w:val="nil"/>
              <w:left w:val="nil"/>
              <w:bottom w:val="single" w:sz="8" w:space="0" w:color="auto"/>
              <w:right w:val="single" w:sz="8" w:space="0" w:color="DBDBDB"/>
            </w:tcBorders>
            <w:shd w:val="clear" w:color="auto" w:fill="auto"/>
            <w:vAlign w:val="center"/>
            <w:hideMark/>
          </w:tcPr>
          <w:p w14:paraId="7A042A28"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3.43%</w:t>
            </w:r>
          </w:p>
        </w:tc>
        <w:tc>
          <w:tcPr>
            <w:tcW w:w="1380" w:type="dxa"/>
            <w:tcBorders>
              <w:top w:val="nil"/>
              <w:left w:val="nil"/>
              <w:bottom w:val="single" w:sz="8" w:space="0" w:color="auto"/>
              <w:right w:val="single" w:sz="8" w:space="0" w:color="auto"/>
            </w:tcBorders>
            <w:shd w:val="clear" w:color="auto" w:fill="auto"/>
            <w:vAlign w:val="center"/>
            <w:hideMark/>
          </w:tcPr>
          <w:p w14:paraId="0CD23712"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3.04%</w:t>
            </w:r>
          </w:p>
        </w:tc>
      </w:tr>
      <w:tr w:rsidR="00D76D7E" w:rsidRPr="00945A48" w14:paraId="73B16CAA" w14:textId="77777777" w:rsidTr="00D76D7E">
        <w:trPr>
          <w:trHeight w:hRule="exact" w:val="340"/>
          <w:jc w:val="center"/>
        </w:trPr>
        <w:tc>
          <w:tcPr>
            <w:tcW w:w="12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7829055" w14:textId="77777777" w:rsidR="00D76D7E" w:rsidRPr="00945A48" w:rsidRDefault="00D76D7E" w:rsidP="00D76D7E">
            <w:pPr>
              <w:spacing w:after="0" w:line="240" w:lineRule="auto"/>
              <w:jc w:val="center"/>
              <w:rPr>
                <w:rFonts w:asciiTheme="majorHAnsi" w:hAnsiTheme="majorHAnsi" w:cstheme="majorHAnsi"/>
                <w:color w:val="000000"/>
                <w:sz w:val="22"/>
                <w:szCs w:val="22"/>
              </w:rPr>
            </w:pPr>
            <w:r w:rsidRPr="00945A48">
              <w:rPr>
                <w:rFonts w:asciiTheme="majorHAnsi" w:hAnsiTheme="majorHAnsi" w:cstheme="majorHAnsi"/>
                <w:color w:val="000000"/>
                <w:sz w:val="22"/>
                <w:szCs w:val="22"/>
              </w:rPr>
              <w:t>Kovászna</w:t>
            </w:r>
          </w:p>
        </w:tc>
        <w:tc>
          <w:tcPr>
            <w:tcW w:w="1440" w:type="dxa"/>
            <w:tcBorders>
              <w:top w:val="single" w:sz="8" w:space="0" w:color="DBDBDB"/>
              <w:left w:val="nil"/>
              <w:bottom w:val="single" w:sz="8" w:space="0" w:color="DBDBDB"/>
              <w:right w:val="nil"/>
            </w:tcBorders>
            <w:shd w:val="clear" w:color="auto" w:fill="auto"/>
            <w:vAlign w:val="center"/>
            <w:hideMark/>
          </w:tcPr>
          <w:p w14:paraId="36E7C90C" w14:textId="4E71C5B8" w:rsidR="00D76D7E" w:rsidRPr="00945A48" w:rsidRDefault="00D76D7E" w:rsidP="00D76D7E">
            <w:pPr>
              <w:spacing w:after="0" w:line="240" w:lineRule="auto"/>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 xml:space="preserve">MLP </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7518A5BA"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3.25%</w:t>
            </w:r>
          </w:p>
        </w:tc>
        <w:tc>
          <w:tcPr>
            <w:tcW w:w="800" w:type="dxa"/>
            <w:tcBorders>
              <w:top w:val="nil"/>
              <w:left w:val="nil"/>
              <w:bottom w:val="single" w:sz="8" w:space="0" w:color="DBDBDB"/>
              <w:right w:val="single" w:sz="8" w:space="0" w:color="DBDBDB"/>
            </w:tcBorders>
            <w:shd w:val="clear" w:color="auto" w:fill="auto"/>
            <w:vAlign w:val="center"/>
            <w:hideMark/>
          </w:tcPr>
          <w:p w14:paraId="4D9ABEA4"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4.42%</w:t>
            </w:r>
          </w:p>
        </w:tc>
        <w:tc>
          <w:tcPr>
            <w:tcW w:w="1380" w:type="dxa"/>
            <w:tcBorders>
              <w:top w:val="nil"/>
              <w:left w:val="nil"/>
              <w:bottom w:val="single" w:sz="8" w:space="0" w:color="DBDBDB"/>
              <w:right w:val="single" w:sz="8" w:space="0" w:color="auto"/>
            </w:tcBorders>
            <w:shd w:val="clear" w:color="auto" w:fill="auto"/>
            <w:vAlign w:val="center"/>
            <w:hideMark/>
          </w:tcPr>
          <w:p w14:paraId="44906CF9"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3.00%</w:t>
            </w:r>
          </w:p>
        </w:tc>
      </w:tr>
      <w:tr w:rsidR="00D76D7E" w:rsidRPr="00945A48" w14:paraId="3890BA5E"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78A29849" w14:textId="77777777" w:rsidR="00D76D7E" w:rsidRPr="00945A48"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DBDBDB"/>
              <w:right w:val="nil"/>
            </w:tcBorders>
            <w:shd w:val="clear" w:color="auto" w:fill="auto"/>
            <w:vAlign w:val="center"/>
            <w:hideMark/>
          </w:tcPr>
          <w:p w14:paraId="10B92355" w14:textId="77777777" w:rsidR="00D76D7E" w:rsidRPr="00945A48" w:rsidRDefault="00D76D7E" w:rsidP="00D76D7E">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LSTM</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298D1C44"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5.22%</w:t>
            </w:r>
          </w:p>
        </w:tc>
        <w:tc>
          <w:tcPr>
            <w:tcW w:w="800" w:type="dxa"/>
            <w:tcBorders>
              <w:top w:val="nil"/>
              <w:left w:val="nil"/>
              <w:bottom w:val="single" w:sz="8" w:space="0" w:color="DBDBDB"/>
              <w:right w:val="single" w:sz="8" w:space="0" w:color="DBDBDB"/>
            </w:tcBorders>
            <w:shd w:val="clear" w:color="auto" w:fill="auto"/>
            <w:vAlign w:val="center"/>
            <w:hideMark/>
          </w:tcPr>
          <w:p w14:paraId="258232DF"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5.56%</w:t>
            </w:r>
          </w:p>
        </w:tc>
        <w:tc>
          <w:tcPr>
            <w:tcW w:w="1380" w:type="dxa"/>
            <w:tcBorders>
              <w:top w:val="nil"/>
              <w:left w:val="nil"/>
              <w:bottom w:val="single" w:sz="8" w:space="0" w:color="DBDBDB"/>
              <w:right w:val="single" w:sz="8" w:space="0" w:color="auto"/>
            </w:tcBorders>
            <w:shd w:val="clear" w:color="auto" w:fill="auto"/>
            <w:vAlign w:val="center"/>
            <w:hideMark/>
          </w:tcPr>
          <w:p w14:paraId="0EE66A82"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4.03%</w:t>
            </w:r>
          </w:p>
        </w:tc>
      </w:tr>
      <w:tr w:rsidR="00D76D7E" w:rsidRPr="00945A48" w14:paraId="72C5C7A3"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234A8A62" w14:textId="77777777" w:rsidR="00D76D7E" w:rsidRPr="00945A48"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auto"/>
              <w:right w:val="nil"/>
            </w:tcBorders>
            <w:shd w:val="clear" w:color="auto" w:fill="auto"/>
            <w:vAlign w:val="center"/>
            <w:hideMark/>
          </w:tcPr>
          <w:p w14:paraId="7DAB8A18" w14:textId="77777777" w:rsidR="00D76D7E" w:rsidRPr="00945A48" w:rsidRDefault="00D76D7E" w:rsidP="00D76D7E">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ARIMA (2,1,2)</w:t>
            </w:r>
          </w:p>
        </w:tc>
        <w:tc>
          <w:tcPr>
            <w:tcW w:w="1380" w:type="dxa"/>
            <w:tcBorders>
              <w:top w:val="nil"/>
              <w:left w:val="single" w:sz="8" w:space="0" w:color="DBDBDB"/>
              <w:bottom w:val="single" w:sz="8" w:space="0" w:color="auto"/>
              <w:right w:val="single" w:sz="8" w:space="0" w:color="DBDBDB"/>
            </w:tcBorders>
            <w:shd w:val="clear" w:color="auto" w:fill="auto"/>
            <w:vAlign w:val="center"/>
            <w:hideMark/>
          </w:tcPr>
          <w:p w14:paraId="38DDB946"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7.13%</w:t>
            </w:r>
          </w:p>
        </w:tc>
        <w:tc>
          <w:tcPr>
            <w:tcW w:w="800" w:type="dxa"/>
            <w:tcBorders>
              <w:top w:val="nil"/>
              <w:left w:val="nil"/>
              <w:bottom w:val="single" w:sz="8" w:space="0" w:color="auto"/>
              <w:right w:val="single" w:sz="8" w:space="0" w:color="DBDBDB"/>
            </w:tcBorders>
            <w:shd w:val="clear" w:color="auto" w:fill="auto"/>
            <w:vAlign w:val="center"/>
            <w:hideMark/>
          </w:tcPr>
          <w:p w14:paraId="2D198454"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6.55%</w:t>
            </w:r>
          </w:p>
        </w:tc>
        <w:tc>
          <w:tcPr>
            <w:tcW w:w="1380" w:type="dxa"/>
            <w:tcBorders>
              <w:top w:val="nil"/>
              <w:left w:val="nil"/>
              <w:bottom w:val="single" w:sz="8" w:space="0" w:color="auto"/>
              <w:right w:val="single" w:sz="8" w:space="0" w:color="auto"/>
            </w:tcBorders>
            <w:shd w:val="clear" w:color="auto" w:fill="auto"/>
            <w:vAlign w:val="center"/>
            <w:hideMark/>
          </w:tcPr>
          <w:p w14:paraId="46F65272"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4.69%</w:t>
            </w:r>
          </w:p>
        </w:tc>
      </w:tr>
      <w:tr w:rsidR="00D76D7E" w:rsidRPr="00945A48" w14:paraId="6F3DBBFC" w14:textId="77777777" w:rsidTr="00D76D7E">
        <w:trPr>
          <w:trHeight w:hRule="exact" w:val="340"/>
          <w:jc w:val="center"/>
        </w:trPr>
        <w:tc>
          <w:tcPr>
            <w:tcW w:w="12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88AB75" w14:textId="77777777" w:rsidR="00D76D7E" w:rsidRPr="00945A48" w:rsidRDefault="00D76D7E" w:rsidP="00D76D7E">
            <w:pPr>
              <w:spacing w:after="0" w:line="240" w:lineRule="auto"/>
              <w:jc w:val="center"/>
              <w:rPr>
                <w:rFonts w:asciiTheme="majorHAnsi" w:hAnsiTheme="majorHAnsi" w:cstheme="majorHAnsi"/>
                <w:color w:val="000000"/>
                <w:sz w:val="22"/>
                <w:szCs w:val="22"/>
              </w:rPr>
            </w:pPr>
            <w:r w:rsidRPr="00945A48">
              <w:rPr>
                <w:rFonts w:asciiTheme="majorHAnsi" w:hAnsiTheme="majorHAnsi" w:cstheme="majorHAnsi"/>
                <w:color w:val="000000"/>
                <w:sz w:val="22"/>
                <w:szCs w:val="22"/>
              </w:rPr>
              <w:t>Maros</w:t>
            </w:r>
          </w:p>
        </w:tc>
        <w:tc>
          <w:tcPr>
            <w:tcW w:w="1440" w:type="dxa"/>
            <w:tcBorders>
              <w:top w:val="single" w:sz="8" w:space="0" w:color="DBDBDB"/>
              <w:left w:val="nil"/>
              <w:bottom w:val="single" w:sz="8" w:space="0" w:color="DBDBDB"/>
              <w:right w:val="nil"/>
            </w:tcBorders>
            <w:shd w:val="clear" w:color="auto" w:fill="auto"/>
            <w:vAlign w:val="center"/>
            <w:hideMark/>
          </w:tcPr>
          <w:p w14:paraId="1E266912" w14:textId="77777777" w:rsidR="00D76D7E" w:rsidRPr="00945A48" w:rsidRDefault="00D76D7E" w:rsidP="00D76D7E">
            <w:pPr>
              <w:spacing w:after="0" w:line="240" w:lineRule="auto"/>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 xml:space="preserve">MLP </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4299888B"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0.89%</w:t>
            </w:r>
          </w:p>
        </w:tc>
        <w:tc>
          <w:tcPr>
            <w:tcW w:w="800" w:type="dxa"/>
            <w:tcBorders>
              <w:top w:val="nil"/>
              <w:left w:val="nil"/>
              <w:bottom w:val="single" w:sz="8" w:space="0" w:color="DBDBDB"/>
              <w:right w:val="single" w:sz="8" w:space="0" w:color="DBDBDB"/>
            </w:tcBorders>
            <w:shd w:val="clear" w:color="auto" w:fill="auto"/>
            <w:vAlign w:val="center"/>
            <w:hideMark/>
          </w:tcPr>
          <w:p w14:paraId="17180E65"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3.25%</w:t>
            </w:r>
          </w:p>
        </w:tc>
        <w:tc>
          <w:tcPr>
            <w:tcW w:w="1380" w:type="dxa"/>
            <w:tcBorders>
              <w:top w:val="nil"/>
              <w:left w:val="nil"/>
              <w:bottom w:val="single" w:sz="8" w:space="0" w:color="DBDBDB"/>
              <w:right w:val="single" w:sz="8" w:space="0" w:color="auto"/>
            </w:tcBorders>
            <w:shd w:val="clear" w:color="auto" w:fill="auto"/>
            <w:vAlign w:val="center"/>
            <w:hideMark/>
          </w:tcPr>
          <w:p w14:paraId="10ED00A0" w14:textId="77777777" w:rsidR="00D76D7E" w:rsidRPr="00945A48" w:rsidRDefault="00D76D7E" w:rsidP="00D76D7E">
            <w:pPr>
              <w:spacing w:after="0" w:line="240" w:lineRule="auto"/>
              <w:jc w:val="right"/>
              <w:rPr>
                <w:rFonts w:asciiTheme="majorHAnsi" w:hAnsiTheme="majorHAnsi" w:cstheme="majorHAnsi"/>
                <w:b/>
                <w:bCs/>
                <w:color w:val="363636"/>
                <w:sz w:val="22"/>
                <w:szCs w:val="22"/>
              </w:rPr>
            </w:pPr>
            <w:r w:rsidRPr="00945A48">
              <w:rPr>
                <w:rFonts w:asciiTheme="majorHAnsi" w:hAnsiTheme="majorHAnsi" w:cstheme="majorHAnsi"/>
                <w:b/>
                <w:bCs/>
                <w:color w:val="363636"/>
                <w:sz w:val="22"/>
                <w:szCs w:val="22"/>
              </w:rPr>
              <w:t>2.70%</w:t>
            </w:r>
          </w:p>
        </w:tc>
      </w:tr>
      <w:tr w:rsidR="00D76D7E" w:rsidRPr="00945A48" w14:paraId="48499C55"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2E61A5CA" w14:textId="77777777" w:rsidR="00D76D7E" w:rsidRPr="00945A48"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DBDBDB"/>
              <w:right w:val="nil"/>
            </w:tcBorders>
            <w:shd w:val="clear" w:color="auto" w:fill="auto"/>
            <w:vAlign w:val="center"/>
            <w:hideMark/>
          </w:tcPr>
          <w:p w14:paraId="7321F7F1" w14:textId="77777777" w:rsidR="00D76D7E" w:rsidRPr="00945A48" w:rsidRDefault="00D76D7E" w:rsidP="00D76D7E">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ARIMA</w:t>
            </w:r>
            <w:del w:id="994" w:author="Krisztián Károlyi" w:date="2024-03-27T17:08:00Z">
              <w:r w:rsidRPr="00945A48" w:rsidDel="00152D0B">
                <w:rPr>
                  <w:rFonts w:asciiTheme="majorHAnsi" w:hAnsiTheme="majorHAnsi" w:cstheme="majorHAnsi"/>
                  <w:color w:val="363636"/>
                  <w:sz w:val="22"/>
                  <w:szCs w:val="22"/>
                </w:rPr>
                <w:delText xml:space="preserve"> (1, 1, 0)</w:delText>
              </w:r>
            </w:del>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7931D647"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1.26%</w:t>
            </w:r>
          </w:p>
        </w:tc>
        <w:tc>
          <w:tcPr>
            <w:tcW w:w="800" w:type="dxa"/>
            <w:tcBorders>
              <w:top w:val="nil"/>
              <w:left w:val="nil"/>
              <w:bottom w:val="single" w:sz="8" w:space="0" w:color="DBDBDB"/>
              <w:right w:val="single" w:sz="8" w:space="0" w:color="DBDBDB"/>
            </w:tcBorders>
            <w:shd w:val="clear" w:color="auto" w:fill="auto"/>
            <w:vAlign w:val="center"/>
            <w:hideMark/>
          </w:tcPr>
          <w:p w14:paraId="07F65A35" w14:textId="4AF210AE"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3.83%</w:t>
            </w:r>
          </w:p>
        </w:tc>
        <w:tc>
          <w:tcPr>
            <w:tcW w:w="1380" w:type="dxa"/>
            <w:tcBorders>
              <w:top w:val="nil"/>
              <w:left w:val="nil"/>
              <w:bottom w:val="single" w:sz="8" w:space="0" w:color="DBDBDB"/>
              <w:right w:val="single" w:sz="8" w:space="0" w:color="auto"/>
            </w:tcBorders>
            <w:shd w:val="clear" w:color="auto" w:fill="auto"/>
            <w:vAlign w:val="center"/>
            <w:hideMark/>
          </w:tcPr>
          <w:p w14:paraId="10EF52D6"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2.84%</w:t>
            </w:r>
          </w:p>
        </w:tc>
      </w:tr>
      <w:tr w:rsidR="00D76D7E" w:rsidRPr="00945A48" w14:paraId="2AA6DFBF"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4AFF3262" w14:textId="77777777" w:rsidR="00D76D7E" w:rsidRPr="00945A48"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auto"/>
              <w:right w:val="nil"/>
            </w:tcBorders>
            <w:shd w:val="clear" w:color="auto" w:fill="auto"/>
            <w:vAlign w:val="center"/>
            <w:hideMark/>
          </w:tcPr>
          <w:p w14:paraId="3B3CBAB6" w14:textId="77777777" w:rsidR="00D76D7E" w:rsidRPr="00945A48" w:rsidRDefault="00D76D7E" w:rsidP="00D76D7E">
            <w:pPr>
              <w:spacing w:after="0" w:line="240" w:lineRule="auto"/>
              <w:rPr>
                <w:rFonts w:asciiTheme="majorHAnsi" w:hAnsiTheme="majorHAnsi" w:cstheme="majorHAnsi"/>
                <w:color w:val="363636"/>
                <w:sz w:val="22"/>
                <w:szCs w:val="22"/>
              </w:rPr>
            </w:pPr>
            <w:r w:rsidRPr="00945A48">
              <w:rPr>
                <w:rFonts w:asciiTheme="majorHAnsi" w:hAnsiTheme="majorHAnsi" w:cstheme="majorHAnsi"/>
                <w:color w:val="363636"/>
                <w:sz w:val="22"/>
                <w:szCs w:val="22"/>
              </w:rPr>
              <w:t>LSTM</w:t>
            </w:r>
          </w:p>
        </w:tc>
        <w:tc>
          <w:tcPr>
            <w:tcW w:w="1380" w:type="dxa"/>
            <w:tcBorders>
              <w:top w:val="nil"/>
              <w:left w:val="single" w:sz="8" w:space="0" w:color="DBDBDB"/>
              <w:bottom w:val="single" w:sz="8" w:space="0" w:color="auto"/>
              <w:right w:val="single" w:sz="8" w:space="0" w:color="DBDBDB"/>
            </w:tcBorders>
            <w:shd w:val="clear" w:color="auto" w:fill="auto"/>
            <w:vAlign w:val="center"/>
            <w:hideMark/>
          </w:tcPr>
          <w:p w14:paraId="23D39B2E"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1.88%</w:t>
            </w:r>
          </w:p>
        </w:tc>
        <w:tc>
          <w:tcPr>
            <w:tcW w:w="800" w:type="dxa"/>
            <w:tcBorders>
              <w:top w:val="nil"/>
              <w:left w:val="nil"/>
              <w:bottom w:val="single" w:sz="8" w:space="0" w:color="auto"/>
              <w:right w:val="single" w:sz="8" w:space="0" w:color="DBDBDB"/>
            </w:tcBorders>
            <w:shd w:val="clear" w:color="auto" w:fill="auto"/>
            <w:vAlign w:val="center"/>
            <w:hideMark/>
          </w:tcPr>
          <w:p w14:paraId="07F4FCFF"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4.68%</w:t>
            </w:r>
          </w:p>
        </w:tc>
        <w:tc>
          <w:tcPr>
            <w:tcW w:w="1380" w:type="dxa"/>
            <w:tcBorders>
              <w:top w:val="nil"/>
              <w:left w:val="nil"/>
              <w:bottom w:val="single" w:sz="8" w:space="0" w:color="auto"/>
              <w:right w:val="single" w:sz="8" w:space="0" w:color="auto"/>
            </w:tcBorders>
            <w:shd w:val="clear" w:color="auto" w:fill="auto"/>
            <w:vAlign w:val="center"/>
            <w:hideMark/>
          </w:tcPr>
          <w:p w14:paraId="5C9A6879" w14:textId="77777777" w:rsidR="00D76D7E" w:rsidRPr="00945A48" w:rsidRDefault="00D76D7E" w:rsidP="00D76D7E">
            <w:pPr>
              <w:spacing w:after="0" w:line="240" w:lineRule="auto"/>
              <w:jc w:val="right"/>
              <w:rPr>
                <w:rFonts w:asciiTheme="majorHAnsi" w:hAnsiTheme="majorHAnsi" w:cstheme="majorHAnsi"/>
                <w:color w:val="363636"/>
                <w:sz w:val="22"/>
                <w:szCs w:val="22"/>
              </w:rPr>
            </w:pPr>
            <w:r w:rsidRPr="00945A48">
              <w:rPr>
                <w:rFonts w:asciiTheme="majorHAnsi" w:hAnsiTheme="majorHAnsi" w:cstheme="majorHAnsi"/>
                <w:color w:val="363636"/>
                <w:sz w:val="22"/>
                <w:szCs w:val="22"/>
              </w:rPr>
              <w:t>3.48%</w:t>
            </w:r>
          </w:p>
        </w:tc>
      </w:tr>
    </w:tbl>
    <w:p w14:paraId="7AEBEF36" w14:textId="77777777" w:rsidR="00E610B9" w:rsidDel="001156E9" w:rsidRDefault="00E610B9" w:rsidP="00C8698A">
      <w:pPr>
        <w:jc w:val="both"/>
        <w:rPr>
          <w:del w:id="995" w:author="Krisztián Károlyi" w:date="2024-03-27T17:47:00Z"/>
        </w:rPr>
      </w:pPr>
    </w:p>
    <w:p w14:paraId="613C98C5" w14:textId="6C0AB069" w:rsidR="002C428F" w:rsidRPr="00945A48" w:rsidRDefault="00297250" w:rsidP="000729CD">
      <w:pPr>
        <w:spacing w:before="240"/>
        <w:jc w:val="both"/>
        <w:rPr>
          <w:ins w:id="996" w:author="madaras.szilard@gmail.com" w:date="2024-03-26T13:30:00Z"/>
        </w:rPr>
        <w:pPrChange w:id="997" w:author="Krisztián Károlyi" w:date="2024-03-27T17:53:00Z">
          <w:pPr>
            <w:jc w:val="both"/>
          </w:pPr>
        </w:pPrChange>
      </w:pPr>
      <w:ins w:id="998" w:author="Krisztián Károlyi" w:date="2024-03-27T17:47:00Z">
        <w:r>
          <w:t xml:space="preserve">Mielőtt az MLP modellel előrejelzéseket készítenék 6 hónapra, </w:t>
        </w:r>
        <w:r w:rsidR="0083273D">
          <w:t xml:space="preserve">előtte egy minimális </w:t>
        </w:r>
      </w:ins>
      <w:ins w:id="999" w:author="Krisztián Károlyi" w:date="2024-03-27T17:48:00Z">
        <w:r w:rsidR="002B04FD">
          <w:t xml:space="preserve">modell </w:t>
        </w:r>
      </w:ins>
      <w:ins w:id="1000" w:author="Krisztián Károlyi" w:date="2024-03-27T17:47:00Z">
        <w:r w:rsidR="0083273D">
          <w:t>diag</w:t>
        </w:r>
      </w:ins>
      <w:ins w:id="1001" w:author="Krisztián Károlyi" w:date="2024-03-27T17:48:00Z">
        <w:r w:rsidR="002B04FD">
          <w:t>nosztikát végezte</w:t>
        </w:r>
        <w:r w:rsidR="00A85CEE">
          <w:t xml:space="preserve">m a teszt időszakra adott becslések és azok hibáinak </w:t>
        </w:r>
        <w:r w:rsidR="007A7103">
          <w:t>vizsgálatával.</w:t>
        </w:r>
      </w:ins>
      <w:ins w:id="1002" w:author="Krisztián Károlyi" w:date="2024-03-27T17:49:00Z">
        <w:r w:rsidR="000C4D61">
          <w:t xml:space="preserve"> </w:t>
        </w:r>
      </w:ins>
      <w:del w:id="1003" w:author="Krisztián Károlyi" w:date="2024-03-27T17:47:00Z">
        <w:r w:rsidR="00E610B9" w:rsidRPr="00945A48" w:rsidDel="001156E9">
          <w:delText>Az MLP modell</w:delText>
        </w:r>
      </w:del>
      <w:del w:id="1004" w:author="Krisztián Károlyi" w:date="2024-03-27T16:47:00Z">
        <w:r w:rsidR="00E610B9" w:rsidRPr="00945A48" w:rsidDel="00792334">
          <w:delText>eken</w:delText>
        </w:r>
        <w:r w:rsidR="00E610B9" w:rsidRPr="00945A48" w:rsidDel="00C0725C">
          <w:delText xml:space="preserve"> </w:delText>
        </w:r>
        <w:r w:rsidR="00A17510" w:rsidRPr="00945A48" w:rsidDel="00C0725C">
          <w:delText>az előrejelzés előtt</w:delText>
        </w:r>
        <w:r w:rsidR="00A17510" w:rsidRPr="00945A48" w:rsidDel="00581419">
          <w:delText xml:space="preserve"> elvégeztem </w:delText>
        </w:r>
        <w:r w:rsidR="00A93EB1" w:rsidRPr="00945A48" w:rsidDel="00581419">
          <w:delText>néhány diagnosztikát</w:delText>
        </w:r>
      </w:del>
      <w:del w:id="1005" w:author="Krisztián Károlyi" w:date="2024-03-27T17:49:00Z">
        <w:r w:rsidR="00A93EB1" w:rsidRPr="00945A48" w:rsidDel="000C4D61">
          <w:delText>:</w:delText>
        </w:r>
      </w:del>
      <w:del w:id="1006" w:author="Krisztián Károlyi" w:date="2024-03-27T17:45:00Z">
        <w:r w:rsidR="00A93EB1" w:rsidRPr="00945A48" w:rsidDel="00C058E9">
          <w:delText xml:space="preserve"> </w:delText>
        </w:r>
      </w:del>
      <w:del w:id="1007" w:author="Krisztián Károlyi" w:date="2024-03-27T17:49:00Z">
        <w:r w:rsidR="00A93EB1" w:rsidRPr="00945A48" w:rsidDel="000C4D61">
          <w:delText>K</w:delText>
        </w:r>
      </w:del>
      <w:del w:id="1008" w:author="Krisztián Károlyi" w:date="2024-03-27T17:51:00Z">
        <w:r w:rsidR="00A93EB1" w:rsidRPr="00945A48" w:rsidDel="0003602B">
          <w:delText xml:space="preserve">olmogorov-Smirnov </w:delText>
        </w:r>
      </w:del>
      <w:del w:id="1009" w:author="Krisztián Károlyi" w:date="2024-03-27T16:46:00Z">
        <w:r w:rsidR="00A93EB1" w:rsidRPr="00945A48" w:rsidDel="00EB4AFF">
          <w:delText xml:space="preserve">próbával </w:delText>
        </w:r>
      </w:del>
      <w:ins w:id="1010" w:author="Krisztián Károlyi" w:date="2024-03-27T17:51:00Z">
        <w:r w:rsidR="0003602B">
          <w:t xml:space="preserve">Először </w:t>
        </w:r>
      </w:ins>
      <w:r w:rsidR="00A93EB1" w:rsidRPr="00945A48">
        <w:t>ellenőriztem</w:t>
      </w:r>
      <w:ins w:id="1011" w:author="Krisztián Károlyi" w:date="2024-03-27T17:46:00Z">
        <w:r w:rsidR="00671D96">
          <w:t xml:space="preserve">, </w:t>
        </w:r>
      </w:ins>
      <w:del w:id="1012" w:author="Krisztián Károlyi" w:date="2024-03-27T17:46:00Z">
        <w:r w:rsidR="00611B87" w:rsidRPr="00945A48" w:rsidDel="00671D96">
          <w:delText xml:space="preserve"> (a kiugró érét</w:delText>
        </w:r>
      </w:del>
      <w:ins w:id="1013" w:author="madaras.szilard@gmail.com" w:date="2024-03-26T13:30:00Z">
        <w:del w:id="1014" w:author="Krisztián Károlyi" w:date="2024-03-27T17:46:00Z">
          <w:r w:rsidR="002C77F9" w:rsidRPr="00945A48" w:rsidDel="00671D96">
            <w:delText>é</w:delText>
          </w:r>
        </w:del>
      </w:ins>
      <w:del w:id="1015" w:author="Krisztián Károlyi" w:date="2024-03-27T17:46:00Z">
        <w:r w:rsidR="00611B87" w:rsidRPr="00945A48" w:rsidDel="00671D96">
          <w:delText>kek megőrzésével)</w:delText>
        </w:r>
        <w:r w:rsidR="00A93EB1" w:rsidRPr="00945A48" w:rsidDel="00671D96">
          <w:delText xml:space="preserve">, </w:delText>
        </w:r>
      </w:del>
      <w:r w:rsidR="00A93EB1" w:rsidRPr="00945A48">
        <w:t>hogy a hibák követik-e a normál eloszlást</w:t>
      </w:r>
      <w:r w:rsidR="00985DBB" w:rsidRPr="00945A48">
        <w:t xml:space="preserve">, </w:t>
      </w:r>
      <w:ins w:id="1016" w:author="madaras.szilard@gmail.com" w:date="2024-03-26T13:30:00Z">
        <w:del w:id="1017" w:author="Krisztián Károlyi" w:date="2024-03-27T17:50:00Z">
          <w:r w:rsidR="002C428F" w:rsidRPr="00945A48" w:rsidDel="00262286">
            <w:delText>(</w:delText>
          </w:r>
        </w:del>
        <w:del w:id="1018" w:author="Krisztián Károlyi" w:date="2024-03-27T17:49:00Z">
          <w:r w:rsidR="002C428F" w:rsidRPr="00945A48" w:rsidDel="00EF3F9D">
            <w:delText>Lázár Ede 1</w:delText>
          </w:r>
        </w:del>
        <w:del w:id="1019" w:author="Krisztián Károlyi" w:date="2024-03-27T17:44:00Z">
          <w:r w:rsidR="002C428F" w:rsidRPr="00945A48" w:rsidDel="00CB1F27">
            <w:delText>33</w:delText>
          </w:r>
        </w:del>
        <w:del w:id="1020" w:author="Krisztián Károlyi" w:date="2024-03-27T17:49:00Z">
          <w:r w:rsidR="002C428F" w:rsidRPr="00945A48" w:rsidDel="00EF3F9D">
            <w:delText xml:space="preserve"> old</w:delText>
          </w:r>
        </w:del>
      </w:ins>
      <w:customXmlInsRangeStart w:id="1021" w:author="Krisztián Károlyi" w:date="2024-03-27T17:49:00Z"/>
      <w:sdt>
        <w:sdtPr>
          <w:id w:val="-2005188041"/>
          <w:citation/>
        </w:sdtPr>
        <w:sdtContent>
          <w:customXmlInsRangeEnd w:id="1021"/>
          <w:ins w:id="1022" w:author="Krisztián Károlyi" w:date="2024-03-27T17:49:00Z">
            <w:r w:rsidR="00EF3F9D">
              <w:fldChar w:fldCharType="begin"/>
            </w:r>
            <w:r w:rsidR="00EF3F9D">
              <w:rPr>
                <w:lang w:val="en-GB"/>
              </w:rPr>
              <w:instrText xml:space="preserve"> CITATION Ede22 \l 2057 </w:instrText>
            </w:r>
          </w:ins>
          <w:r w:rsidR="00EF3F9D">
            <w:fldChar w:fldCharType="separate"/>
          </w:r>
          <w:r w:rsidR="00683CFD">
            <w:rPr>
              <w:noProof/>
              <w:lang w:val="en-GB"/>
            </w:rPr>
            <w:t xml:space="preserve"> </w:t>
          </w:r>
          <w:r w:rsidR="00683CFD" w:rsidRPr="00683CFD">
            <w:rPr>
              <w:noProof/>
              <w:lang w:val="en-GB"/>
            </w:rPr>
            <w:t>(Lázár, 2022)</w:t>
          </w:r>
          <w:ins w:id="1023" w:author="Krisztián Károlyi" w:date="2024-03-27T17:49:00Z">
            <w:r w:rsidR="00EF3F9D">
              <w:fldChar w:fldCharType="end"/>
            </w:r>
          </w:ins>
          <w:customXmlInsRangeStart w:id="1024" w:author="Krisztián Károlyi" w:date="2024-03-27T17:49:00Z"/>
        </w:sdtContent>
      </w:sdt>
      <w:customXmlInsRangeEnd w:id="1024"/>
      <w:ins w:id="1025" w:author="madaras.szilard@gmail.com" w:date="2024-03-26T13:30:00Z">
        <w:del w:id="1026" w:author="Krisztián Károlyi" w:date="2024-03-27T17:49:00Z">
          <w:r w:rsidR="002C428F" w:rsidRPr="00945A48" w:rsidDel="00EF3F9D">
            <w:delText>al</w:delText>
          </w:r>
        </w:del>
        <w:r w:rsidR="002C428F" w:rsidRPr="00945A48">
          <w:t xml:space="preserve"> </w:t>
        </w:r>
      </w:ins>
      <w:ins w:id="1027" w:author="Krisztián Károlyi" w:date="2024-03-27T17:49:00Z">
        <w:r w:rsidR="00652C34">
          <w:t>alapján</w:t>
        </w:r>
      </w:ins>
      <w:ins w:id="1028" w:author="Krisztián Károlyi" w:date="2024-03-27T17:50:00Z">
        <w:r w:rsidR="00C4385C">
          <w:t xml:space="preserve">. </w:t>
        </w:r>
      </w:ins>
      <w:ins w:id="1029" w:author="Krisztián Károlyi" w:date="2024-03-27T18:05:00Z">
        <w:r w:rsidR="00B24A63">
          <w:t>Először megnéztem a</w:t>
        </w:r>
        <w:r w:rsidR="00B54BB5">
          <w:t xml:space="preserve"> reziduumok hisztogramját. </w:t>
        </w:r>
      </w:ins>
      <w:ins w:id="1030" w:author="Krisztián Károlyi" w:date="2024-03-27T17:51:00Z">
        <w:r w:rsidR="00B72B7A">
          <w:t xml:space="preserve">ami első ránézésre </w:t>
        </w:r>
      </w:ins>
      <w:ins w:id="1031" w:author="Krisztián Károlyi" w:date="2024-03-27T18:06:00Z">
        <w:r w:rsidR="005718FD">
          <w:t xml:space="preserve">csak Maros és Kovászna megyénél látszik </w:t>
        </w:r>
        <w:r w:rsidR="003C79E4">
          <w:t>megfelelőnek</w:t>
        </w:r>
      </w:ins>
      <w:ins w:id="1032" w:author="Krisztián Károlyi" w:date="2024-03-27T17:51:00Z">
        <w:r w:rsidR="00B72B7A">
          <w:t xml:space="preserve">, azonban az </w:t>
        </w:r>
        <w:r w:rsidR="009F7527">
          <w:t>oszlopok</w:t>
        </w:r>
        <w:r w:rsidR="00B72B7A">
          <w:t xml:space="preserve"> száma és szélessége nagyban befolyásolhatja az összképet</w:t>
        </w:r>
      </w:ins>
      <w:ins w:id="1033" w:author="Krisztián Károlyi" w:date="2024-03-27T17:52:00Z">
        <w:r w:rsidR="005F7C9F">
          <w:t>, ezért</w:t>
        </w:r>
        <w:r w:rsidR="008F7941">
          <w:t xml:space="preserve"> a</w:t>
        </w:r>
        <w:r w:rsidR="005F7C9F">
          <w:t xml:space="preserve"> </w:t>
        </w:r>
        <w:proofErr w:type="spellStart"/>
        <w:r w:rsidR="005F7C9F">
          <w:t>K</w:t>
        </w:r>
        <w:r w:rsidR="005F7C9F" w:rsidRPr="00945A48">
          <w:t>olmogorov-Smirnov</w:t>
        </w:r>
        <w:proofErr w:type="spellEnd"/>
        <w:r w:rsidR="005F7C9F" w:rsidRPr="00945A48">
          <w:t xml:space="preserve"> </w:t>
        </w:r>
        <w:r w:rsidR="005F7C9F">
          <w:t>tes</w:t>
        </w:r>
        <w:r w:rsidR="005F7C9F">
          <w:t>zt</w:t>
        </w:r>
        <w:r w:rsidR="00497553">
          <w:t>et is elvégeztem</w:t>
        </w:r>
      </w:ins>
      <w:ins w:id="1034" w:author="Krisztián Károlyi" w:date="2024-03-27T18:06:00Z">
        <w:r w:rsidR="00B852C2">
          <w:t>.</w:t>
        </w:r>
      </w:ins>
      <w:ins w:id="1035" w:author="Krisztián Károlyi" w:date="2024-03-27T17:52:00Z">
        <w:r w:rsidR="00FE73F8">
          <w:t xml:space="preserve"> </w:t>
        </w:r>
      </w:ins>
      <w:ins w:id="1036" w:author="Krisztián Károlyi" w:date="2024-03-27T18:06:00Z">
        <w:r w:rsidR="0041086B">
          <w:t xml:space="preserve">A </w:t>
        </w:r>
      </w:ins>
      <w:ins w:id="1037" w:author="Krisztián Károlyi" w:date="2024-03-27T17:52:00Z">
        <w:r w:rsidR="00B3631B">
          <w:t>p-ért</w:t>
        </w:r>
      </w:ins>
      <w:ins w:id="1038" w:author="Krisztián Károlyi" w:date="2024-03-27T17:53:00Z">
        <w:r w:rsidR="00B3631B">
          <w:t>éke</w:t>
        </w:r>
      </w:ins>
      <w:ins w:id="1039" w:author="Krisztián Károlyi" w:date="2024-03-27T18:06:00Z">
        <w:r w:rsidR="0041086B">
          <w:t xml:space="preserve">k </w:t>
        </w:r>
      </w:ins>
      <w:ins w:id="1040" w:author="Krisztián Károlyi" w:date="2024-03-27T17:53:00Z">
        <w:r w:rsidR="00B3631B" w:rsidRPr="00B3631B">
          <w:t xml:space="preserve">Kovászna megyénél 0.44, Hargitánál 0.56, Marosnál 0.98 volt, tehát nem utasítjuk el a nullhipotézist, így nem mondhatjuk azt, hogy a hibák nem normális eloszlásúak. </w:t>
        </w:r>
      </w:ins>
      <w:ins w:id="1041" w:author="madaras.szilard@gmail.com" w:date="2024-03-26T13:30:00Z">
        <w:del w:id="1042" w:author="Krisztián Károlyi" w:date="2024-03-27T17:44:00Z">
          <w:r w:rsidR="002C428F" w:rsidRPr="00945A48" w:rsidDel="00E8022F">
            <w:fldChar w:fldCharType="begin"/>
          </w:r>
          <w:r w:rsidR="002C428F" w:rsidRPr="00945A48" w:rsidDel="00E8022F">
            <w:delInstrText>HYPERLINK "https://risoprint.ro/ebooks/lazar_ede_bt_e-book.pdf"</w:delInstrText>
          </w:r>
          <w:r w:rsidR="002C428F" w:rsidRPr="00945A48" w:rsidDel="00E8022F">
            <w:fldChar w:fldCharType="separate"/>
          </w:r>
          <w:r w:rsidR="002C428F" w:rsidRPr="00945A48" w:rsidDel="00E8022F">
            <w:rPr>
              <w:rStyle w:val="Hyperlink"/>
            </w:rPr>
            <w:delText>https://risoprint.ro/ebooks/lazar_ede_bt_e-book.pdf</w:delText>
          </w:r>
          <w:r w:rsidR="002C428F" w:rsidRPr="00945A48" w:rsidDel="00E8022F">
            <w:fldChar w:fldCharType="end"/>
          </w:r>
        </w:del>
      </w:ins>
    </w:p>
    <w:p w14:paraId="25117F02" w14:textId="11FE5DB9" w:rsidR="002C428F" w:rsidRPr="00945A48" w:rsidRDefault="002C428F" w:rsidP="00C8698A">
      <w:pPr>
        <w:jc w:val="both"/>
        <w:rPr>
          <w:ins w:id="1043" w:author="madaras.szilard@gmail.com" w:date="2024-03-26T13:29:00Z"/>
        </w:rPr>
      </w:pPr>
      <w:r w:rsidRPr="00945A48">
        <w:rPr>
          <w:noProof/>
        </w:rPr>
        <mc:AlternateContent>
          <mc:Choice Requires="wpg">
            <w:drawing>
              <wp:anchor distT="0" distB="0" distL="114300" distR="114300" simplePos="0" relativeHeight="251673600" behindDoc="0" locked="0" layoutInCell="1" allowOverlap="1" wp14:anchorId="1607EDA4" wp14:editId="60CFA5E9">
                <wp:simplePos x="0" y="0"/>
                <wp:positionH relativeFrom="margin">
                  <wp:align>right</wp:align>
                </wp:positionH>
                <wp:positionV relativeFrom="paragraph">
                  <wp:posOffset>253365</wp:posOffset>
                </wp:positionV>
                <wp:extent cx="5719801" cy="1779905"/>
                <wp:effectExtent l="0" t="0" r="0" b="0"/>
                <wp:wrapNone/>
                <wp:docPr id="1882302068" name="Group 5"/>
                <wp:cNvGraphicFramePr/>
                <a:graphic xmlns:a="http://schemas.openxmlformats.org/drawingml/2006/main">
                  <a:graphicData uri="http://schemas.microsoft.com/office/word/2010/wordprocessingGroup">
                    <wpg:wgp>
                      <wpg:cNvGrpSpPr/>
                      <wpg:grpSpPr>
                        <a:xfrm>
                          <a:off x="0" y="0"/>
                          <a:ext cx="5719801" cy="1779905"/>
                          <a:chOff x="0" y="0"/>
                          <a:chExt cx="5719801" cy="1779905"/>
                        </a:xfrm>
                      </wpg:grpSpPr>
                      <wpg:grpSp>
                        <wpg:cNvPr id="762138955" name="Group 2"/>
                        <wpg:cNvGrpSpPr/>
                        <wpg:grpSpPr>
                          <a:xfrm>
                            <a:off x="65837" y="0"/>
                            <a:ext cx="5653964" cy="1517650"/>
                            <a:chOff x="63838" y="24657"/>
                            <a:chExt cx="5003069" cy="1122082"/>
                          </a:xfrm>
                        </wpg:grpSpPr>
                        <pic:pic xmlns:pic="http://schemas.openxmlformats.org/drawingml/2006/picture">
                          <pic:nvPicPr>
                            <pic:cNvPr id="3" name="Picture 2">
                              <a:extLst>
                                <a:ext uri="{FF2B5EF4-FFF2-40B4-BE49-F238E27FC236}">
                                  <a16:creationId xmlns:a16="http://schemas.microsoft.com/office/drawing/2014/main" id="{29FDBA48-A729-3D8D-6DC9-13968F294E6A}"/>
                                </a:ext>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l="3429" t="3737" r="5143" b="6"/>
                            <a:stretch/>
                          </pic:blipFill>
                          <pic:spPr bwMode="auto">
                            <a:xfrm>
                              <a:off x="63838" y="42851"/>
                              <a:ext cx="1702234" cy="1103888"/>
                            </a:xfrm>
                            <a:prstGeom prst="rect">
                              <a:avLst/>
                            </a:prstGeom>
                            <a:noFill/>
                          </pic:spPr>
                        </pic:pic>
                        <pic:pic xmlns:pic="http://schemas.openxmlformats.org/drawingml/2006/picture">
                          <pic:nvPicPr>
                            <pic:cNvPr id="8" name="Picture 7">
                              <a:extLst>
                                <a:ext uri="{FF2B5EF4-FFF2-40B4-BE49-F238E27FC236}">
                                  <a16:creationId xmlns:a16="http://schemas.microsoft.com/office/drawing/2014/main" id="{DCC39EE8-FB86-193A-DA7D-75034EE54B6A}"/>
                                </a:ext>
                              </a:extLst>
                            </pic:cNvPr>
                            <pic:cNvPicPr>
                              <a:picLocks noChangeAspect="1"/>
                            </pic:cNvPicPr>
                          </pic:nvPicPr>
                          <pic:blipFill rotWithShape="1">
                            <a:blip r:embed="rId33" cstate="print">
                              <a:extLst>
                                <a:ext uri="{28A0092B-C50C-407E-A947-70E740481C1C}">
                                  <a14:useLocalDpi xmlns:a14="http://schemas.microsoft.com/office/drawing/2010/main" val="0"/>
                                </a:ext>
                              </a:extLst>
                            </a:blip>
                            <a:srcRect l="6914" t="3739" r="5760"/>
                            <a:stretch/>
                          </pic:blipFill>
                          <pic:spPr bwMode="auto">
                            <a:xfrm>
                              <a:off x="1790233" y="24657"/>
                              <a:ext cx="1616977" cy="1103323"/>
                            </a:xfrm>
                            <a:prstGeom prst="rect">
                              <a:avLst/>
                            </a:prstGeom>
                            <a:noFill/>
                          </pic:spPr>
                        </pic:pic>
                        <pic:pic xmlns:pic="http://schemas.openxmlformats.org/drawingml/2006/picture">
                          <pic:nvPicPr>
                            <pic:cNvPr id="11" name="Picture 10">
                              <a:extLst>
                                <a:ext uri="{FF2B5EF4-FFF2-40B4-BE49-F238E27FC236}">
                                  <a16:creationId xmlns:a16="http://schemas.microsoft.com/office/drawing/2014/main" id="{31DC75EF-DED0-653B-C09C-509FA934CF1E}"/>
                                </a:ext>
                              </a:extLst>
                            </pic:cNvPr>
                            <pic:cNvPicPr>
                              <a:picLocks noChangeAspect="1"/>
                            </pic:cNvPicPr>
                          </pic:nvPicPr>
                          <pic:blipFill rotWithShape="1">
                            <a:blip r:embed="rId34" cstate="print">
                              <a:extLst>
                                <a:ext uri="{28A0092B-C50C-407E-A947-70E740481C1C}">
                                  <a14:useLocalDpi xmlns:a14="http://schemas.microsoft.com/office/drawing/2010/main" val="0"/>
                                </a:ext>
                              </a:extLst>
                            </a:blip>
                            <a:srcRect l="2736" t="3739" r="6417" b="32"/>
                            <a:stretch/>
                          </pic:blipFill>
                          <pic:spPr bwMode="auto">
                            <a:xfrm>
                              <a:off x="3407209" y="25044"/>
                              <a:ext cx="1659698" cy="1102941"/>
                            </a:xfrm>
                            <a:prstGeom prst="rect">
                              <a:avLst/>
                            </a:prstGeom>
                            <a:noFill/>
                          </pic:spPr>
                        </pic:pic>
                      </wpg:grpSp>
                      <wps:wsp>
                        <wps:cNvPr id="1596568245" name="Text Box 1"/>
                        <wps:cNvSpPr txBox="1"/>
                        <wps:spPr>
                          <a:xfrm>
                            <a:off x="0" y="1521460"/>
                            <a:ext cx="5716905" cy="258445"/>
                          </a:xfrm>
                          <a:prstGeom prst="rect">
                            <a:avLst/>
                          </a:prstGeom>
                          <a:solidFill>
                            <a:prstClr val="white"/>
                          </a:solidFill>
                          <a:ln>
                            <a:noFill/>
                          </a:ln>
                        </wps:spPr>
                        <wps:txbx>
                          <w:txbxContent>
                            <w:p w14:paraId="3FD7044D" w14:textId="5ABCC937" w:rsidR="004F7610" w:rsidRPr="004F7610" w:rsidRDefault="004D0FFE" w:rsidP="004F7610">
                              <w:pPr>
                                <w:pStyle w:val="Caption"/>
                                <w:jc w:val="center"/>
                                <w:rPr>
                                  <w:noProof/>
                                  <w:color w:val="auto"/>
                                  <w:lang w:val="en-GB"/>
                                </w:rPr>
                              </w:pPr>
                              <w:r w:rsidRPr="00DC6042">
                                <w:rPr>
                                  <w:b/>
                                  <w:bCs/>
                                  <w:noProof/>
                                  <w:color w:val="auto"/>
                                  <w:lang w:val="en-GB"/>
                                </w:rPr>
                                <w:t>XY. Ábra</w:t>
                              </w:r>
                              <w:r w:rsidRPr="00DC6042">
                                <w:rPr>
                                  <w:noProof/>
                                  <w:color w:val="auto"/>
                                  <w:lang w:val="en-GB"/>
                                </w:rPr>
                                <w:t xml:space="preserve">: az MLP modellek hibáinak </w:t>
                              </w:r>
                              <w:r w:rsidR="00B320BA">
                                <w:rPr>
                                  <w:noProof/>
                                  <w:color w:val="auto"/>
                                  <w:lang w:val="en-GB"/>
                                </w:rPr>
                                <w:t>hisztogramjai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1607EDA4" id="Group 5" o:spid="_x0000_s1033" style="position:absolute;left:0;text-align:left;margin-left:399.2pt;margin-top:19.95pt;width:450.4pt;height:140.15pt;z-index:251673600;mso-position-horizontal:right;mso-position-horizontal-relative:margin;mso-width-relative:margin" coordsize="57198,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">
                <v:group id="Group 2" o:spid="_x0000_s1034" style="position:absolute;left:658;width:56540;height:15176" coordorigin="638,246" coordsize="50030,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">
                  <v:shape id="Picture 2" o:spid="_x0000_s1035" type="#_x0000_t75" style="position:absolute;left:638;top:428;width:17022;height:11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">
                    <v:imagedata r:id="rId35" o:title="" croptop="2449f" cropbottom="4f" cropleft="2247f" cropright="3371f"/>
                  </v:shape>
                  <v:shape id="Picture 7" o:spid="_x0000_s1036" type="#_x0000_t75" style="position:absolute;left:17902;top:246;width:16170;height:1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">
                    <v:imagedata r:id="rId36" o:title="" croptop="2450f" cropleft="4531f" cropright="3775f"/>
                  </v:shape>
                  <v:shape id="Picture 10" o:spid="_x0000_s1037" type="#_x0000_t75" style="position:absolute;left:34072;top:250;width:16597;height:1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">
                    <v:imagedata r:id="rId37" o:title="" croptop="2450f" cropbottom="21f" cropleft="1793f" cropright="4205f"/>
                  </v:shape>
                </v:group>
                <v:shape id="_x0000_s1038" type="#_x0000_t202" style="position:absolute;top:15214;width:5716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" stroked="f">
                  <v:textbox style="mso-fit-shape-to-text:t" inset="0,0,0,0">
                    <w:txbxContent>
                      <w:p w14:paraId="3FD7044D" w14:textId="5ABCC937" w:rsidR="004F7610" w:rsidRPr="004F7610" w:rsidRDefault="004D0FFE" w:rsidP="004F7610">
                        <w:pPr>
                          <w:pStyle w:val="Caption"/>
                          <w:jc w:val="center"/>
                          <w:rPr>
                            <w:noProof/>
                            <w:color w:val="auto"/>
                            <w:lang w:val="en-GB"/>
                          </w:rPr>
                        </w:pPr>
                        <w:r w:rsidRPr="00DC6042">
                          <w:rPr>
                            <w:b/>
                            <w:bCs/>
                            <w:noProof/>
                            <w:color w:val="auto"/>
                            <w:lang w:val="en-GB"/>
                          </w:rPr>
                          <w:t>XY. Ábra</w:t>
                        </w:r>
                        <w:r w:rsidRPr="00DC6042">
                          <w:rPr>
                            <w:noProof/>
                            <w:color w:val="auto"/>
                            <w:lang w:val="en-GB"/>
                          </w:rPr>
                          <w:t xml:space="preserve">: az MLP modellek hibáinak </w:t>
                        </w:r>
                        <w:r w:rsidR="00B320BA">
                          <w:rPr>
                            <w:noProof/>
                            <w:color w:val="auto"/>
                            <w:lang w:val="en-GB"/>
                          </w:rPr>
                          <w:t>hisztogramjai</w:t>
                        </w:r>
                      </w:p>
                    </w:txbxContent>
                  </v:textbox>
                </v:shape>
                <w10:wrap anchorx="margin"/>
              </v:group>
            </w:pict>
          </mc:Fallback>
        </mc:AlternateContent>
      </w:r>
    </w:p>
    <w:p w14:paraId="546C1219" w14:textId="77777777" w:rsidR="002C428F" w:rsidRPr="00945A48" w:rsidRDefault="002C428F" w:rsidP="00C8698A">
      <w:pPr>
        <w:jc w:val="both"/>
        <w:rPr>
          <w:ins w:id="1044" w:author="madaras.szilard@gmail.com" w:date="2024-03-26T13:30:00Z"/>
        </w:rPr>
      </w:pPr>
    </w:p>
    <w:p w14:paraId="662B3AE3" w14:textId="77777777" w:rsidR="002C428F" w:rsidRPr="00945A48" w:rsidRDefault="002C428F" w:rsidP="00C8698A">
      <w:pPr>
        <w:jc w:val="both"/>
        <w:rPr>
          <w:ins w:id="1045" w:author="madaras.szilard@gmail.com" w:date="2024-03-26T13:30:00Z"/>
        </w:rPr>
      </w:pPr>
    </w:p>
    <w:p w14:paraId="4B77C9BA" w14:textId="77777777" w:rsidR="002C428F" w:rsidRPr="00945A48" w:rsidRDefault="002C428F" w:rsidP="00C8698A">
      <w:pPr>
        <w:jc w:val="both"/>
        <w:rPr>
          <w:ins w:id="1046" w:author="madaras.szilard@gmail.com" w:date="2024-03-26T13:30:00Z"/>
        </w:rPr>
      </w:pPr>
    </w:p>
    <w:p w14:paraId="0A1DC19C" w14:textId="77777777" w:rsidR="002C428F" w:rsidRPr="00945A48" w:rsidRDefault="002C428F" w:rsidP="00C8698A">
      <w:pPr>
        <w:jc w:val="both"/>
        <w:rPr>
          <w:ins w:id="1047" w:author="madaras.szilard@gmail.com" w:date="2024-03-26T13:30:00Z"/>
        </w:rPr>
      </w:pPr>
    </w:p>
    <w:p w14:paraId="1E23806B" w14:textId="77777777" w:rsidR="002C428F" w:rsidRPr="00945A48" w:rsidDel="003444E6" w:rsidRDefault="002C428F" w:rsidP="00C8698A">
      <w:pPr>
        <w:jc w:val="both"/>
        <w:rPr>
          <w:ins w:id="1048" w:author="madaras.szilard@gmail.com" w:date="2024-03-26T13:30:00Z"/>
          <w:del w:id="1049" w:author="Krisztián Károlyi" w:date="2024-03-27T17:40:00Z"/>
        </w:rPr>
      </w:pPr>
    </w:p>
    <w:p w14:paraId="2DE10361" w14:textId="5187BACC" w:rsidR="00BA72A0" w:rsidRPr="00945A48" w:rsidDel="0066395C" w:rsidRDefault="00985DBB" w:rsidP="00C8698A">
      <w:pPr>
        <w:jc w:val="both"/>
        <w:rPr>
          <w:del w:id="1050" w:author="Krisztián Károlyi" w:date="2024-03-27T16:46:00Z"/>
        </w:rPr>
      </w:pPr>
      <w:del w:id="1051" w:author="Krisztián Károlyi" w:date="2024-03-27T17:40:00Z">
        <w:r w:rsidRPr="00945A48" w:rsidDel="003444E6">
          <w:delText>White-teszt segítségével</w:delText>
        </w:r>
        <w:r w:rsidR="00416028" w:rsidRPr="00945A48" w:rsidDel="003444E6">
          <w:delText xml:space="preserve"> megnéztem, hogy állandó-e a hibák varrianciája (homoszkedaszticitás</w:delText>
        </w:r>
        <w:r w:rsidR="0011471C" w:rsidRPr="00945A48" w:rsidDel="003444E6">
          <w:delText xml:space="preserve"> megléte</w:delText>
        </w:r>
        <w:r w:rsidR="00416028" w:rsidRPr="00945A48" w:rsidDel="003444E6">
          <w:delText>)</w:delText>
        </w:r>
        <w:r w:rsidR="00C8543D" w:rsidRPr="00945A48" w:rsidDel="003444E6">
          <w:delText>, valamint</w:delText>
        </w:r>
        <w:r w:rsidR="00AF7641" w:rsidRPr="00945A48" w:rsidDel="003444E6">
          <w:delText xml:space="preserve"> az ACF ábrázolásával vizsgáltam, hogy van-e autokorreláció a hibák között.</w:delText>
        </w:r>
      </w:del>
    </w:p>
    <w:p w14:paraId="244B60A6" w14:textId="50DE34F6" w:rsidR="00EA759B" w:rsidRPr="00945A48" w:rsidDel="0066395C" w:rsidRDefault="00EA759B" w:rsidP="0066395C">
      <w:pPr>
        <w:jc w:val="both"/>
        <w:rPr>
          <w:del w:id="1052" w:author="Krisztián Károlyi" w:date="2024-03-27T16:46:00Z"/>
        </w:rPr>
        <w:pPrChange w:id="1053" w:author="Krisztián Károlyi" w:date="2024-03-27T16:46:00Z">
          <w:pPr/>
        </w:pPrChange>
      </w:pPr>
    </w:p>
    <w:p w14:paraId="33D3ACA7" w14:textId="77777777" w:rsidR="004F7610" w:rsidRPr="00945A48" w:rsidDel="0066395C" w:rsidRDefault="004F7610" w:rsidP="00A93EB1">
      <w:pPr>
        <w:rPr>
          <w:del w:id="1054" w:author="Krisztián Károlyi" w:date="2024-03-27T16:46:00Z"/>
        </w:rPr>
      </w:pPr>
    </w:p>
    <w:p w14:paraId="6222BAF7" w14:textId="77777777" w:rsidR="004F7610" w:rsidRPr="00945A48" w:rsidDel="0066395C" w:rsidRDefault="004F7610" w:rsidP="00A93EB1">
      <w:pPr>
        <w:rPr>
          <w:del w:id="1055" w:author="Krisztián Károlyi" w:date="2024-03-27T16:46:00Z"/>
        </w:rPr>
      </w:pPr>
    </w:p>
    <w:p w14:paraId="5DB496E5" w14:textId="1AECBB0A" w:rsidR="004F7610" w:rsidRPr="00945A48" w:rsidDel="0066395C" w:rsidRDefault="004F7610" w:rsidP="00A93EB1">
      <w:pPr>
        <w:rPr>
          <w:del w:id="1056" w:author="Krisztián Károlyi" w:date="2024-03-27T16:46:00Z"/>
        </w:rPr>
      </w:pPr>
    </w:p>
    <w:p w14:paraId="4BAFE2DA" w14:textId="054DE674" w:rsidR="004F7610" w:rsidRPr="00945A48" w:rsidDel="00B3631B" w:rsidRDefault="004F7610" w:rsidP="00A93EB1">
      <w:pPr>
        <w:rPr>
          <w:del w:id="1057" w:author="Krisztián Károlyi" w:date="2024-03-27T17:52:00Z"/>
        </w:rPr>
      </w:pPr>
    </w:p>
    <w:p w14:paraId="1010B872" w14:textId="74B7FB3C" w:rsidR="00FF12A8" w:rsidRPr="00945A48" w:rsidDel="0057371F" w:rsidRDefault="002A031D" w:rsidP="00A93EB1">
      <w:pPr>
        <w:rPr>
          <w:del w:id="1058" w:author="Krisztián Károlyi" w:date="2024-03-27T16:46:00Z"/>
        </w:rPr>
      </w:pPr>
      <w:del w:id="1059" w:author="Krisztián Károlyi" w:date="2024-03-27T17:52:00Z">
        <w:r w:rsidRPr="00945A48" w:rsidDel="00B3631B">
          <w:delText>A Kolmogorov-Smirnov teszt p-értéke Kovászna megyénél 0.</w:delText>
        </w:r>
        <w:r w:rsidR="00A10898" w:rsidRPr="00945A48" w:rsidDel="00B3631B">
          <w:delText>44</w:delText>
        </w:r>
        <w:r w:rsidRPr="00945A48" w:rsidDel="00B3631B">
          <w:delText>, Hargitánál 0.</w:delText>
        </w:r>
        <w:r w:rsidR="00B21EB6" w:rsidRPr="00945A48" w:rsidDel="00B3631B">
          <w:delText>56</w:delText>
        </w:r>
        <w:r w:rsidRPr="00945A48" w:rsidDel="00B3631B">
          <w:delText xml:space="preserve">, Marosnál </w:delText>
        </w:r>
        <w:r w:rsidR="00A75954" w:rsidRPr="00945A48" w:rsidDel="00B3631B">
          <w:delText>0.</w:delText>
        </w:r>
        <w:r w:rsidR="00BF3CCD" w:rsidRPr="00945A48" w:rsidDel="00B3631B">
          <w:delText>98</w:delText>
        </w:r>
        <w:r w:rsidR="00A75954" w:rsidRPr="00945A48" w:rsidDel="00B3631B">
          <w:delText xml:space="preserve"> volt, tehát </w:delText>
        </w:r>
        <w:r w:rsidR="00633667" w:rsidRPr="00945A48" w:rsidDel="00B3631B">
          <w:delText xml:space="preserve">nem utasítjuk el a nullhipotézist, </w:delText>
        </w:r>
      </w:del>
      <w:del w:id="1060" w:author="Krisztián Károlyi" w:date="2024-03-27T16:46:00Z">
        <w:r w:rsidR="00633667" w:rsidRPr="00945A48" w:rsidDel="00400506">
          <w:delText xml:space="preserve">tehát </w:delText>
        </w:r>
      </w:del>
      <w:del w:id="1061" w:author="Krisztián Károlyi" w:date="2024-03-27T17:52:00Z">
        <w:r w:rsidR="00A621A9" w:rsidRPr="00945A48" w:rsidDel="00B3631B">
          <w:delText>nem mondhatjuk azt, hogy a hibák nem normális eloszlásúak.</w:delText>
        </w:r>
      </w:del>
      <w:ins w:id="1062" w:author="madaras.szilard@gmail.com" w:date="2024-03-26T13:30:00Z">
        <w:del w:id="1063" w:author="Krisztián Károlyi" w:date="2024-03-27T17:52:00Z">
          <w:r w:rsidR="002C428F" w:rsidRPr="00945A48" w:rsidDel="00B3631B">
            <w:delText xml:space="preserve"> </w:delText>
          </w:r>
        </w:del>
      </w:ins>
    </w:p>
    <w:p w14:paraId="3BD57A8E" w14:textId="567B7040" w:rsidR="0035518D" w:rsidRPr="00945A48" w:rsidDel="0057371F" w:rsidRDefault="0035518D" w:rsidP="00A93EB1">
      <w:pPr>
        <w:rPr>
          <w:del w:id="1064" w:author="Krisztián Károlyi" w:date="2024-03-27T16:46:00Z"/>
        </w:rPr>
      </w:pPr>
    </w:p>
    <w:p w14:paraId="412445A1" w14:textId="2F7886ED" w:rsidR="001031E1" w:rsidRPr="00945A48" w:rsidDel="0057371F" w:rsidRDefault="001031E1" w:rsidP="00A93EB1">
      <w:pPr>
        <w:rPr>
          <w:del w:id="1065" w:author="Krisztián Károlyi" w:date="2024-03-27T16:46:00Z"/>
        </w:rPr>
      </w:pPr>
    </w:p>
    <w:p w14:paraId="68D87B2E" w14:textId="67929CBD" w:rsidR="006F6CBE" w:rsidRPr="00945A48" w:rsidRDefault="00C5063B" w:rsidP="00A93EB1">
      <w:del w:id="1066" w:author="Krisztián Károlyi" w:date="2024-03-27T16:46:00Z">
        <w:r w:rsidRPr="00945A48" w:rsidDel="0057371F">
          <w:br w:type="page"/>
        </w:r>
      </w:del>
    </w:p>
    <w:p w14:paraId="48254842" w14:textId="536EF95E" w:rsidR="004F7610" w:rsidRPr="00945A48" w:rsidRDefault="00F6539C" w:rsidP="00A93EB1">
      <w:ins w:id="1067" w:author="Krisztián Károlyi" w:date="2024-03-27T17:54:00Z">
        <w:r>
          <w:t>Ezt követően a</w:t>
        </w:r>
      </w:ins>
      <w:ins w:id="1068" w:author="Krisztián Károlyi" w:date="2024-03-27T17:55:00Z">
        <w:r>
          <w:t xml:space="preserve"> reziduumok </w:t>
        </w:r>
      </w:ins>
      <w:ins w:id="1069" w:author="Krisztián Károlyi" w:date="2024-03-27T17:56:00Z">
        <w:r w:rsidR="004A6A98">
          <w:t>közötti autokorreláció</w:t>
        </w:r>
      </w:ins>
      <w:ins w:id="1070" w:author="Krisztián Károlyi" w:date="2024-03-27T18:07:00Z">
        <w:r w:rsidR="00795598">
          <w:t xml:space="preserve">s diagramot is </w:t>
        </w:r>
        <w:r w:rsidR="004D458B">
          <w:t>megnéztem</w:t>
        </w:r>
      </w:ins>
      <w:ins w:id="1071" w:author="Krisztián Károlyi" w:date="2024-03-27T18:08:00Z">
        <w:r w:rsidR="00016D84">
          <w:t>.</w:t>
        </w:r>
      </w:ins>
    </w:p>
    <w:p w14:paraId="3B05CCA1" w14:textId="49BF1105" w:rsidR="006E2369" w:rsidRDefault="00DE368E">
      <w:pPr>
        <w:rPr>
          <w:ins w:id="1072" w:author="Krisztián Károlyi" w:date="2024-03-27T17:17:00Z"/>
          <w:noProof/>
        </w:rPr>
      </w:pPr>
      <w:r>
        <w:rPr>
          <w:noProof/>
        </w:rPr>
        <w:lastRenderedPageBreak/>
        <mc:AlternateContent>
          <mc:Choice Requires="wpg">
            <w:drawing>
              <wp:inline distT="0" distB="0" distL="0" distR="0" wp14:anchorId="11AA2253" wp14:editId="280988BD">
                <wp:extent cx="5706638" cy="2106444"/>
                <wp:effectExtent l="0" t="0" r="8890" b="8255"/>
                <wp:docPr id="625458138" name="Group 4"/>
                <wp:cNvGraphicFramePr/>
                <a:graphic xmlns:a="http://schemas.openxmlformats.org/drawingml/2006/main">
                  <a:graphicData uri="http://schemas.microsoft.com/office/word/2010/wordprocessingGroup">
                    <wpg:wgp>
                      <wpg:cNvGrpSpPr/>
                      <wpg:grpSpPr>
                        <a:xfrm>
                          <a:off x="0" y="0"/>
                          <a:ext cx="5706638" cy="2106444"/>
                          <a:chOff x="14608" y="-92485"/>
                          <a:chExt cx="5819283" cy="2106444"/>
                        </a:xfrm>
                      </wpg:grpSpPr>
                      <wps:wsp>
                        <wps:cNvPr id="479524852" name="Text Box 1"/>
                        <wps:cNvSpPr txBox="1"/>
                        <wps:spPr>
                          <a:xfrm>
                            <a:off x="14608" y="1755514"/>
                            <a:ext cx="5714365" cy="258445"/>
                          </a:xfrm>
                          <a:prstGeom prst="rect">
                            <a:avLst/>
                          </a:prstGeom>
                          <a:solidFill>
                            <a:prstClr val="white"/>
                          </a:solidFill>
                          <a:ln>
                            <a:noFill/>
                          </a:ln>
                        </wps:spPr>
                        <wps:txbx>
                          <w:txbxContent>
                            <w:p w14:paraId="1660B25C" w14:textId="003E332B" w:rsidR="00E12C5E" w:rsidRDefault="00E12C5E" w:rsidP="00E12C5E">
                              <w:pPr>
                                <w:pStyle w:val="Caption"/>
                                <w:jc w:val="center"/>
                                <w:rPr>
                                  <w:noProof/>
                                  <w:color w:val="auto"/>
                                  <w:lang w:val="en-GB"/>
                                </w:rPr>
                              </w:pPr>
                              <w:r>
                                <w:rPr>
                                  <w:b/>
                                  <w:bCs/>
                                  <w:noProof/>
                                  <w:color w:val="auto"/>
                                  <w:lang w:val="en-GB"/>
                                </w:rPr>
                                <w:t>XY. Ábra</w:t>
                              </w:r>
                              <w:r>
                                <w:rPr>
                                  <w:noProof/>
                                  <w:color w:val="auto"/>
                                  <w:lang w:val="en-GB"/>
                                </w:rPr>
                                <w:t xml:space="preserve">: az MLP modellek becslési hibáinak </w:t>
                              </w:r>
                              <w:r w:rsidR="00163347">
                                <w:rPr>
                                  <w:noProof/>
                                  <w:color w:val="auto"/>
                                  <w:lang w:val="en-GB"/>
                                </w:rPr>
                                <w:t>autokorrelációi</w:t>
                              </w:r>
                            </w:p>
                            <w:p w14:paraId="1796BB75" w14:textId="77777777" w:rsidR="00C147B1" w:rsidRPr="00C147B1" w:rsidRDefault="00C147B1" w:rsidP="00C147B1">
                              <w:pPr>
                                <w:rPr>
                                  <w:lang w:val="en-GB"/>
                                </w:rPr>
                              </w:pPr>
                            </w:p>
                            <w:p w14:paraId="21FF3BFB" w14:textId="77777777" w:rsidR="00EE4182" w:rsidRPr="00EE4182" w:rsidRDefault="00EE4182" w:rsidP="00EE4182">
                              <w:pPr>
                                <w:rPr>
                                  <w:lang w:val="en-GB"/>
                                </w:rPr>
                              </w:pPr>
                            </w:p>
                            <w:p w14:paraId="74BE3277" w14:textId="1072923C" w:rsidR="0078084C" w:rsidRPr="003B2928" w:rsidRDefault="0078084C" w:rsidP="0078084C">
                              <w:pPr>
                                <w:pStyle w:val="Caption"/>
                                <w:jc w:val="center"/>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36963297" name="Group 3"/>
                        <wpg:cNvGrpSpPr/>
                        <wpg:grpSpPr>
                          <a:xfrm>
                            <a:off x="29543" y="-92485"/>
                            <a:ext cx="5804348" cy="1847999"/>
                            <a:chOff x="-113759" y="-92485"/>
                            <a:chExt cx="5804348" cy="1847999"/>
                          </a:xfrm>
                        </wpg:grpSpPr>
                        <pic:pic xmlns:pic="http://schemas.openxmlformats.org/drawingml/2006/picture">
                          <pic:nvPicPr>
                            <pic:cNvPr id="4" name="Picture 3">
                              <a:extLst>
                                <a:ext uri="{FF2B5EF4-FFF2-40B4-BE49-F238E27FC236}">
                                  <a16:creationId xmlns:a16="http://schemas.microsoft.com/office/drawing/2014/main" id="{2AED201E-38D4-A1E1-5F3B-415F5AC5AEDA}"/>
                                </a:ext>
                              </a:extLst>
                            </pic:cNvPr>
                            <pic:cNvPicPr>
                              <a:picLocks noChangeAspect="1"/>
                            </pic:cNvPicPr>
                          </pic:nvPicPr>
                          <pic:blipFill rotWithShape="1">
                            <a:blip r:embed="rId38" cstate="print">
                              <a:extLst>
                                <a:ext uri="{28A0092B-C50C-407E-A947-70E740481C1C}">
                                  <a14:useLocalDpi xmlns:a14="http://schemas.microsoft.com/office/drawing/2010/main" val="0"/>
                                </a:ext>
                              </a:extLst>
                            </a:blip>
                            <a:srcRect t="5397" r="4" b="13"/>
                            <a:stretch/>
                          </pic:blipFill>
                          <pic:spPr bwMode="auto">
                            <a:xfrm>
                              <a:off x="-113759" y="-92485"/>
                              <a:ext cx="2073117" cy="1832021"/>
                            </a:xfrm>
                            <a:prstGeom prst="rect">
                              <a:avLst/>
                            </a:prstGeom>
                            <a:noFill/>
                          </pic:spPr>
                        </pic:pic>
                        <pic:pic xmlns:pic="http://schemas.openxmlformats.org/drawingml/2006/picture">
                          <pic:nvPicPr>
                            <pic:cNvPr id="7" name="Picture 6">
                              <a:extLst>
                                <a:ext uri="{FF2B5EF4-FFF2-40B4-BE49-F238E27FC236}">
                                  <a16:creationId xmlns:a16="http://schemas.microsoft.com/office/drawing/2014/main" id="{DE29B214-2EBA-6F00-2E29-F9C4E9F9491F}"/>
                                </a:ext>
                              </a:extLst>
                            </pic:cNvPr>
                            <pic:cNvPicPr>
                              <a:picLocks noChangeAspect="1"/>
                            </pic:cNvPicPr>
                          </pic:nvPicPr>
                          <pic:blipFill rotWithShape="1">
                            <a:blip r:embed="rId39" cstate="print">
                              <a:extLst>
                                <a:ext uri="{28A0092B-C50C-407E-A947-70E740481C1C}">
                                  <a14:useLocalDpi xmlns:a14="http://schemas.microsoft.com/office/drawing/2010/main" val="0"/>
                                </a:ext>
                              </a:extLst>
                            </a:blip>
                            <a:srcRect t="4893"/>
                            <a:stretch/>
                          </pic:blipFill>
                          <pic:spPr bwMode="auto">
                            <a:xfrm>
                              <a:off x="1796666" y="-92471"/>
                              <a:ext cx="2126291" cy="18479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9">
                              <a:extLst>
                                <a:ext uri="{FF2B5EF4-FFF2-40B4-BE49-F238E27FC236}">
                                  <a16:creationId xmlns:a16="http://schemas.microsoft.com/office/drawing/2014/main" id="{84B7F81B-0FA5-37FA-859E-AC415F7233B9}"/>
                                </a:ext>
                              </a:extLst>
                            </pic:cNvPr>
                            <pic:cNvPicPr>
                              <a:picLocks noChangeAspect="1"/>
                            </pic:cNvPicPr>
                          </pic:nvPicPr>
                          <pic:blipFill rotWithShape="1">
                            <a:blip r:embed="rId40" cstate="print">
                              <a:extLst>
                                <a:ext uri="{28A0092B-C50C-407E-A947-70E740481C1C}">
                                  <a14:useLocalDpi xmlns:a14="http://schemas.microsoft.com/office/drawing/2010/main" val="0"/>
                                </a:ext>
                              </a:extLst>
                            </a:blip>
                            <a:srcRect l="-1" t="4574" r="3792" b="3903"/>
                            <a:stretch/>
                          </pic:blipFill>
                          <pic:spPr bwMode="auto">
                            <a:xfrm>
                              <a:off x="3755085" y="-92479"/>
                              <a:ext cx="1935504" cy="1782569"/>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11AA2253" id="Group 4" o:spid="_x0000_s1039" style="width:449.35pt;height:165.85pt;mso-position-horizontal-relative:char;mso-position-vertical-relative:line" coordorigin="146,-924" coordsize="58192,21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">
                <v:shape id="_x0000_s1040" type="#_x0000_t202" style="position:absolute;left:146;top:17555;width:571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" stroked="f">
                  <v:textbox inset="0,0,0,0">
                    <w:txbxContent>
                      <w:p w14:paraId="1660B25C" w14:textId="003E332B" w:rsidR="00E12C5E" w:rsidRDefault="00E12C5E" w:rsidP="00E12C5E">
                        <w:pPr>
                          <w:pStyle w:val="Caption"/>
                          <w:jc w:val="center"/>
                          <w:rPr>
                            <w:noProof/>
                            <w:color w:val="auto"/>
                            <w:lang w:val="en-GB"/>
                          </w:rPr>
                        </w:pPr>
                        <w:r>
                          <w:rPr>
                            <w:b/>
                            <w:bCs/>
                            <w:noProof/>
                            <w:color w:val="auto"/>
                            <w:lang w:val="en-GB"/>
                          </w:rPr>
                          <w:t>XY. Ábra</w:t>
                        </w:r>
                        <w:r>
                          <w:rPr>
                            <w:noProof/>
                            <w:color w:val="auto"/>
                            <w:lang w:val="en-GB"/>
                          </w:rPr>
                          <w:t xml:space="preserve">: az MLP modellek becslési hibáinak </w:t>
                        </w:r>
                        <w:r w:rsidR="00163347">
                          <w:rPr>
                            <w:noProof/>
                            <w:color w:val="auto"/>
                            <w:lang w:val="en-GB"/>
                          </w:rPr>
                          <w:t>autokorrelációi</w:t>
                        </w:r>
                      </w:p>
                      <w:p w14:paraId="1796BB75" w14:textId="77777777" w:rsidR="00C147B1" w:rsidRPr="00C147B1" w:rsidRDefault="00C147B1" w:rsidP="00C147B1">
                        <w:pPr>
                          <w:rPr>
                            <w:lang w:val="en-GB"/>
                          </w:rPr>
                        </w:pPr>
                      </w:p>
                      <w:p w14:paraId="21FF3BFB" w14:textId="77777777" w:rsidR="00EE4182" w:rsidRPr="00EE4182" w:rsidRDefault="00EE4182" w:rsidP="00EE4182">
                        <w:pPr>
                          <w:rPr>
                            <w:lang w:val="en-GB"/>
                          </w:rPr>
                        </w:pPr>
                      </w:p>
                      <w:p w14:paraId="74BE3277" w14:textId="1072923C" w:rsidR="0078084C" w:rsidRPr="003B2928" w:rsidRDefault="0078084C" w:rsidP="0078084C">
                        <w:pPr>
                          <w:pStyle w:val="Caption"/>
                          <w:jc w:val="center"/>
                          <w:rPr>
                            <w:noProof/>
                            <w:sz w:val="24"/>
                            <w:szCs w:val="24"/>
                          </w:rPr>
                        </w:pPr>
                      </w:p>
                    </w:txbxContent>
                  </v:textbox>
                </v:shape>
                <v:group id="Group 3" o:spid="_x0000_s1041" style="position:absolute;left:295;top:-924;width:58043;height:18479" coordorigin="-1137,-924" coordsize="58043,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">
                  <v:shape id="Picture 3" o:spid="_x0000_s1042" type="#_x0000_t75" style="position:absolute;left:-1137;top:-924;width:20730;height:18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">
                    <v:imagedata r:id="rId41" o:title="" croptop="3537f" cropbottom="9f" cropright="3f"/>
                  </v:shape>
                  <v:shape id="Picture 6" o:spid="_x0000_s1043" type="#_x0000_t75" style="position:absolute;left:17966;top:-924;width:21263;height:18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">
                    <v:imagedata r:id="rId42" o:title="" croptop="3207f"/>
                  </v:shape>
                  <v:shape id="Picture 9" o:spid="_x0000_s1044" type="#_x0000_t75" style="position:absolute;left:37550;top:-924;width:19355;height:17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">
                    <v:imagedata r:id="rId43" o:title="" croptop="2998f" cropbottom="2558f" cropleft="-1f" cropright="2485f"/>
                  </v:shape>
                </v:group>
                <w10:anchorlock/>
              </v:group>
            </w:pict>
          </mc:Fallback>
        </mc:AlternateContent>
      </w:r>
    </w:p>
    <w:p w14:paraId="447A2F4E" w14:textId="075457F5" w:rsidR="00C147B1" w:rsidRPr="00945A48" w:rsidDel="00D615B8" w:rsidRDefault="00C147B1">
      <w:pPr>
        <w:rPr>
          <w:del w:id="1073" w:author="Krisztián Károlyi" w:date="2024-03-27T17:15:00Z"/>
        </w:rPr>
      </w:pPr>
    </w:p>
    <w:p w14:paraId="1F60ECF0" w14:textId="77777777" w:rsidR="00C147B1" w:rsidRPr="00945A48" w:rsidDel="00D615B8" w:rsidRDefault="00C147B1">
      <w:pPr>
        <w:rPr>
          <w:del w:id="1074" w:author="Krisztián Károlyi" w:date="2024-03-27T17:15:00Z"/>
        </w:rPr>
      </w:pPr>
    </w:p>
    <w:p w14:paraId="7D733640" w14:textId="77777777" w:rsidR="00C147B1" w:rsidRPr="00945A48" w:rsidDel="00D615B8" w:rsidRDefault="00C147B1">
      <w:pPr>
        <w:rPr>
          <w:del w:id="1075" w:author="Krisztián Károlyi" w:date="2024-03-27T17:16:00Z"/>
        </w:rPr>
      </w:pPr>
    </w:p>
    <w:p w14:paraId="23BD4426" w14:textId="77777777" w:rsidR="00C147B1" w:rsidRPr="00945A48" w:rsidDel="00252576" w:rsidRDefault="00C147B1">
      <w:pPr>
        <w:rPr>
          <w:del w:id="1076" w:author="Krisztián Károlyi" w:date="2024-03-27T17:20:00Z"/>
        </w:rPr>
      </w:pPr>
    </w:p>
    <w:p w14:paraId="376F58D5" w14:textId="6E4620DF" w:rsidR="00C147B1" w:rsidRPr="00945A48" w:rsidDel="00252576" w:rsidRDefault="00C147B1">
      <w:pPr>
        <w:rPr>
          <w:del w:id="1077" w:author="Krisztián Károlyi" w:date="2024-03-27T17:20:00Z"/>
        </w:rPr>
      </w:pPr>
    </w:p>
    <w:p w14:paraId="71173253" w14:textId="74858477" w:rsidR="00C75075" w:rsidRDefault="00CC3200" w:rsidP="00094689">
      <w:pPr>
        <w:jc w:val="both"/>
        <w:rPr>
          <w:ins w:id="1078" w:author="Krisztián Károlyi" w:date="2024-03-27T18:25:00Z"/>
        </w:rPr>
      </w:pPr>
      <w:r w:rsidRPr="00945A48">
        <w:t>Mindhárom modell</w:t>
      </w:r>
      <w:r w:rsidR="00C07984" w:rsidRPr="00945A48">
        <w:t>nél kizárhatóak a hibák közötti korrelációk,</w:t>
      </w:r>
      <w:r w:rsidR="00D6697C" w:rsidRPr="00945A48">
        <w:t xml:space="preserve"> mivel mindegyik </w:t>
      </w:r>
      <w:del w:id="1079" w:author="Krisztián Károlyi" w:date="2024-03-27T17:21:00Z">
        <w:r w:rsidR="00D6697C" w:rsidRPr="00945A48" w:rsidDel="00247FA5">
          <w:delText xml:space="preserve">eltolódásban </w:delText>
        </w:r>
      </w:del>
      <w:ins w:id="1080" w:author="Krisztián Károlyi" w:date="2024-03-27T17:21:00Z">
        <w:r w:rsidR="00247FA5">
          <w:t>késleltetett érték</w:t>
        </w:r>
        <w:r w:rsidR="006D4E77">
          <w:t>nél</w:t>
        </w:r>
      </w:ins>
      <w:ins w:id="1081" w:author="Krisztián Károlyi" w:date="2024-03-27T17:57:00Z">
        <w:r w:rsidR="0035661D">
          <w:t xml:space="preserve"> </w:t>
        </w:r>
      </w:ins>
      <w:r w:rsidR="00214409" w:rsidRPr="00945A48">
        <w:t>bő</w:t>
      </w:r>
      <w:r w:rsidR="002C2ABF" w:rsidRPr="00945A48">
        <w:t>ve</w:t>
      </w:r>
      <w:r w:rsidR="00214409" w:rsidRPr="00945A48">
        <w:t>n a 95%-os konfidencia intervallumon belül</w:t>
      </w:r>
      <w:ins w:id="1082" w:author="Krisztián Károlyi" w:date="2024-03-27T17:57:00Z">
        <w:r w:rsidR="00693907">
          <w:t xml:space="preserve"> (kékkel színezett terület)</w:t>
        </w:r>
      </w:ins>
      <w:r w:rsidR="00214409" w:rsidRPr="00945A48">
        <w:t xml:space="preserve"> voltak az autokorrelációs együttható</w:t>
      </w:r>
      <w:ins w:id="1083" w:author="Krisztián Károlyi" w:date="2024-03-27T17:57:00Z">
        <w:r w:rsidR="006B1EDC">
          <w:t>k</w:t>
        </w:r>
      </w:ins>
      <w:ins w:id="1084" w:author="Krisztián Károlyi" w:date="2024-03-27T17:59:00Z">
        <w:r w:rsidR="00323AF6">
          <w:t>.</w:t>
        </w:r>
      </w:ins>
      <w:del w:id="1085" w:author="Krisztián Károlyi" w:date="2024-03-27T17:57:00Z">
        <w:r w:rsidR="00214409" w:rsidRPr="00945A48" w:rsidDel="006B1EDC">
          <w:delText>k.</w:delText>
        </w:r>
      </w:del>
    </w:p>
    <w:p w14:paraId="7DC22F4B" w14:textId="77777777" w:rsidR="006B3F82" w:rsidRDefault="006B3F82" w:rsidP="00094689">
      <w:pPr>
        <w:jc w:val="both"/>
        <w:rPr>
          <w:ins w:id="1086" w:author="Krisztián Károlyi" w:date="2024-03-27T18:09:00Z"/>
        </w:rPr>
      </w:pPr>
    </w:p>
    <w:p w14:paraId="43DAC5B8" w14:textId="77777777" w:rsidR="0019439B" w:rsidRDefault="0019439B" w:rsidP="00094689">
      <w:pPr>
        <w:jc w:val="both"/>
        <w:rPr>
          <w:ins w:id="1087" w:author="Krisztián Károlyi" w:date="2024-03-27T17:59:00Z"/>
        </w:rPr>
      </w:pPr>
    </w:p>
    <w:p w14:paraId="1D1F9056" w14:textId="77777777" w:rsidR="00323AF6" w:rsidRPr="00945A48" w:rsidRDefault="00323AF6" w:rsidP="00094689">
      <w:pPr>
        <w:jc w:val="both"/>
        <w:pPrChange w:id="1088" w:author="Krisztián Károlyi" w:date="2024-03-27T17:21:00Z">
          <w:pPr/>
        </w:pPrChange>
      </w:pPr>
    </w:p>
    <w:p w14:paraId="0C6A38B2" w14:textId="1E616C9C" w:rsidR="0035518D" w:rsidRPr="00945A48" w:rsidRDefault="0035518D">
      <w:pPr>
        <w:rPr>
          <w:rFonts w:eastAsiaTheme="majorEastAsia"/>
          <w:b/>
          <w:sz w:val="32"/>
          <w:szCs w:val="32"/>
        </w:rPr>
      </w:pPr>
      <w:r w:rsidRPr="00945A48">
        <w:br w:type="page"/>
      </w:r>
    </w:p>
    <w:p w14:paraId="25969B21" w14:textId="627DBA8A" w:rsidR="00DB14CE" w:rsidRPr="00945A48" w:rsidRDefault="00DE5296" w:rsidP="002A78A8">
      <w:pPr>
        <w:pStyle w:val="Heading1"/>
        <w:rPr>
          <w:rFonts w:cs="Times New Roman"/>
        </w:rPr>
        <w:pPrChange w:id="1089" w:author="Krisztián Károlyi" w:date="2024-03-27T16:45:00Z">
          <w:pPr>
            <w:pStyle w:val="Heading1"/>
            <w:ind w:left="375"/>
          </w:pPr>
        </w:pPrChange>
      </w:pPr>
      <w:del w:id="1090" w:author="Krisztián Károlyi" w:date="2024-03-27T16:45:00Z">
        <w:r w:rsidRPr="00945A48" w:rsidDel="002A78A8">
          <w:rPr>
            <w:rFonts w:cs="Times New Roman"/>
          </w:rPr>
          <w:lastRenderedPageBreak/>
          <w:delText>7</w:delText>
        </w:r>
        <w:r w:rsidR="0087565D" w:rsidRPr="00945A48" w:rsidDel="002A78A8">
          <w:rPr>
            <w:rFonts w:cs="Times New Roman"/>
          </w:rPr>
          <w:delText xml:space="preserve"> </w:delText>
        </w:r>
      </w:del>
      <w:bookmarkStart w:id="1091" w:name="_Toc162458100"/>
      <w:r w:rsidR="00B3393E" w:rsidRPr="00945A48">
        <w:rPr>
          <w:rFonts w:cs="Times New Roman"/>
        </w:rPr>
        <w:t>A Django webalkalamzás bemutatása</w:t>
      </w:r>
      <w:bookmarkEnd w:id="604"/>
      <w:bookmarkEnd w:id="1091"/>
    </w:p>
    <w:p w14:paraId="0B576906" w14:textId="3402A842" w:rsidR="00686DE2" w:rsidRPr="00945A48" w:rsidRDefault="00686DE2" w:rsidP="00686DE2">
      <w:r w:rsidRPr="00945A48">
        <w:t>Ebben a fejezetben a webalkalmazásom</w:t>
      </w:r>
      <w:r w:rsidR="00751CA7" w:rsidRPr="00945A48">
        <w:t xml:space="preserve"> </w:t>
      </w:r>
      <w:proofErr w:type="spellStart"/>
      <w:r w:rsidR="00751CA7" w:rsidRPr="00945A48">
        <w:t>múködését</w:t>
      </w:r>
      <w:proofErr w:type="spellEnd"/>
      <w:r w:rsidRPr="00945A48">
        <w:t xml:space="preserve"> és</w:t>
      </w:r>
      <w:r w:rsidR="00435E83" w:rsidRPr="00945A48">
        <w:t xml:space="preserve"> az ahhoz</w:t>
      </w:r>
      <w:r w:rsidRPr="00945A48">
        <w:t xml:space="preserve"> felhasznált </w:t>
      </w:r>
      <w:proofErr w:type="spellStart"/>
      <w:r w:rsidRPr="00945A48">
        <w:t>techonlógiákat</w:t>
      </w:r>
      <w:proofErr w:type="spellEnd"/>
      <w:r w:rsidRPr="00945A48">
        <w:t xml:space="preserve"> ismertetem.</w:t>
      </w:r>
    </w:p>
    <w:p w14:paraId="1F54EB13" w14:textId="45ABBA8F" w:rsidR="006269C9" w:rsidRPr="00945A48" w:rsidRDefault="00467733" w:rsidP="00941AAF">
      <w:pPr>
        <w:pStyle w:val="Heading2"/>
        <w:rPr>
          <w:rFonts w:cs="Times New Roman"/>
        </w:rPr>
        <w:pPrChange w:id="1092" w:author="Krisztián Károlyi" w:date="2024-03-27T16:45:00Z">
          <w:pPr>
            <w:pStyle w:val="Heading2"/>
            <w:ind w:left="426"/>
          </w:pPr>
        </w:pPrChange>
      </w:pPr>
      <w:bookmarkStart w:id="1093" w:name="_Toc159784285"/>
      <w:del w:id="1094" w:author="Krisztián Károlyi" w:date="2024-03-27T16:45:00Z">
        <w:r w:rsidRPr="00945A48" w:rsidDel="00941AAF">
          <w:rPr>
            <w:rFonts w:cs="Times New Roman"/>
          </w:rPr>
          <w:delText>7</w:delText>
        </w:r>
        <w:r w:rsidR="0087565D" w:rsidRPr="00945A48" w:rsidDel="00941AAF">
          <w:rPr>
            <w:rFonts w:cs="Times New Roman"/>
          </w:rPr>
          <w:delText xml:space="preserve">.1 </w:delText>
        </w:r>
      </w:del>
      <w:bookmarkStart w:id="1095" w:name="_Toc162458101"/>
      <w:r w:rsidR="006269C9" w:rsidRPr="00945A48">
        <w:rPr>
          <w:rFonts w:cs="Times New Roman"/>
        </w:rPr>
        <w:t>MVC</w:t>
      </w:r>
      <w:bookmarkEnd w:id="1093"/>
      <w:bookmarkEnd w:id="1095"/>
    </w:p>
    <w:p w14:paraId="47E313ED" w14:textId="77777777" w:rsidR="00946F70" w:rsidRPr="00945A48" w:rsidRDefault="00977E68" w:rsidP="00946F70">
      <w:pPr>
        <w:keepNext/>
        <w:spacing w:line="240" w:lineRule="auto"/>
        <w:jc w:val="center"/>
      </w:pPr>
      <w:r w:rsidRPr="00945A48">
        <w:rPr>
          <w:noProof/>
        </w:rPr>
        <w:drawing>
          <wp:inline distT="0" distB="0" distL="0" distR="0" wp14:anchorId="078A7E3C" wp14:editId="67B77301">
            <wp:extent cx="2607365" cy="1914525"/>
            <wp:effectExtent l="0" t="0" r="2540" b="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rotWithShape="1">
                    <a:blip r:embed="rId44">
                      <a:extLst>
                        <a:ext uri="{28A0092B-C50C-407E-A947-70E740481C1C}">
                          <a14:useLocalDpi xmlns:a14="http://schemas.microsoft.com/office/drawing/2010/main" val="0"/>
                        </a:ext>
                      </a:extLst>
                    </a:blip>
                    <a:srcRect t="10692" b="6636"/>
                    <a:stretch/>
                  </pic:blipFill>
                  <pic:spPr bwMode="auto">
                    <a:xfrm>
                      <a:off x="0" y="0"/>
                      <a:ext cx="2612270" cy="1918127"/>
                    </a:xfrm>
                    <a:prstGeom prst="rect">
                      <a:avLst/>
                    </a:prstGeom>
                    <a:noFill/>
                    <a:ln>
                      <a:noFill/>
                    </a:ln>
                    <a:extLst>
                      <a:ext uri="{53640926-AAD7-44D8-BBD7-CCE9431645EC}">
                        <a14:shadowObscured xmlns:a14="http://schemas.microsoft.com/office/drawing/2010/main"/>
                      </a:ext>
                    </a:extLst>
                  </pic:spPr>
                </pic:pic>
              </a:graphicData>
            </a:graphic>
          </wp:inline>
        </w:drawing>
      </w:r>
    </w:p>
    <w:p w14:paraId="4FD91F46" w14:textId="1AA2F464" w:rsidR="00977E68" w:rsidRPr="00945A48" w:rsidRDefault="00946F70" w:rsidP="00946F70">
      <w:pPr>
        <w:pStyle w:val="Caption"/>
        <w:jc w:val="center"/>
      </w:pPr>
      <w:r w:rsidRPr="00945A48">
        <w:t>Az MVC alapvető működési elve</w:t>
      </w:r>
    </w:p>
    <w:p w14:paraId="31B08176" w14:textId="2CFEB99A" w:rsidR="006269C9" w:rsidRPr="00945A48" w:rsidRDefault="006269C9" w:rsidP="005C545F">
      <w:pPr>
        <w:jc w:val="both"/>
      </w:pPr>
      <w:r w:rsidRPr="00945A48">
        <w:t>Az MVC rövidítés az "</w:t>
      </w:r>
      <w:proofErr w:type="spellStart"/>
      <w:r w:rsidRPr="00945A48">
        <w:t>Model-View-Controller</w:t>
      </w:r>
      <w:proofErr w:type="spellEnd"/>
      <w:r w:rsidRPr="00945A48">
        <w:t>"</w:t>
      </w:r>
      <w:r w:rsidR="00580951" w:rsidRPr="00945A48">
        <w:t xml:space="preserve"> (Modell-Nézet-</w:t>
      </w:r>
      <w:r w:rsidR="00901A75" w:rsidRPr="00945A48">
        <w:t>Vezérlő</w:t>
      </w:r>
      <w:r w:rsidR="00580951" w:rsidRPr="00945A48">
        <w:t>)</w:t>
      </w:r>
      <w:r w:rsidRPr="00945A48">
        <w:t xml:space="preserve"> kifejezést jelenti, és egy szoftvertervezési mintázatot vagy architektúrát takar. Az MVC célja az alkalmazások strukturális szervezésének javítása, hogy könnyebben karbantarthatók és kiterjeszthetők legyenek.</w:t>
      </w:r>
      <w:r w:rsidR="00A43B49" w:rsidRPr="00945A48">
        <w:t xml:space="preserve"> </w:t>
      </w:r>
      <w:r w:rsidRPr="00945A48">
        <w:t>Az MVC három fő komponenst tartalmaz:</w:t>
      </w:r>
      <w:r w:rsidR="0022132C" w:rsidRPr="00945A48">
        <w:t xml:space="preserve"> </w:t>
      </w:r>
    </w:p>
    <w:p w14:paraId="0EFCA588" w14:textId="274249A7" w:rsidR="006269C9" w:rsidRPr="00945A48" w:rsidRDefault="006269C9" w:rsidP="005C545F">
      <w:pPr>
        <w:pStyle w:val="ListParagraph"/>
        <w:numPr>
          <w:ilvl w:val="0"/>
          <w:numId w:val="8"/>
        </w:numPr>
        <w:jc w:val="both"/>
      </w:pPr>
      <w:proofErr w:type="spellStart"/>
      <w:r w:rsidRPr="00945A48">
        <w:t>Model</w:t>
      </w:r>
      <w:proofErr w:type="spellEnd"/>
      <w:r w:rsidRPr="00945A48">
        <w:t xml:space="preserve"> (Modell): A modell reprezentálja az alkalmazás adatstruktúráit és logikáját. Ez felelős az adatok kezeléséért, az üzleti logika végrehajtásáért, és értesíti a </w:t>
      </w:r>
      <w:proofErr w:type="spellStart"/>
      <w:r w:rsidRPr="00945A48">
        <w:t>View</w:t>
      </w:r>
      <w:proofErr w:type="spellEnd"/>
      <w:r w:rsidRPr="00945A48">
        <w:t>-t, amikor adatai megváltoznak.</w:t>
      </w:r>
    </w:p>
    <w:p w14:paraId="479B1B45" w14:textId="35105E04" w:rsidR="006269C9" w:rsidRPr="00945A48" w:rsidRDefault="006269C9" w:rsidP="005C545F">
      <w:pPr>
        <w:pStyle w:val="ListParagraph"/>
        <w:numPr>
          <w:ilvl w:val="0"/>
          <w:numId w:val="8"/>
        </w:numPr>
        <w:jc w:val="both"/>
      </w:pPr>
      <w:proofErr w:type="spellStart"/>
      <w:r w:rsidRPr="00945A48">
        <w:t>View</w:t>
      </w:r>
      <w:proofErr w:type="spellEnd"/>
      <w:r w:rsidRPr="00945A48">
        <w:t xml:space="preserve"> (Nézet): A nézet a felhasználói felületet vagy az adatok megjelenítését kezeli. A </w:t>
      </w:r>
      <w:proofErr w:type="spellStart"/>
      <w:r w:rsidRPr="00945A48">
        <w:t>View</w:t>
      </w:r>
      <w:proofErr w:type="spellEnd"/>
      <w:r w:rsidRPr="00945A48">
        <w:t xml:space="preserve"> értesül a </w:t>
      </w:r>
      <w:proofErr w:type="spellStart"/>
      <w:r w:rsidRPr="00945A48">
        <w:t>Model</w:t>
      </w:r>
      <w:proofErr w:type="spellEnd"/>
      <w:r w:rsidRPr="00945A48">
        <w:t xml:space="preserve"> változásairól, és frissíti magát, hogy megjelenítse az aktuális adatokat.</w:t>
      </w:r>
    </w:p>
    <w:p w14:paraId="2471F99D" w14:textId="77777777" w:rsidR="006269C9" w:rsidRPr="00945A48" w:rsidRDefault="006269C9" w:rsidP="005C545F">
      <w:pPr>
        <w:pStyle w:val="ListParagraph"/>
        <w:numPr>
          <w:ilvl w:val="0"/>
          <w:numId w:val="8"/>
        </w:numPr>
        <w:jc w:val="both"/>
      </w:pPr>
      <w:proofErr w:type="spellStart"/>
      <w:r w:rsidRPr="00945A48">
        <w:t>Controller</w:t>
      </w:r>
      <w:proofErr w:type="spellEnd"/>
      <w:r w:rsidRPr="00945A48">
        <w:t xml:space="preserve"> (Vezérlő): A vezérlő a felhasználói bemeneteket kezeli, például gombok lenyomásait vagy más eseményeket. Ezután a vezérlő frissíti a </w:t>
      </w:r>
      <w:proofErr w:type="spellStart"/>
      <w:r w:rsidRPr="00945A48">
        <w:t>Model</w:t>
      </w:r>
      <w:proofErr w:type="spellEnd"/>
      <w:r w:rsidRPr="00945A48">
        <w:t xml:space="preserve">-t vagy a </w:t>
      </w:r>
      <w:proofErr w:type="spellStart"/>
      <w:r w:rsidRPr="00945A48">
        <w:t>View</w:t>
      </w:r>
      <w:proofErr w:type="spellEnd"/>
      <w:r w:rsidRPr="00945A48">
        <w:t>-t a felhasználói interakciók eredményeként.</w:t>
      </w:r>
    </w:p>
    <w:p w14:paraId="1E10C3AB" w14:textId="52D9C2D5" w:rsidR="00385135" w:rsidRPr="00945A48" w:rsidRDefault="006269C9" w:rsidP="00A60723">
      <w:pPr>
        <w:jc w:val="both"/>
      </w:pPr>
      <w:r w:rsidRPr="00945A48">
        <w:t xml:space="preserve">Az MVC minta alkalmazása segíthet javítani az alkalmazások karbantarthatóságát, kiterjeszthetőségét és tesztelhetőségét. Sok keretrendszer és fejlesztési környezet támogatja az MVC architektúrát, például a </w:t>
      </w:r>
      <w:proofErr w:type="spellStart"/>
      <w:r w:rsidRPr="00945A48">
        <w:t>Ruby</w:t>
      </w:r>
      <w:proofErr w:type="spellEnd"/>
      <w:r w:rsidRPr="00945A48">
        <w:t xml:space="preserve"> </w:t>
      </w:r>
      <w:proofErr w:type="spellStart"/>
      <w:r w:rsidRPr="00945A48">
        <w:t>on</w:t>
      </w:r>
      <w:proofErr w:type="spellEnd"/>
      <w:r w:rsidRPr="00945A48">
        <w:t xml:space="preserve"> </w:t>
      </w:r>
      <w:proofErr w:type="spellStart"/>
      <w:r w:rsidRPr="00945A48">
        <w:t>Rails</w:t>
      </w:r>
      <w:proofErr w:type="spellEnd"/>
      <w:r w:rsidRPr="00945A48">
        <w:t>, a Django (Python</w:t>
      </w:r>
      <w:r w:rsidR="00DF7506" w:rsidRPr="00945A48">
        <w:t>),</w:t>
      </w:r>
      <w:r w:rsidRPr="00945A48">
        <w:t xml:space="preserve"> az ASP.NET,</w:t>
      </w:r>
      <w:r w:rsidR="00DF7506" w:rsidRPr="00945A48">
        <w:t xml:space="preserve"> </w:t>
      </w:r>
      <w:proofErr w:type="spellStart"/>
      <w:r w:rsidR="00DF7506" w:rsidRPr="00945A48">
        <w:t>Laravel</w:t>
      </w:r>
      <w:proofErr w:type="spellEnd"/>
      <w:r w:rsidR="00DF7506" w:rsidRPr="00945A48">
        <w:t xml:space="preserve"> (PHP)</w:t>
      </w:r>
      <w:r w:rsidRPr="00945A48">
        <w:t xml:space="preserve"> és mások.</w:t>
      </w:r>
      <w:r w:rsidR="00385135" w:rsidRPr="00945A48">
        <w:br w:type="page"/>
      </w:r>
    </w:p>
    <w:p w14:paraId="48147207" w14:textId="1875F031" w:rsidR="00DB14CE" w:rsidRPr="00945A48" w:rsidRDefault="001D532A" w:rsidP="002E40B2">
      <w:pPr>
        <w:pStyle w:val="Heading2"/>
        <w:ind w:left="284" w:hanging="284"/>
        <w:rPr>
          <w:rFonts w:cs="Times New Roman"/>
        </w:rPr>
      </w:pPr>
      <w:bookmarkStart w:id="1096" w:name="_Toc159784286"/>
      <w:del w:id="1097" w:author="Krisztián Károlyi" w:date="2024-03-27T16:45:00Z">
        <w:r w:rsidRPr="00945A48" w:rsidDel="00353607">
          <w:rPr>
            <w:rFonts w:cs="Times New Roman"/>
          </w:rPr>
          <w:lastRenderedPageBreak/>
          <w:delText>7</w:delText>
        </w:r>
        <w:r w:rsidR="002E40B2" w:rsidRPr="00945A48" w:rsidDel="00353607">
          <w:rPr>
            <w:rFonts w:cs="Times New Roman"/>
          </w:rPr>
          <w:delText>.</w:delText>
        </w:r>
        <w:r w:rsidR="006A1383" w:rsidRPr="00945A48" w:rsidDel="00353607">
          <w:rPr>
            <w:rFonts w:cs="Times New Roman"/>
          </w:rPr>
          <w:delText>2</w:delText>
        </w:r>
        <w:r w:rsidR="002E40B2" w:rsidRPr="00945A48" w:rsidDel="00353607">
          <w:rPr>
            <w:rFonts w:cs="Times New Roman"/>
          </w:rPr>
          <w:delText xml:space="preserve"> </w:delText>
        </w:r>
      </w:del>
      <w:bookmarkStart w:id="1098" w:name="_Toc162458102"/>
      <w:r w:rsidR="001804AA" w:rsidRPr="00945A48">
        <w:rPr>
          <w:rFonts w:cs="Times New Roman"/>
        </w:rPr>
        <w:t>Django</w:t>
      </w:r>
      <w:bookmarkEnd w:id="1096"/>
      <w:bookmarkEnd w:id="1098"/>
    </w:p>
    <w:p w14:paraId="7B215377" w14:textId="35CB572C" w:rsidR="006962AE" w:rsidRPr="00945A48" w:rsidRDefault="001873E6" w:rsidP="006269C9">
      <w:pPr>
        <w:jc w:val="both"/>
      </w:pPr>
      <w:r w:rsidRPr="00945A48">
        <w:t xml:space="preserve">A Django egy magas szintű Python-alapú webes keretrendszer, amely biztonságos és karbantartható webhelyek gyors fejlesztését teszi lehetővé. Ingyenes és nyílt forráskódú, aktív </w:t>
      </w:r>
      <w:r w:rsidR="009002AF" w:rsidRPr="00945A48">
        <w:t>fejlesztői közösséggel.</w:t>
      </w:r>
      <w:r w:rsidR="00503455" w:rsidRPr="00945A48">
        <w:t xml:space="preserve"> Rendkívül alkalmas vizualizálni </w:t>
      </w:r>
      <w:r w:rsidR="006C1725" w:rsidRPr="00945A48">
        <w:t>a kutatáshoz használt számításokat.</w:t>
      </w:r>
    </w:p>
    <w:p w14:paraId="66C52005" w14:textId="50791A2C" w:rsidR="00121AD4" w:rsidRPr="00945A48" w:rsidRDefault="00073743" w:rsidP="00121AD4">
      <w:pPr>
        <w:jc w:val="both"/>
      </w:pPr>
      <w:r w:rsidRPr="00945A48">
        <w:t xml:space="preserve">Ez a keretrendszer is követi az </w:t>
      </w:r>
      <w:r w:rsidR="006269C9" w:rsidRPr="00945A48">
        <w:t>MVC</w:t>
      </w:r>
      <w:r w:rsidRPr="00945A48">
        <w:t xml:space="preserve"> szemléletet</w:t>
      </w:r>
      <w:r w:rsidR="006269C9" w:rsidRPr="00945A48">
        <w:t xml:space="preserve">, </w:t>
      </w:r>
      <w:r w:rsidR="003E7B2D" w:rsidRPr="00945A48">
        <w:t xml:space="preserve">viszont a kontroller fájl szerepét itt a views.py fájl tölti be, ahol ugyanúgy függvényekben </w:t>
      </w:r>
      <w:r w:rsidR="00314E33" w:rsidRPr="00945A48">
        <w:t>dolgozzuk fel</w:t>
      </w:r>
      <w:r w:rsidR="003E7B2D" w:rsidRPr="00945A48">
        <w:t xml:space="preserve"> a szükséges adatot, </w:t>
      </w:r>
      <w:r w:rsidR="00FE4DB2" w:rsidRPr="00945A48">
        <w:t>majd előállít</w:t>
      </w:r>
      <w:r w:rsidR="00314E33" w:rsidRPr="00945A48">
        <w:t>j</w:t>
      </w:r>
      <w:r w:rsidR="00FE4DB2" w:rsidRPr="00945A48">
        <w:t xml:space="preserve">uk dinamikusan </w:t>
      </w:r>
      <w:r w:rsidR="00F011E8" w:rsidRPr="00945A48">
        <w:t xml:space="preserve">a </w:t>
      </w:r>
      <w:r w:rsidR="003E7B2D" w:rsidRPr="00945A48">
        <w:t xml:space="preserve">nézetet. </w:t>
      </w:r>
      <w:r w:rsidR="006D4FF3" w:rsidRPr="00945A48">
        <w:t>A nézetek szerepét a hagyományos „</w:t>
      </w:r>
      <w:proofErr w:type="spellStart"/>
      <w:r w:rsidR="006D4FF3" w:rsidRPr="00945A48">
        <w:t>view</w:t>
      </w:r>
      <w:proofErr w:type="spellEnd"/>
      <w:r w:rsidR="006D4FF3" w:rsidRPr="00945A48">
        <w:t>” fájlok helyett „</w:t>
      </w:r>
      <w:proofErr w:type="spellStart"/>
      <w:r w:rsidR="006D4FF3" w:rsidRPr="00945A48">
        <w:t>template</w:t>
      </w:r>
      <w:proofErr w:type="spellEnd"/>
      <w:r w:rsidR="006D4FF3" w:rsidRPr="00945A48">
        <w:t xml:space="preserve">”, azaz </w:t>
      </w:r>
      <w:proofErr w:type="spellStart"/>
      <w:r w:rsidR="006D4FF3" w:rsidRPr="00945A48">
        <w:t>html</w:t>
      </w:r>
      <w:proofErr w:type="spellEnd"/>
      <w:r w:rsidR="006D4FF3" w:rsidRPr="00945A48">
        <w:t xml:space="preserve"> sablon fájlok veszik át. </w:t>
      </w:r>
    </w:p>
    <w:p w14:paraId="627C75E1" w14:textId="0A3879B1" w:rsidR="006B7A19" w:rsidRPr="00945A48" w:rsidRDefault="00385135" w:rsidP="00C649DF">
      <w:pPr>
        <w:jc w:val="center"/>
      </w:pPr>
      <w:r w:rsidRPr="00945A48">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45"/>
                    <a:stretch>
                      <a:fillRect/>
                    </a:stretch>
                  </pic:blipFill>
                  <pic:spPr>
                    <a:xfrm>
                      <a:off x="0" y="0"/>
                      <a:ext cx="3883999" cy="2740035"/>
                    </a:xfrm>
                    <a:prstGeom prst="rect">
                      <a:avLst/>
                    </a:prstGeom>
                  </pic:spPr>
                </pic:pic>
              </a:graphicData>
            </a:graphic>
          </wp:inline>
        </w:drawing>
      </w:r>
    </w:p>
    <w:p w14:paraId="5BC31E7D" w14:textId="2175C933" w:rsidR="006B7A19" w:rsidRPr="00945A48" w:rsidRDefault="006B7A19" w:rsidP="001B0D12">
      <w:pPr>
        <w:jc w:val="both"/>
      </w:pPr>
      <w:r w:rsidRPr="00945A48">
        <w:t xml:space="preserve">URL-ek: Egy URL </w:t>
      </w:r>
      <w:proofErr w:type="spellStart"/>
      <w:r w:rsidRPr="00945A48">
        <w:t>leképezőt</w:t>
      </w:r>
      <w:proofErr w:type="spellEnd"/>
      <w:r w:rsidRPr="00945A48">
        <w:t xml:space="preserve"> használnak arra, hogy az HTTP kéréseket az érintett nézethez irányítsák a kérés URL-je alapján. A URL </w:t>
      </w:r>
      <w:proofErr w:type="spellStart"/>
      <w:r w:rsidRPr="00945A48">
        <w:t>leképező</w:t>
      </w:r>
      <w:proofErr w:type="spellEnd"/>
      <w:r w:rsidRPr="00945A48">
        <w:t xml:space="preserve"> képes meghatározott karakterláncok vagy számok mintázataira is illeszkedni a URL-ben, és ezeket adatként továbbítani egy nézetfüggvénynek.</w:t>
      </w:r>
    </w:p>
    <w:p w14:paraId="677594DF" w14:textId="77777777" w:rsidR="006B7A19" w:rsidRPr="00945A48" w:rsidRDefault="006B7A19" w:rsidP="00D85C83">
      <w:pPr>
        <w:jc w:val="both"/>
      </w:pPr>
      <w:r w:rsidRPr="00945A48">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945A48" w:rsidRDefault="006B7A19" w:rsidP="001D5E0D">
      <w:pPr>
        <w:jc w:val="both"/>
      </w:pPr>
      <w:r w:rsidRPr="00945A48">
        <w:t>Modellek: A modellek olyan Python objektumok, amelyek meghatározzák egy alkalmazás adatstruktúráját, és mechanizmusokat biztosítanak a re</w:t>
      </w:r>
      <w:r w:rsidR="00E938B5" w:rsidRPr="00945A48">
        <w:t>kordok kezeléséhez (hozzáadás, módosítás, törlés) és lekérdezéséhez az adatbázisban.</w:t>
      </w:r>
      <w:r w:rsidR="001D5E0D" w:rsidRPr="00945A48">
        <w:br/>
        <w:t xml:space="preserve">Sablonok: Egy sablon egy szöveges fájl, amely meghatározza egy fájl struktúráját vagy elrendezését (például egy HTML oldalét), ahol a helykitöltők a tényleges tartalmat képviselik. </w:t>
      </w:r>
      <w:r w:rsidR="001D5E0D" w:rsidRPr="00945A48">
        <w:lastRenderedPageBreak/>
        <w:t xml:space="preserve">Egy nézet dinamikusan létrehozhat egy HTML oldalt egy HTML sablon segítségével, adatokkal feltöltve azt a modellből. </w:t>
      </w:r>
    </w:p>
    <w:p w14:paraId="24DD2BB2" w14:textId="193608DE" w:rsidR="006B7A19" w:rsidRPr="00945A48" w:rsidRDefault="00000000" w:rsidP="00D85C83">
      <w:pPr>
        <w:jc w:val="both"/>
        <w:rPr>
          <w:ins w:id="1099" w:author="madaras.szilard@gmail.com" w:date="2024-03-26T14:09:00Z"/>
        </w:rPr>
      </w:pPr>
      <w:sdt>
        <w:sdtPr>
          <w:id w:val="-1993478271"/>
          <w:citation/>
        </w:sdtPr>
        <w:sdtContent>
          <w:r w:rsidR="00E938B5" w:rsidRPr="00945A48">
            <w:fldChar w:fldCharType="begin"/>
          </w:r>
          <w:r w:rsidR="00E938B5" w:rsidRPr="00945A48">
            <w:instrText xml:space="preserve"> CITATION Pyt241 \l 2057 </w:instrText>
          </w:r>
          <w:r w:rsidR="00E938B5" w:rsidRPr="00945A48">
            <w:fldChar w:fldCharType="separate"/>
          </w:r>
          <w:r w:rsidR="00683CFD">
            <w:rPr>
              <w:noProof/>
            </w:rPr>
            <w:t>(Foundation, developer.mozilla.org, 2024)</w:t>
          </w:r>
          <w:r w:rsidR="00E938B5" w:rsidRPr="00945A48">
            <w:fldChar w:fldCharType="end"/>
          </w:r>
        </w:sdtContent>
      </w:sdt>
    </w:p>
    <w:p w14:paraId="76DB29B3" w14:textId="01760B02" w:rsidR="003C771F" w:rsidRPr="00945A48" w:rsidRDefault="003C771F" w:rsidP="00D85C83">
      <w:pPr>
        <w:jc w:val="both"/>
        <w:rPr>
          <w:ins w:id="1100" w:author="madaras.szilard@gmail.com" w:date="2024-03-26T14:09:00Z"/>
        </w:rPr>
      </w:pPr>
      <w:ins w:id="1101" w:author="madaras.szilard@gmail.com" w:date="2024-03-26T14:09:00Z">
        <w:r w:rsidRPr="00945A48">
          <w:t>Fel kell sorolni mit tud?</w:t>
        </w:r>
      </w:ins>
    </w:p>
    <w:p w14:paraId="79969411" w14:textId="72DE1514" w:rsidR="003C771F" w:rsidRPr="00945A48" w:rsidRDefault="003C771F" w:rsidP="00D85C83">
      <w:pPr>
        <w:jc w:val="both"/>
        <w:rPr>
          <w:ins w:id="1102" w:author="madaras.szilard@gmail.com" w:date="2024-03-26T14:02:00Z"/>
        </w:rPr>
      </w:pPr>
      <w:ins w:id="1103" w:author="madaras.szilard@gmail.com" w:date="2024-03-26T14:09:00Z">
        <w:r w:rsidRPr="00945A48">
          <w:t>milyen változókat tud beolvasni a felhasználó?</w:t>
        </w:r>
      </w:ins>
    </w:p>
    <w:p w14:paraId="2B7C519B" w14:textId="620008E6" w:rsidR="007327DB" w:rsidRPr="00945A48" w:rsidRDefault="007327DB" w:rsidP="00D85C83">
      <w:pPr>
        <w:jc w:val="both"/>
        <w:rPr>
          <w:ins w:id="1104" w:author="madaras.szilard@gmail.com" w:date="2024-03-26T14:02:00Z"/>
        </w:rPr>
      </w:pPr>
      <w:ins w:id="1105" w:author="madaras.szilard@gmail.com" w:date="2024-03-26T14:02:00Z">
        <w:r w:rsidRPr="00945A48">
          <w:t xml:space="preserve">+ könyv Django </w:t>
        </w:r>
      </w:ins>
    </w:p>
    <w:p w14:paraId="66563C70" w14:textId="6F3FF9F9" w:rsidR="007327DB" w:rsidRPr="00945A48" w:rsidRDefault="00575A9B" w:rsidP="00D85C83">
      <w:pPr>
        <w:jc w:val="both"/>
        <w:rPr>
          <w:ins w:id="1106" w:author="madaras.szilard@gmail.com" w:date="2024-03-26T14:05:00Z"/>
        </w:rPr>
      </w:pPr>
      <w:ins w:id="1107" w:author="madaras.szilard@gmail.com" w:date="2024-03-26T14:05:00Z">
        <w:r w:rsidRPr="00945A48">
          <w:fldChar w:fldCharType="begin"/>
        </w:r>
        <w:r w:rsidRPr="00945A48">
          <w:instrText>HYPERLINK "</w:instrText>
        </w:r>
      </w:ins>
      <w:ins w:id="1108" w:author="madaras.szilard@gmail.com" w:date="2024-03-26T14:02:00Z">
        <w:r w:rsidRPr="00945A48">
          <w:instrText>https://ieeexplore.ieee.org/abstract/document/9550822</w:instrText>
        </w:r>
      </w:ins>
      <w:ins w:id="1109" w:author="madaras.szilard@gmail.com" w:date="2024-03-26T14:05:00Z">
        <w:r w:rsidRPr="00945A48">
          <w:instrText>"</w:instrText>
        </w:r>
        <w:r w:rsidRPr="00945A48">
          <w:fldChar w:fldCharType="separate"/>
        </w:r>
      </w:ins>
      <w:ins w:id="1110" w:author="madaras.szilard@gmail.com" w:date="2024-03-26T14:02:00Z">
        <w:r w:rsidRPr="00945A48">
          <w:rPr>
            <w:rStyle w:val="Hyperlink"/>
          </w:rPr>
          <w:t>https://ieeexplore.ieee.org/abstract/document/9550822</w:t>
        </w:r>
      </w:ins>
      <w:ins w:id="1111" w:author="madaras.szilard@gmail.com" w:date="2024-03-26T14:05:00Z">
        <w:r w:rsidRPr="00945A48">
          <w:fldChar w:fldCharType="end"/>
        </w:r>
      </w:ins>
    </w:p>
    <w:p w14:paraId="65D12FC5" w14:textId="5683DBC4" w:rsidR="00575A9B" w:rsidRPr="00945A48" w:rsidRDefault="00575A9B" w:rsidP="00D85C83">
      <w:pPr>
        <w:jc w:val="both"/>
        <w:rPr>
          <w:ins w:id="1112" w:author="madaras.szilard@gmail.com" w:date="2024-03-26T14:05:00Z"/>
        </w:rPr>
      </w:pPr>
      <w:ins w:id="1113" w:author="madaras.szilard@gmail.com" w:date="2024-03-26T14:05:00Z">
        <w:r w:rsidRPr="00945A48">
          <w:fldChar w:fldCharType="begin"/>
        </w:r>
        <w:r w:rsidRPr="00945A48">
          <w:instrText>HYPERLINK "https://www.irjmets.com/uploadedfiles/paper/volume3/issue_6_june_2021/11748/1628083474.pdf"</w:instrText>
        </w:r>
        <w:r w:rsidRPr="00945A48">
          <w:fldChar w:fldCharType="separate"/>
        </w:r>
        <w:r w:rsidRPr="00945A48">
          <w:rPr>
            <w:rStyle w:val="Hyperlink"/>
          </w:rPr>
          <w:t>https://www.irjmets.com/uploadedfiles/paper/volume3/issue_6_june_2021/11748/1628083474.pdf</w:t>
        </w:r>
        <w:r w:rsidRPr="00945A48">
          <w:fldChar w:fldCharType="end"/>
        </w:r>
      </w:ins>
    </w:p>
    <w:p w14:paraId="52EE5A5A" w14:textId="08CBFE47" w:rsidR="00575A9B" w:rsidRPr="00945A48" w:rsidRDefault="00575A9B" w:rsidP="00D85C83">
      <w:pPr>
        <w:jc w:val="both"/>
      </w:pPr>
      <w:ins w:id="1114" w:author="madaras.szilard@gmail.com" w:date="2024-03-26T14:06:00Z">
        <w:r w:rsidRPr="00945A48">
          <w:t>https://iopscience.iop.org/article/10.1088/1757-899X/1042/1/012019/meta</w:t>
        </w:r>
      </w:ins>
    </w:p>
    <w:bookmarkStart w:id="1115" w:name="_MON_1770465304"/>
    <w:bookmarkEnd w:id="1115"/>
    <w:p w14:paraId="09BDB967" w14:textId="36B264DF" w:rsidR="00B159FF" w:rsidRPr="00945A48" w:rsidRDefault="008F735A" w:rsidP="006212E7">
      <w:pPr>
        <w:jc w:val="both"/>
      </w:pPr>
      <w:r w:rsidRPr="00945A48">
        <w:object w:dxaOrig="9026" w:dyaOrig="447" w14:anchorId="4697C07A">
          <v:shape id="_x0000_i1025" type="#_x0000_t75" style="width:403pt;height:23pt" o:ole="">
            <v:imagedata r:id="rId46" o:title=""/>
          </v:shape>
          <o:OLEObject Type="Embed" ProgID="Word.OpenDocumentText.12" ShapeID="_x0000_i1025" DrawAspect="Content" ObjectID="_1773071218" r:id="rId47"/>
        </w:object>
      </w:r>
    </w:p>
    <w:p w14:paraId="15F41832" w14:textId="12DE7444" w:rsidR="00B3393E" w:rsidRPr="00945A48" w:rsidRDefault="00A92DEE" w:rsidP="00BF41B9">
      <w:pPr>
        <w:pStyle w:val="Heading1"/>
        <w:rPr>
          <w:rFonts w:cs="Times New Roman"/>
        </w:rPr>
      </w:pPr>
      <w:bookmarkStart w:id="1116" w:name="_Toc159784288"/>
      <w:del w:id="1117" w:author="Krisztián Károlyi" w:date="2024-03-27T16:44:00Z">
        <w:r w:rsidRPr="00945A48" w:rsidDel="000E5174">
          <w:rPr>
            <w:rFonts w:cs="Times New Roman"/>
          </w:rPr>
          <w:delText>8</w:delText>
        </w:r>
        <w:r w:rsidR="00AE72F3" w:rsidRPr="00945A48" w:rsidDel="000E5174">
          <w:rPr>
            <w:rFonts w:cs="Times New Roman"/>
          </w:rPr>
          <w:delText xml:space="preserve"> </w:delText>
        </w:r>
      </w:del>
      <w:bookmarkStart w:id="1118" w:name="_Toc162458103"/>
      <w:r w:rsidRPr="00945A48">
        <w:rPr>
          <w:rFonts w:cs="Times New Roman"/>
        </w:rPr>
        <w:t>Következtetések</w:t>
      </w:r>
      <w:bookmarkEnd w:id="1116"/>
      <w:bookmarkEnd w:id="1118"/>
    </w:p>
    <w:p w14:paraId="2F2CA150" w14:textId="450FACA7" w:rsidR="00AC165E" w:rsidRPr="00945A48" w:rsidDel="00C605AF" w:rsidRDefault="00B81D2D" w:rsidP="00637EB9">
      <w:pPr>
        <w:jc w:val="both"/>
        <w:rPr>
          <w:ins w:id="1119" w:author="madaras.szilard@gmail.com" w:date="2024-03-26T14:07:00Z"/>
          <w:del w:id="1120" w:author="Krisztián Károlyi" w:date="2024-03-27T16:44:00Z"/>
        </w:rPr>
        <w:pPrChange w:id="1121" w:author="Krisztián Károlyi" w:date="2024-03-27T16:44:00Z">
          <w:pPr/>
        </w:pPrChange>
      </w:pPr>
      <w:ins w:id="1122" w:author="madaras.szilard@gmail.com" w:date="2024-03-26T13:59:00Z">
        <w:r w:rsidRPr="00945A48">
          <w:t>A Django</w:t>
        </w:r>
      </w:ins>
      <w:ins w:id="1123" w:author="madaras.szilard@gmail.com" w:date="2024-03-26T14:06:00Z">
        <w:r w:rsidR="00575A9B" w:rsidRPr="00945A48">
          <w:t xml:space="preserve"> lehetővé teszi</w:t>
        </w:r>
      </w:ins>
      <w:ins w:id="1124" w:author="Krisztián Károlyi" w:date="2024-03-27T16:44:00Z">
        <w:r w:rsidR="00333C13">
          <w:t xml:space="preserve">, </w:t>
        </w:r>
      </w:ins>
      <w:ins w:id="1125" w:author="madaras.szilard@gmail.com" w:date="2024-03-26T14:06:00Z">
        <w:del w:id="1126" w:author="Krisztián Károlyi" w:date="2024-03-27T16:44:00Z">
          <w:r w:rsidR="00575A9B" w:rsidRPr="00945A48" w:rsidDel="00333C13">
            <w:delText xml:space="preserve"> </w:delText>
          </w:r>
        </w:del>
        <w:r w:rsidR="00575A9B" w:rsidRPr="00945A48">
          <w:t xml:space="preserve">hogy a </w:t>
        </w:r>
      </w:ins>
      <w:ins w:id="1127" w:author="madaras.szilard@gmail.com" w:date="2024-03-26T14:07:00Z">
        <w:r w:rsidR="00AC165E" w:rsidRPr="00945A48">
          <w:t>neuronháló modell használata felhasználóbarát legyen</w:t>
        </w:r>
      </w:ins>
      <w:ins w:id="1128" w:author="Krisztián Károlyi" w:date="2024-03-27T16:44:00Z">
        <w:r w:rsidR="00C605AF">
          <w:t xml:space="preserve">. </w:t>
        </w:r>
      </w:ins>
    </w:p>
    <w:p w14:paraId="2D546806" w14:textId="77777777" w:rsidR="00056AF0" w:rsidRPr="00945A48" w:rsidRDefault="00AC165E" w:rsidP="00637EB9">
      <w:pPr>
        <w:jc w:val="both"/>
        <w:rPr>
          <w:ins w:id="1129" w:author="madaras.szilard@gmail.com" w:date="2024-03-26T14:08:00Z"/>
        </w:rPr>
        <w:pPrChange w:id="1130" w:author="Krisztián Károlyi" w:date="2024-03-27T16:44:00Z">
          <w:pPr/>
        </w:pPrChange>
      </w:pPr>
      <w:ins w:id="1131" w:author="madaras.szilard@gmail.com" w:date="2024-03-26T14:07:00Z">
        <w:r w:rsidRPr="00945A48">
          <w:t xml:space="preserve">A nehezen </w:t>
        </w:r>
        <w:r w:rsidR="00056AF0" w:rsidRPr="00945A48">
          <w:t>elérhető</w:t>
        </w:r>
        <w:r w:rsidRPr="00945A48">
          <w:t xml:space="preserve"> Python elemzési modulok akárcsak az ada</w:t>
        </w:r>
        <w:r w:rsidR="00056AF0" w:rsidRPr="00945A48">
          <w:t xml:space="preserve">t </w:t>
        </w:r>
        <w:r w:rsidRPr="00945A48">
          <w:t>vizualizáció</w:t>
        </w:r>
      </w:ins>
      <w:ins w:id="1132" w:author="madaras.szilard@gmail.com" w:date="2024-03-26T14:08:00Z">
        <w:r w:rsidR="00056AF0" w:rsidRPr="00945A48">
          <w:t xml:space="preserve">t könnyen elérhetővé teszi, akárcsak bármelyik mai korszerű statisztikai program. </w:t>
        </w:r>
      </w:ins>
    </w:p>
    <w:p w14:paraId="10D41003" w14:textId="5E2ACE14" w:rsidR="00AC165E" w:rsidRPr="00945A48" w:rsidDel="00637EB9" w:rsidRDefault="00637EB9" w:rsidP="00637EB9">
      <w:pPr>
        <w:jc w:val="both"/>
        <w:rPr>
          <w:ins w:id="1133" w:author="madaras.szilard@gmail.com" w:date="2024-03-26T13:59:00Z"/>
          <w:del w:id="1134" w:author="Krisztián Károlyi" w:date="2024-03-27T16:44:00Z"/>
        </w:rPr>
        <w:pPrChange w:id="1135" w:author="Krisztián Károlyi" w:date="2024-03-27T16:44:00Z">
          <w:pPr/>
        </w:pPrChange>
      </w:pPr>
      <w:ins w:id="1136" w:author="Krisztián Károlyi" w:date="2024-03-27T16:44:00Z">
        <w:r>
          <w:t xml:space="preserve"> </w:t>
        </w:r>
      </w:ins>
      <w:ins w:id="1137" w:author="madaras.szilard@gmail.com" w:date="2024-03-26T14:07:00Z">
        <w:del w:id="1138" w:author="Krisztián Károlyi" w:date="2024-03-27T16:44:00Z">
          <w:r w:rsidR="00AC165E" w:rsidRPr="00945A48" w:rsidDel="00637EB9">
            <w:delText xml:space="preserve"> </w:delText>
          </w:r>
        </w:del>
      </w:ins>
    </w:p>
    <w:p w14:paraId="570BAD33" w14:textId="23387D0E" w:rsidR="001F1BE4" w:rsidRPr="00945A48" w:rsidRDefault="001F1BE4" w:rsidP="00637EB9">
      <w:pPr>
        <w:jc w:val="both"/>
        <w:pPrChange w:id="1139" w:author="Krisztián Károlyi" w:date="2024-03-27T16:44:00Z">
          <w:pPr/>
        </w:pPrChange>
      </w:pPr>
      <w:r w:rsidRPr="00945A48">
        <w:t>Eredményeink összhangban vannak a [xy eredményeivel]</w:t>
      </w:r>
      <w:r w:rsidR="00E53148" w:rsidRPr="00945A48">
        <w:t>, abból a szempontból, hogy az MLP neurális háló</w:t>
      </w:r>
      <w:r w:rsidR="00AC6066" w:rsidRPr="00945A48">
        <w:t xml:space="preserve"> átlagosan</w:t>
      </w:r>
      <w:r w:rsidR="00263932" w:rsidRPr="00945A48">
        <w:t xml:space="preserve"> jobban teljesít</w:t>
      </w:r>
      <w:r w:rsidR="00FA095B" w:rsidRPr="00945A48">
        <w:t>ett a három idősorra tekintve</w:t>
      </w:r>
      <w:r w:rsidR="0090749E" w:rsidRPr="00945A48">
        <w:t xml:space="preserve"> a </w:t>
      </w:r>
      <w:r w:rsidR="00F85B3A" w:rsidRPr="00945A48">
        <w:t>MAPE</w:t>
      </w:r>
      <w:r w:rsidR="0090749E" w:rsidRPr="00945A48">
        <w:t xml:space="preserve"> hibastatisztika alapján</w:t>
      </w:r>
      <w:r w:rsidR="007328C5" w:rsidRPr="00945A48">
        <w:t xml:space="preserve">. </w:t>
      </w:r>
    </w:p>
    <w:p w14:paraId="042D8199" w14:textId="77777777" w:rsidR="006A5EB3" w:rsidRPr="00945A48" w:rsidRDefault="00000000">
      <w:pPr>
        <w:rPr>
          <w:color w:val="2F5496"/>
          <w:sz w:val="32"/>
          <w:szCs w:val="32"/>
        </w:rPr>
      </w:pPr>
      <w:r w:rsidRPr="00945A48">
        <w:br w:type="page"/>
      </w:r>
    </w:p>
    <w:p w14:paraId="60D182A0" w14:textId="79D63C2D" w:rsidR="006A5EB3" w:rsidRPr="00945A48" w:rsidDel="00683CFD" w:rsidRDefault="00000000" w:rsidP="00F04C4E">
      <w:pPr>
        <w:pStyle w:val="Heading1"/>
        <w:rPr>
          <w:del w:id="1140" w:author="Krisztián Károlyi" w:date="2024-03-27T18:52:00Z"/>
          <w:rFonts w:cs="Times New Roman"/>
        </w:rPr>
      </w:pPr>
      <w:bookmarkStart w:id="1141" w:name="_Toc159784289"/>
      <w:del w:id="1142" w:author="Krisztián Károlyi" w:date="2024-03-27T16:44:00Z">
        <w:r w:rsidRPr="00945A48" w:rsidDel="00086067">
          <w:rPr>
            <w:rFonts w:cs="Times New Roman"/>
          </w:rPr>
          <w:lastRenderedPageBreak/>
          <w:delText xml:space="preserve">5. </w:delText>
        </w:r>
      </w:del>
      <w:del w:id="1143" w:author="Krisztián Károlyi" w:date="2024-03-27T18:52:00Z">
        <w:r w:rsidRPr="00945A48" w:rsidDel="00683CFD">
          <w:rPr>
            <w:rFonts w:cs="Times New Roman"/>
          </w:rPr>
          <w:delText>Irodalomjegyzék</w:delText>
        </w:r>
        <w:bookmarkEnd w:id="1141"/>
      </w:del>
    </w:p>
    <w:sdt>
      <w:sdtPr>
        <w:rPr>
          <w:b/>
        </w:rPr>
        <w:id w:val="-573587230"/>
        <w:bibliography/>
      </w:sdtPr>
      <w:sdtEndPr>
        <w:rPr>
          <w:b w:val="0"/>
        </w:rPr>
      </w:sdtEndPr>
      <w:sdtContent>
        <w:p w14:paraId="61A1A904" w14:textId="77777777" w:rsidR="00683CFD" w:rsidRPr="00945A48" w:rsidDel="00683CFD" w:rsidRDefault="00683CFD" w:rsidP="008F15DD">
          <w:pPr>
            <w:rPr>
              <w:del w:id="1144" w:author="Krisztián Károlyi" w:date="2024-03-27T18:52:00Z"/>
            </w:rPr>
          </w:pPr>
        </w:p>
        <w:customXmlDelRangeStart w:id="1145" w:author="Krisztián Károlyi" w:date="2024-03-27T18:52:00Z"/>
        <w:sdt>
          <w:sdtPr>
            <w:rPr>
              <w:b w:val="0"/>
            </w:rPr>
            <w:id w:val="-2079505930"/>
            <w:docPartObj>
              <w:docPartGallery w:val="Bibliographies"/>
              <w:docPartUnique/>
            </w:docPartObj>
          </w:sdtPr>
          <w:sdtEndPr>
            <w:rPr>
              <w:rFonts w:eastAsia="Times New Roman" w:cs="Times New Roman"/>
              <w:sz w:val="24"/>
              <w:szCs w:val="24"/>
            </w:rPr>
          </w:sdtEndPr>
          <w:sdtContent>
            <w:customXmlDelRangeEnd w:id="1145"/>
            <w:bookmarkStart w:id="1146" w:name="_Toc162458104" w:displacedByCustomXml="prev"/>
            <w:p w14:paraId="11DDEAE1" w14:textId="0994B5F5" w:rsidR="00683CFD" w:rsidRDefault="00683CFD">
              <w:pPr>
                <w:pStyle w:val="Heading1"/>
                <w:rPr>
                  <w:ins w:id="1147" w:author="Krisztián Károlyi" w:date="2024-03-27T18:52:00Z"/>
                </w:rPr>
              </w:pPr>
              <w:ins w:id="1148" w:author="Krisztián Károlyi" w:date="2024-03-27T18:52:00Z">
                <w:r>
                  <w:t>Irodalomjegyzék</w:t>
                </w:r>
                <w:bookmarkEnd w:id="1146"/>
              </w:ins>
            </w:p>
            <w:customXmlInsRangeStart w:id="1149" w:author="Krisztián Károlyi" w:date="2024-03-27T18:52:00Z"/>
            <w:sdt>
              <w:sdtPr>
                <w:id w:val="111145805"/>
                <w:bibliography/>
              </w:sdtPr>
              <w:sdtContent>
                <w:customXmlInsRangeEnd w:id="1149"/>
                <w:p w14:paraId="6215FAF8" w14:textId="77777777" w:rsidR="00683CFD" w:rsidRDefault="00683CFD" w:rsidP="00683CFD">
                  <w:pPr>
                    <w:pStyle w:val="Bibliography"/>
                    <w:ind w:left="720" w:hanging="720"/>
                    <w:rPr>
                      <w:noProof/>
                    </w:rPr>
                  </w:pPr>
                  <w:ins w:id="1150" w:author="Krisztián Károlyi" w:date="2024-03-27T18:52:00Z">
                    <w:r>
                      <w:fldChar w:fldCharType="begin"/>
                    </w:r>
                    <w:r>
                      <w:instrText xml:space="preserve"> BIBLIOGRAPHY </w:instrText>
                    </w:r>
                    <w:r>
                      <w:fldChar w:fldCharType="separate"/>
                    </w:r>
                  </w:ins>
                  <w:r>
                    <w:rPr>
                      <w:noProof/>
                    </w:rPr>
                    <w:t xml:space="preserve">Adenomon, M. O. (2017). Modelling and forecasting unemployment rates in Nigeria using ARIMA model. </w:t>
                  </w:r>
                  <w:r>
                    <w:rPr>
                      <w:i/>
                      <w:iCs/>
                      <w:noProof/>
                    </w:rPr>
                    <w:t>FUW Trends in Science and Technology Journa, 2</w:t>
                  </w:r>
                  <w:r>
                    <w:rPr>
                      <w:noProof/>
                    </w:rPr>
                    <w:t>(1B), 525-531.</w:t>
                  </w:r>
                </w:p>
                <w:p w14:paraId="0049EA18" w14:textId="77777777" w:rsidR="00683CFD" w:rsidRDefault="00683CFD" w:rsidP="00683CFD">
                  <w:pPr>
                    <w:pStyle w:val="Bibliography"/>
                    <w:ind w:left="720" w:hanging="720"/>
                    <w:rPr>
                      <w:noProof/>
                    </w:rPr>
                  </w:pPr>
                  <w:r>
                    <w:rPr>
                      <w:noProof/>
                    </w:rPr>
                    <w:t xml:space="preserve">Ajoodha, R., &amp; Mulaudzi, R. (2020. November 25-27). An Exploration of Machine Learning Models to Forecast the Unemployment Rate of South Africa: A Univariate Approach. </w:t>
                  </w:r>
                  <w:r>
                    <w:rPr>
                      <w:i/>
                      <w:iCs/>
                      <w:noProof/>
                    </w:rPr>
                    <w:t>An Exploration of Machine Learning Models to Forecast the Unemployment Rate of South Africa: A Univariate Approach</w:t>
                  </w:r>
                  <w:r>
                    <w:rPr>
                      <w:noProof/>
                    </w:rPr>
                    <w:t>. Kimberley, Dél-Afrika: IEEE. doi:10.1109/IMITEC50163.2020.9334090</w:t>
                  </w:r>
                </w:p>
                <w:p w14:paraId="2EA640B5" w14:textId="77777777" w:rsidR="00683CFD" w:rsidRDefault="00683CFD" w:rsidP="00683CFD">
                  <w:pPr>
                    <w:pStyle w:val="Bibliography"/>
                    <w:ind w:left="720" w:hanging="720"/>
                    <w:rPr>
                      <w:noProof/>
                    </w:rPr>
                  </w:pPr>
                  <w:r>
                    <w:rPr>
                      <w:noProof/>
                    </w:rPr>
                    <w:t xml:space="preserve">Bamberger, S., Heckel, R., &amp; Krahmer, F. (2023. 08 5). </w:t>
                  </w:r>
                  <w:r>
                    <w:rPr>
                      <w:i/>
                      <w:iCs/>
                      <w:noProof/>
                    </w:rPr>
                    <w:t>Approximating Positive Homogeneous Functions with Scale Invariant Neural Networks.</w:t>
                  </w:r>
                  <w:r>
                    <w:rPr>
                      <w:noProof/>
                    </w:rPr>
                    <w:t xml:space="preserve"> doi:https://doi.org/10.48550/arXiv.2308.02836</w:t>
                  </w:r>
                </w:p>
                <w:p w14:paraId="3B0D3D1E" w14:textId="77777777" w:rsidR="00683CFD" w:rsidRDefault="00683CFD" w:rsidP="00683CFD">
                  <w:pPr>
                    <w:pStyle w:val="Bibliography"/>
                    <w:ind w:left="720" w:hanging="720"/>
                    <w:rPr>
                      <w:noProof/>
                    </w:rPr>
                  </w:pPr>
                  <w:r>
                    <w:rPr>
                      <w:noProof/>
                    </w:rPr>
                    <w:t xml:space="preserve">Brassai, S. T. (2019). </w:t>
                  </w:r>
                  <w:r>
                    <w:rPr>
                      <w:i/>
                      <w:iCs/>
                      <w:noProof/>
                    </w:rPr>
                    <w:t>Neurális hálózatok és Fuzzy logika.</w:t>
                  </w:r>
                  <w:r>
                    <w:rPr>
                      <w:noProof/>
                    </w:rPr>
                    <w:t xml:space="preserve"> Kolozsvár: Scientia Kiadó. Forrás: http://real.mtak.hu/id/eprint/122603</w:t>
                  </w:r>
                </w:p>
                <w:p w14:paraId="05EE7634" w14:textId="77777777" w:rsidR="00683CFD" w:rsidRDefault="00683CFD" w:rsidP="00683CFD">
                  <w:pPr>
                    <w:pStyle w:val="Bibliography"/>
                    <w:ind w:left="720" w:hanging="720"/>
                    <w:rPr>
                      <w:noProof/>
                    </w:rPr>
                  </w:pPr>
                  <w:r>
                    <w:rPr>
                      <w:noProof/>
                    </w:rPr>
                    <w:t xml:space="preserve">Brownlee, J. (2018). </w:t>
                  </w:r>
                  <w:r>
                    <w:rPr>
                      <w:i/>
                      <w:iCs/>
                      <w:noProof/>
                    </w:rPr>
                    <w:t>Predict the Future with MLPs, CNNs and LSTMs in Python.</w:t>
                  </w:r>
                  <w:r>
                    <w:rPr>
                      <w:noProof/>
                    </w:rPr>
                    <w:t xml:space="preserve"> </w:t>
                  </w:r>
                </w:p>
                <w:p w14:paraId="28395540" w14:textId="77777777" w:rsidR="00683CFD" w:rsidRDefault="00683CFD" w:rsidP="00683CFD">
                  <w:pPr>
                    <w:pStyle w:val="Bibliography"/>
                    <w:ind w:left="720" w:hanging="720"/>
                    <w:rPr>
                      <w:noProof/>
                    </w:rPr>
                  </w:pPr>
                  <w:r>
                    <w:rPr>
                      <w:noProof/>
                    </w:rPr>
                    <w:t xml:space="preserve">Brownlee, J. (2023. november 18). </w:t>
                  </w:r>
                  <w:r>
                    <w:rPr>
                      <w:i/>
                      <w:iCs/>
                      <w:noProof/>
                    </w:rPr>
                    <w:t>How to Create an ARIMA Model for Time Series Forecasting in Python</w:t>
                  </w:r>
                  <w:r>
                    <w:rPr>
                      <w:noProof/>
                    </w:rPr>
                    <w:t>. Letöltés dátuma: 2024. március, forrás: machinelearningmastery.com: https://machinelearningmastery.com/arima-for-time-series-forecasting-with-python/</w:t>
                  </w:r>
                </w:p>
                <w:p w14:paraId="3A88401B" w14:textId="77777777" w:rsidR="00683CFD" w:rsidRDefault="00683CFD" w:rsidP="00683CFD">
                  <w:pPr>
                    <w:pStyle w:val="Bibliography"/>
                    <w:ind w:left="720" w:hanging="720"/>
                    <w:rPr>
                      <w:noProof/>
                    </w:rPr>
                  </w:pPr>
                  <w:r>
                    <w:rPr>
                      <w:noProof/>
                    </w:rPr>
                    <w:t xml:space="preserve">Davidescu, A. A., Apostu, S.-A., &amp; Paul, A. (2021). Comparative Analysis of Different Univariate Forecasting Methods in Modelling and Predicting the Romanian Unemployment Rate for the Period 2021–2022. </w:t>
                  </w:r>
                  <w:r>
                    <w:rPr>
                      <w:i/>
                      <w:iCs/>
                      <w:noProof/>
                    </w:rPr>
                    <w:t>Entropy, 23</w:t>
                  </w:r>
                  <w:r>
                    <w:rPr>
                      <w:noProof/>
                    </w:rPr>
                    <w:t>(325), 324. doi:10.3390/e23030325</w:t>
                  </w:r>
                </w:p>
                <w:p w14:paraId="18102D11" w14:textId="77777777" w:rsidR="00683CFD" w:rsidRDefault="00683CFD" w:rsidP="00683CFD">
                  <w:pPr>
                    <w:pStyle w:val="Bibliography"/>
                    <w:ind w:left="720" w:hanging="720"/>
                    <w:rPr>
                      <w:noProof/>
                    </w:rPr>
                  </w:pPr>
                  <w:r>
                    <w:rPr>
                      <w:noProof/>
                    </w:rPr>
                    <w:t xml:space="preserve">Derbentsev, V., Matviychuk, A., Datsenko, N., Bezkorovainyi, V., &amp; Azaryan, A. (2020). Machine learning approaches for financial time series. </w:t>
                  </w:r>
                  <w:r>
                    <w:rPr>
                      <w:i/>
                      <w:iCs/>
                      <w:noProof/>
                    </w:rPr>
                    <w:t>M3E2-MLPEED 2020</w:t>
                  </w:r>
                  <w:r>
                    <w:rPr>
                      <w:noProof/>
                    </w:rPr>
                    <w:t xml:space="preserve"> (old.: 434-450). Odessa: CEUR Workshop Proceedings. doi:https://doi.org/10.31812/123456789/4478</w:t>
                  </w:r>
                </w:p>
                <w:p w14:paraId="3F9DB62C" w14:textId="77777777" w:rsidR="00683CFD" w:rsidRDefault="00683CFD" w:rsidP="00683CFD">
                  <w:pPr>
                    <w:pStyle w:val="Bibliography"/>
                    <w:ind w:left="720" w:hanging="720"/>
                    <w:rPr>
                      <w:noProof/>
                    </w:rPr>
                  </w:pPr>
                  <w:r>
                    <w:rPr>
                      <w:noProof/>
                    </w:rPr>
                    <w:t xml:space="preserve">Didiharyono, D., &amp; Syukri, M. (2020. 03 03). Forecasting with ARIMA Model in Anticipating Open Unemployment rates in South Sulawesi. </w:t>
                  </w:r>
                  <w:r>
                    <w:rPr>
                      <w:i/>
                      <w:iCs/>
                      <w:noProof/>
                    </w:rPr>
                    <w:t>International journal of scientific and technology research, 9</w:t>
                  </w:r>
                  <w:r>
                    <w:rPr>
                      <w:noProof/>
                    </w:rPr>
                    <w:t>, 3838-3841. Forrás: https://osf.io/f5zh6/</w:t>
                  </w:r>
                </w:p>
                <w:p w14:paraId="20629D63" w14:textId="77777777" w:rsidR="00683CFD" w:rsidRDefault="00683CFD" w:rsidP="00683CFD">
                  <w:pPr>
                    <w:pStyle w:val="Bibliography"/>
                    <w:ind w:left="720" w:hanging="720"/>
                    <w:rPr>
                      <w:noProof/>
                    </w:rPr>
                  </w:pPr>
                  <w:r>
                    <w:rPr>
                      <w:noProof/>
                    </w:rPr>
                    <w:lastRenderedPageBreak/>
                    <w:t xml:space="preserve">Foundation, P. S. (2024. 02 01). </w:t>
                  </w:r>
                  <w:r>
                    <w:rPr>
                      <w:i/>
                      <w:iCs/>
                      <w:noProof/>
                    </w:rPr>
                    <w:t>developer.mozilla.org.</w:t>
                  </w:r>
                  <w:r>
                    <w:rPr>
                      <w:noProof/>
                    </w:rPr>
                    <w:t xml:space="preserve"> Forrás: Django introduction: https://developer.mozilla.org/en-US/docs/Learn/Server-side/Django/Introduction</w:t>
                  </w:r>
                </w:p>
                <w:p w14:paraId="023CABEC" w14:textId="77777777" w:rsidR="00683CFD" w:rsidRDefault="00683CFD" w:rsidP="00683CFD">
                  <w:pPr>
                    <w:pStyle w:val="Bibliography"/>
                    <w:ind w:left="720" w:hanging="720"/>
                    <w:rPr>
                      <w:noProof/>
                    </w:rPr>
                  </w:pPr>
                  <w:r>
                    <w:rPr>
                      <w:noProof/>
                    </w:rPr>
                    <w:t xml:space="preserve">Foundation, P. S. (2024. 02 01). </w:t>
                  </w:r>
                  <w:r>
                    <w:rPr>
                      <w:i/>
                      <w:iCs/>
                      <w:noProof/>
                    </w:rPr>
                    <w:t>General Python FAQ.</w:t>
                  </w:r>
                  <w:r>
                    <w:rPr>
                      <w:noProof/>
                    </w:rPr>
                    <w:t xml:space="preserve"> Forrás: python.org: https://docs.python.org/3/faq/general.html#what-is-python-good-for</w:t>
                  </w:r>
                </w:p>
                <w:p w14:paraId="6C9C1EC0" w14:textId="77777777" w:rsidR="00683CFD" w:rsidRDefault="00683CFD" w:rsidP="00683CFD">
                  <w:pPr>
                    <w:pStyle w:val="Bibliography"/>
                    <w:ind w:left="720" w:hanging="720"/>
                    <w:rPr>
                      <w:noProof/>
                    </w:rPr>
                  </w:pPr>
                  <w:r>
                    <w:rPr>
                      <w:noProof/>
                    </w:rPr>
                    <w:t xml:space="preserve">Georgeta, E. S. (2015). </w:t>
                  </w:r>
                  <w:r>
                    <w:rPr>
                      <w:i/>
                      <w:iCs/>
                      <w:noProof/>
                    </w:rPr>
                    <w:t>The economic and social situation in Romania.</w:t>
                  </w:r>
                  <w:r>
                    <w:rPr>
                      <w:noProof/>
                    </w:rPr>
                    <w:t xml:space="preserve"> Brussel, Belgium: European Economic and Social Committee. doi:10.2864/484519</w:t>
                  </w:r>
                </w:p>
                <w:p w14:paraId="3C54976D" w14:textId="77777777" w:rsidR="00683CFD" w:rsidRDefault="00683CFD" w:rsidP="00683CFD">
                  <w:pPr>
                    <w:pStyle w:val="Bibliography"/>
                    <w:ind w:left="720" w:hanging="720"/>
                    <w:rPr>
                      <w:noProof/>
                    </w:rPr>
                  </w:pPr>
                  <w:r>
                    <w:rPr>
                      <w:noProof/>
                    </w:rPr>
                    <w:t xml:space="preserve">Lázár, E. (2022). </w:t>
                  </w:r>
                  <w:r>
                    <w:rPr>
                      <w:i/>
                      <w:iCs/>
                      <w:noProof/>
                    </w:rPr>
                    <w:t>Közgazdasági kutatásmódszertan.</w:t>
                  </w:r>
                  <w:r>
                    <w:rPr>
                      <w:noProof/>
                    </w:rPr>
                    <w:t xml:space="preserve"> Kolozsvár: Risoprint kiadó.</w:t>
                  </w:r>
                </w:p>
                <w:p w14:paraId="1441FBC1" w14:textId="77777777" w:rsidR="00683CFD" w:rsidRDefault="00683CFD" w:rsidP="00683CFD">
                  <w:pPr>
                    <w:pStyle w:val="Bibliography"/>
                    <w:ind w:left="720" w:hanging="720"/>
                    <w:rPr>
                      <w:noProof/>
                    </w:rPr>
                  </w:pPr>
                  <w:r>
                    <w:rPr>
                      <w:noProof/>
                    </w:rPr>
                    <w:t xml:space="preserve">Madaras, S. (2014). A gazdasági válság hatása a munkanélküliség alakulására országos és megyei szinten Romániában. </w:t>
                  </w:r>
                  <w:r>
                    <w:rPr>
                      <w:i/>
                      <w:iCs/>
                      <w:noProof/>
                    </w:rPr>
                    <w:t>Közgazdász Fórum, 17 (1-2)</w:t>
                  </w:r>
                  <w:r>
                    <w:rPr>
                      <w:noProof/>
                    </w:rPr>
                    <w:t>, 136–149. Forrás: https://epa.oszk.hu/00300/00315/00108/pdf/</w:t>
                  </w:r>
                </w:p>
                <w:p w14:paraId="4263D5B5" w14:textId="77777777" w:rsidR="00683CFD" w:rsidRDefault="00683CFD" w:rsidP="00683CFD">
                  <w:pPr>
                    <w:pStyle w:val="Bibliography"/>
                    <w:ind w:left="720" w:hanging="720"/>
                    <w:rPr>
                      <w:noProof/>
                    </w:rPr>
                  </w:pPr>
                  <w:r>
                    <w:rPr>
                      <w:noProof/>
                    </w:rPr>
                    <w:t xml:space="preserve">Madaras, S. (2018). Forecasting the regional unemployment rate based on the Box-Jenkins methodology vs. the Artificial Neural Network approach. Case study of Brașov and Harghita counties. </w:t>
                  </w:r>
                  <w:r>
                    <w:rPr>
                      <w:i/>
                      <w:iCs/>
                      <w:noProof/>
                    </w:rPr>
                    <w:t>Közgazdász fórum, 21</w:t>
                  </w:r>
                  <w:r>
                    <w:rPr>
                      <w:noProof/>
                    </w:rPr>
                    <w:t>(135), 66-79. Letöltés dátuma: 2024. február</w:t>
                  </w:r>
                </w:p>
                <w:p w14:paraId="0B0A5C3F" w14:textId="77777777" w:rsidR="00683CFD" w:rsidRDefault="00683CFD" w:rsidP="00683CFD">
                  <w:pPr>
                    <w:pStyle w:val="Bibliography"/>
                    <w:ind w:left="720" w:hanging="720"/>
                    <w:rPr>
                      <w:noProof/>
                    </w:rPr>
                  </w:pPr>
                  <w:r>
                    <w:rPr>
                      <w:noProof/>
                    </w:rPr>
                    <w:t xml:space="preserve">Oukhouya, H., &amp; El Himdi, K. (2023). Comparing Machine Learning Methods—SVR, XGBoost, LSTM, and MLP— For Forecasting the Moroccan Stock Market. </w:t>
                  </w:r>
                  <w:r>
                    <w:rPr>
                      <w:i/>
                      <w:iCs/>
                      <w:noProof/>
                    </w:rPr>
                    <w:t>Computer Sciences &amp; Mathematics Forum, 7</w:t>
                  </w:r>
                  <w:r>
                    <w:rPr>
                      <w:noProof/>
                    </w:rPr>
                    <w:t>(39). doi:https://doi.org/10.3390/IOCMA2023-14409</w:t>
                  </w:r>
                </w:p>
                <w:p w14:paraId="2781880C" w14:textId="77777777" w:rsidR="00683CFD" w:rsidRDefault="00683CFD" w:rsidP="00683CFD">
                  <w:pPr>
                    <w:pStyle w:val="Bibliography"/>
                    <w:ind w:left="720" w:hanging="720"/>
                    <w:rPr>
                      <w:noProof/>
                    </w:rPr>
                  </w:pPr>
                  <w:r>
                    <w:rPr>
                      <w:noProof/>
                    </w:rPr>
                    <w:t xml:space="preserve">Ramli, S. F., Fidaus, M., Uzair, H., Khairi, M., &amp; Zharif, A. (2018). Prediction of the Unemployment Rate in Malaysia. </w:t>
                  </w:r>
                  <w:r>
                    <w:rPr>
                      <w:i/>
                      <w:iCs/>
                      <w:noProof/>
                    </w:rPr>
                    <w:t>International Journal of Modern Trends, 1</w:t>
                  </w:r>
                  <w:r>
                    <w:rPr>
                      <w:noProof/>
                    </w:rPr>
                    <w:t>(4), 38-44. Forrás: http://www.ijmtss.com/PDF/IJMTSS-2018-04-12-04.pdf</w:t>
                  </w:r>
                </w:p>
                <w:p w14:paraId="2F4CFFD0" w14:textId="77777777" w:rsidR="00683CFD" w:rsidRDefault="00683CFD" w:rsidP="00683CFD">
                  <w:pPr>
                    <w:pStyle w:val="Bibliography"/>
                    <w:ind w:left="720" w:hanging="720"/>
                    <w:rPr>
                      <w:noProof/>
                    </w:rPr>
                  </w:pPr>
                  <w:r>
                    <w:rPr>
                      <w:noProof/>
                    </w:rPr>
                    <w:t xml:space="preserve">Sándor, Z. (2019). </w:t>
                  </w:r>
                  <w:r>
                    <w:rPr>
                      <w:i/>
                      <w:iCs/>
                      <w:noProof/>
                    </w:rPr>
                    <w:t>Bevezetés az ökonometriába.</w:t>
                  </w:r>
                  <w:r>
                    <w:rPr>
                      <w:noProof/>
                    </w:rPr>
                    <w:t xml:space="preserve"> Sepsiszentgyörgy: T3 Kiadó.</w:t>
                  </w:r>
                </w:p>
                <w:p w14:paraId="37FEA508" w14:textId="77777777" w:rsidR="00683CFD" w:rsidRDefault="00683CFD" w:rsidP="00683CFD">
                  <w:pPr>
                    <w:pStyle w:val="Bibliography"/>
                    <w:ind w:left="720" w:hanging="720"/>
                    <w:rPr>
                      <w:noProof/>
                    </w:rPr>
                  </w:pPr>
                  <w:r>
                    <w:rPr>
                      <w:noProof/>
                    </w:rPr>
                    <w:t xml:space="preserve">Sándor, Z., &amp; Tánczos, L. (2019). </w:t>
                  </w:r>
                  <w:r>
                    <w:rPr>
                      <w:i/>
                      <w:iCs/>
                      <w:noProof/>
                    </w:rPr>
                    <w:t>Gazdasági statisztika jegyzet.</w:t>
                  </w:r>
                  <w:r>
                    <w:rPr>
                      <w:noProof/>
                    </w:rPr>
                    <w:t xml:space="preserve"> Sepsiszentgyörgy: T3 kiadó.</w:t>
                  </w:r>
                </w:p>
                <w:p w14:paraId="3F0DEEE9" w14:textId="77777777" w:rsidR="00683CFD" w:rsidRDefault="00683CFD" w:rsidP="00683CFD">
                  <w:pPr>
                    <w:pStyle w:val="Bibliography"/>
                    <w:ind w:left="720" w:hanging="720"/>
                    <w:rPr>
                      <w:noProof/>
                    </w:rPr>
                  </w:pPr>
                  <w:r>
                    <w:rPr>
                      <w:noProof/>
                    </w:rPr>
                    <w:t xml:space="preserve">Siami-Namini, S., &amp; Siami Namin, A. (2018). Forecasting Economics and Financial Time Series: ARIMA vs. LSTM. </w:t>
                  </w:r>
                  <w:r>
                    <w:rPr>
                      <w:i/>
                      <w:iCs/>
                      <w:noProof/>
                    </w:rPr>
                    <w:t>arXiv:1803.06386</w:t>
                  </w:r>
                  <w:r>
                    <w:rPr>
                      <w:noProof/>
                    </w:rPr>
                    <w:t>. doi:https://doi.org/10.48550/arXiv.1803.06386</w:t>
                  </w:r>
                </w:p>
                <w:p w14:paraId="149333AB" w14:textId="77777777" w:rsidR="00683CFD" w:rsidRDefault="00683CFD" w:rsidP="00683CFD">
                  <w:pPr>
                    <w:pStyle w:val="Bibliography"/>
                    <w:ind w:left="720" w:hanging="720"/>
                    <w:rPr>
                      <w:noProof/>
                    </w:rPr>
                  </w:pPr>
                  <w:r>
                    <w:rPr>
                      <w:noProof/>
                    </w:rPr>
                    <w:t xml:space="preserve">Tufaner, M. B., &amp; Sözen, İ. (2021). Forecasting Unemployment Rate in the Aftermath of the Covid-19 Pandemic: The Turkish Case. </w:t>
                  </w:r>
                  <w:r>
                    <w:rPr>
                      <w:i/>
                      <w:iCs/>
                      <w:noProof/>
                    </w:rPr>
                    <w:t>İzmir Journal of Economics, 36</w:t>
                  </w:r>
                  <w:r>
                    <w:rPr>
                      <w:noProof/>
                    </w:rPr>
                    <w:t>, 685 - 693. doi:10.24988/ije.202136312</w:t>
                  </w:r>
                </w:p>
                <w:p w14:paraId="6E31E47C" w14:textId="77777777" w:rsidR="00683CFD" w:rsidRDefault="00683CFD" w:rsidP="00683CFD">
                  <w:pPr>
                    <w:pStyle w:val="Bibliography"/>
                    <w:ind w:left="720" w:hanging="720"/>
                    <w:rPr>
                      <w:noProof/>
                    </w:rPr>
                  </w:pPr>
                  <w:r>
                    <w:rPr>
                      <w:noProof/>
                    </w:rPr>
                    <w:lastRenderedPageBreak/>
                    <w:t xml:space="preserve">Yamacli, D. S., &amp; Yamacli, S. (2023). Estimation of the unemployment rate in Turkey: A comparison of the ARIMA and machine learning models including Covid-19 pandemic periods. </w:t>
                  </w:r>
                  <w:r>
                    <w:rPr>
                      <w:i/>
                      <w:iCs/>
                      <w:noProof/>
                    </w:rPr>
                    <w:t>Helyion, 9</w:t>
                  </w:r>
                  <w:r>
                    <w:rPr>
                      <w:noProof/>
                    </w:rPr>
                    <w:t>(1). doi:https://doi.org/10.1016/j.heliyon.2023.e12796</w:t>
                  </w:r>
                </w:p>
                <w:p w14:paraId="098866D9" w14:textId="1AD1BDB9" w:rsidR="00683CFD" w:rsidRDefault="00683CFD" w:rsidP="00683CFD">
                  <w:pPr>
                    <w:rPr>
                      <w:ins w:id="1151" w:author="Krisztián Károlyi" w:date="2024-03-27T18:52:00Z"/>
                    </w:rPr>
                  </w:pPr>
                  <w:ins w:id="1152" w:author="Krisztián Károlyi" w:date="2024-03-27T18:52:00Z">
                    <w:r>
                      <w:rPr>
                        <w:b/>
                        <w:bCs/>
                        <w:noProof/>
                      </w:rPr>
                      <w:fldChar w:fldCharType="end"/>
                    </w:r>
                  </w:ins>
                </w:p>
                <w:customXmlInsRangeStart w:id="1153" w:author="Krisztián Károlyi" w:date="2024-03-27T18:52:00Z"/>
              </w:sdtContent>
            </w:sdt>
            <w:customXmlInsRangeEnd w:id="1153"/>
            <w:p w14:paraId="3B464FCB" w14:textId="50DE53A5" w:rsidR="00E05871" w:rsidRPr="00945A48" w:rsidDel="00683CFD" w:rsidRDefault="00E05871" w:rsidP="00E05871">
              <w:pPr>
                <w:pStyle w:val="Bibliography"/>
                <w:ind w:left="720" w:hanging="720"/>
                <w:rPr>
                  <w:del w:id="1154" w:author="Krisztián Károlyi" w:date="2024-03-27T18:52:00Z"/>
                </w:rPr>
              </w:pPr>
            </w:p>
            <w:p w14:paraId="1A063C12" w14:textId="7B682317" w:rsidR="00CC7D21" w:rsidRPr="00945A48" w:rsidRDefault="00000000" w:rsidP="008F15DD"/>
            <w:customXmlDelRangeStart w:id="1155" w:author="Krisztián Károlyi" w:date="2024-03-27T18:52:00Z"/>
          </w:sdtContent>
        </w:sdt>
        <w:customXmlDelRangeEnd w:id="1155"/>
      </w:sdtContent>
    </w:sdt>
    <w:p w14:paraId="71999C6C" w14:textId="77777777" w:rsidR="00CC7D21" w:rsidRPr="00945A48" w:rsidRDefault="00CC7D21" w:rsidP="00CC7D21"/>
    <w:sectPr w:rsidR="00CC7D21" w:rsidRPr="00945A48" w:rsidSect="00D5321E">
      <w:headerReference w:type="default" r:id="rId48"/>
      <w:footerReference w:type="default" r:id="rId49"/>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4D28F" w14:textId="77777777" w:rsidR="00D5321E" w:rsidRDefault="00D5321E">
      <w:pPr>
        <w:spacing w:after="0" w:line="240" w:lineRule="auto"/>
      </w:pPr>
      <w:r>
        <w:separator/>
      </w:r>
    </w:p>
  </w:endnote>
  <w:endnote w:type="continuationSeparator" w:id="0">
    <w:p w14:paraId="6A1635F9" w14:textId="77777777" w:rsidR="00D5321E" w:rsidRDefault="00D53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3400"/>
      <w:docPartObj>
        <w:docPartGallery w:val="Page Numbers (Bottom of Page)"/>
        <w:docPartUnique/>
      </w:docPartObj>
    </w:sdtPr>
    <w:sdtEndPr>
      <w:rPr>
        <w:noProof/>
      </w:rPr>
    </w:sdtEndPr>
    <w:sdtContent>
      <w:p w14:paraId="5202732C" w14:textId="698101BF" w:rsidR="006A5EB3" w:rsidRPr="00CB1F56" w:rsidRDefault="008F735A" w:rsidP="00CB1F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89C67" w14:textId="77777777" w:rsidR="00D5321E" w:rsidRDefault="00D5321E">
      <w:pPr>
        <w:spacing w:after="0" w:line="240" w:lineRule="auto"/>
      </w:pPr>
      <w:r>
        <w:separator/>
      </w:r>
    </w:p>
  </w:footnote>
  <w:footnote w:type="continuationSeparator" w:id="0">
    <w:p w14:paraId="316F9E07" w14:textId="77777777" w:rsidR="00D5321E" w:rsidRDefault="00D532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D352" w14:textId="76B3F051"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w:t>
    </w:r>
    <w:r w:rsidR="005A2C75">
      <w:rPr>
        <w:color w:val="000000"/>
      </w:rPr>
      <w: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B376F7"/>
    <w:multiLevelType w:val="hybridMultilevel"/>
    <w:tmpl w:val="D164A6A8"/>
    <w:lvl w:ilvl="0" w:tplc="E33AE31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2"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20"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5"/>
  </w:num>
  <w:num w:numId="3" w16cid:durableId="1359158703">
    <w:abstractNumId w:val="9"/>
  </w:num>
  <w:num w:numId="4" w16cid:durableId="456029440">
    <w:abstractNumId w:val="12"/>
  </w:num>
  <w:num w:numId="5" w16cid:durableId="438724154">
    <w:abstractNumId w:val="13"/>
  </w:num>
  <w:num w:numId="6" w16cid:durableId="829175598">
    <w:abstractNumId w:val="21"/>
  </w:num>
  <w:num w:numId="7" w16cid:durableId="557008684">
    <w:abstractNumId w:val="18"/>
  </w:num>
  <w:num w:numId="8" w16cid:durableId="826290499">
    <w:abstractNumId w:val="1"/>
  </w:num>
  <w:num w:numId="9" w16cid:durableId="195581390">
    <w:abstractNumId w:val="5"/>
  </w:num>
  <w:num w:numId="10" w16cid:durableId="1835760300">
    <w:abstractNumId w:val="7"/>
  </w:num>
  <w:num w:numId="11" w16cid:durableId="1957831815">
    <w:abstractNumId w:val="6"/>
  </w:num>
  <w:num w:numId="12" w16cid:durableId="1006008965">
    <w:abstractNumId w:val="19"/>
  </w:num>
  <w:num w:numId="13" w16cid:durableId="2086606650">
    <w:abstractNumId w:val="11"/>
  </w:num>
  <w:num w:numId="14" w16cid:durableId="444497148">
    <w:abstractNumId w:val="8"/>
  </w:num>
  <w:num w:numId="15" w16cid:durableId="1227379999">
    <w:abstractNumId w:val="10"/>
  </w:num>
  <w:num w:numId="16" w16cid:durableId="405802023">
    <w:abstractNumId w:val="14"/>
  </w:num>
  <w:num w:numId="17" w16cid:durableId="2052457328">
    <w:abstractNumId w:val="22"/>
  </w:num>
  <w:num w:numId="18" w16cid:durableId="669017171">
    <w:abstractNumId w:val="0"/>
  </w:num>
  <w:num w:numId="19" w16cid:durableId="1864393580">
    <w:abstractNumId w:val="17"/>
  </w:num>
  <w:num w:numId="20" w16cid:durableId="562984760">
    <w:abstractNumId w:val="20"/>
  </w:num>
  <w:num w:numId="21" w16cid:durableId="322974085">
    <w:abstractNumId w:val="16"/>
  </w:num>
  <w:num w:numId="22" w16cid:durableId="342515454">
    <w:abstractNumId w:val="2"/>
  </w:num>
  <w:num w:numId="23" w16cid:durableId="11921807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ztián Károlyi">
    <w15:presenceInfo w15:providerId="Windows Live" w15:userId="6419360b34f783dd"/>
  </w15:person>
  <w15:person w15:author="madaras.szilard@gmail.com">
    <w15:presenceInfo w15:providerId="Windows Live" w15:userId="7c823d7613a5c0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539"/>
    <w:rsid w:val="00000A29"/>
    <w:rsid w:val="00000A5F"/>
    <w:rsid w:val="00000C6E"/>
    <w:rsid w:val="000015D0"/>
    <w:rsid w:val="00001E2B"/>
    <w:rsid w:val="00002446"/>
    <w:rsid w:val="00002CB1"/>
    <w:rsid w:val="0000327C"/>
    <w:rsid w:val="000033C8"/>
    <w:rsid w:val="000036E4"/>
    <w:rsid w:val="00004062"/>
    <w:rsid w:val="0000436F"/>
    <w:rsid w:val="000046FA"/>
    <w:rsid w:val="00004865"/>
    <w:rsid w:val="00004CC6"/>
    <w:rsid w:val="0000521F"/>
    <w:rsid w:val="000056C5"/>
    <w:rsid w:val="000057FB"/>
    <w:rsid w:val="00005CD8"/>
    <w:rsid w:val="00006378"/>
    <w:rsid w:val="0000694B"/>
    <w:rsid w:val="00006CD3"/>
    <w:rsid w:val="000073A7"/>
    <w:rsid w:val="00007762"/>
    <w:rsid w:val="000105B2"/>
    <w:rsid w:val="00010724"/>
    <w:rsid w:val="00010D48"/>
    <w:rsid w:val="00011C07"/>
    <w:rsid w:val="00011D26"/>
    <w:rsid w:val="0001242F"/>
    <w:rsid w:val="0001258C"/>
    <w:rsid w:val="00012CB8"/>
    <w:rsid w:val="00013677"/>
    <w:rsid w:val="000137DB"/>
    <w:rsid w:val="00013983"/>
    <w:rsid w:val="00013C0D"/>
    <w:rsid w:val="000152A7"/>
    <w:rsid w:val="0001668B"/>
    <w:rsid w:val="000166F2"/>
    <w:rsid w:val="00016C99"/>
    <w:rsid w:val="00016D84"/>
    <w:rsid w:val="00020450"/>
    <w:rsid w:val="000211D9"/>
    <w:rsid w:val="000217FD"/>
    <w:rsid w:val="00022388"/>
    <w:rsid w:val="000228D6"/>
    <w:rsid w:val="00022C0F"/>
    <w:rsid w:val="0002309F"/>
    <w:rsid w:val="000245B1"/>
    <w:rsid w:val="00024E91"/>
    <w:rsid w:val="00025249"/>
    <w:rsid w:val="00025450"/>
    <w:rsid w:val="0002579E"/>
    <w:rsid w:val="000257A8"/>
    <w:rsid w:val="00027750"/>
    <w:rsid w:val="00027DC0"/>
    <w:rsid w:val="000309F1"/>
    <w:rsid w:val="00032C6F"/>
    <w:rsid w:val="00032EEF"/>
    <w:rsid w:val="00034172"/>
    <w:rsid w:val="00035649"/>
    <w:rsid w:val="00035D2F"/>
    <w:rsid w:val="0003602B"/>
    <w:rsid w:val="0003665A"/>
    <w:rsid w:val="0003669E"/>
    <w:rsid w:val="00036B96"/>
    <w:rsid w:val="00036D02"/>
    <w:rsid w:val="000372D5"/>
    <w:rsid w:val="000376A2"/>
    <w:rsid w:val="00040FE4"/>
    <w:rsid w:val="000414A4"/>
    <w:rsid w:val="00041686"/>
    <w:rsid w:val="0004227F"/>
    <w:rsid w:val="0004298C"/>
    <w:rsid w:val="00042A7C"/>
    <w:rsid w:val="0004347C"/>
    <w:rsid w:val="000440BB"/>
    <w:rsid w:val="000442AC"/>
    <w:rsid w:val="00044A0B"/>
    <w:rsid w:val="00046A83"/>
    <w:rsid w:val="00046D23"/>
    <w:rsid w:val="00046FD6"/>
    <w:rsid w:val="0004701A"/>
    <w:rsid w:val="00047399"/>
    <w:rsid w:val="00047502"/>
    <w:rsid w:val="000501DB"/>
    <w:rsid w:val="00051440"/>
    <w:rsid w:val="00051959"/>
    <w:rsid w:val="00051F23"/>
    <w:rsid w:val="00052117"/>
    <w:rsid w:val="0005225C"/>
    <w:rsid w:val="0005290F"/>
    <w:rsid w:val="000535D1"/>
    <w:rsid w:val="0005500C"/>
    <w:rsid w:val="000555D8"/>
    <w:rsid w:val="00056248"/>
    <w:rsid w:val="000564C7"/>
    <w:rsid w:val="000565F8"/>
    <w:rsid w:val="00056AF0"/>
    <w:rsid w:val="00057732"/>
    <w:rsid w:val="00060DF3"/>
    <w:rsid w:val="000610D0"/>
    <w:rsid w:val="000612E9"/>
    <w:rsid w:val="000626BF"/>
    <w:rsid w:val="00063245"/>
    <w:rsid w:val="00063DAE"/>
    <w:rsid w:val="000645B2"/>
    <w:rsid w:val="0006486B"/>
    <w:rsid w:val="00064944"/>
    <w:rsid w:val="00064BB7"/>
    <w:rsid w:val="00065CEB"/>
    <w:rsid w:val="0006655C"/>
    <w:rsid w:val="000674F5"/>
    <w:rsid w:val="000705E4"/>
    <w:rsid w:val="0007070C"/>
    <w:rsid w:val="00070D0D"/>
    <w:rsid w:val="00070F16"/>
    <w:rsid w:val="00071BB3"/>
    <w:rsid w:val="00072237"/>
    <w:rsid w:val="00072467"/>
    <w:rsid w:val="000729CD"/>
    <w:rsid w:val="00072AA8"/>
    <w:rsid w:val="00072C10"/>
    <w:rsid w:val="00072E3A"/>
    <w:rsid w:val="00073516"/>
    <w:rsid w:val="00073570"/>
    <w:rsid w:val="00073743"/>
    <w:rsid w:val="00074372"/>
    <w:rsid w:val="0007480E"/>
    <w:rsid w:val="00074DEE"/>
    <w:rsid w:val="000754C0"/>
    <w:rsid w:val="00075C7C"/>
    <w:rsid w:val="00076E92"/>
    <w:rsid w:val="00077B39"/>
    <w:rsid w:val="00077F48"/>
    <w:rsid w:val="000812B4"/>
    <w:rsid w:val="00082CCB"/>
    <w:rsid w:val="00082CFC"/>
    <w:rsid w:val="00082DFB"/>
    <w:rsid w:val="000830C4"/>
    <w:rsid w:val="000835CB"/>
    <w:rsid w:val="000855DE"/>
    <w:rsid w:val="00085971"/>
    <w:rsid w:val="00086067"/>
    <w:rsid w:val="0008608B"/>
    <w:rsid w:val="000860C5"/>
    <w:rsid w:val="000865DF"/>
    <w:rsid w:val="00086CE8"/>
    <w:rsid w:val="0009016D"/>
    <w:rsid w:val="0009095E"/>
    <w:rsid w:val="00090F44"/>
    <w:rsid w:val="000913D2"/>
    <w:rsid w:val="0009157E"/>
    <w:rsid w:val="0009184E"/>
    <w:rsid w:val="00091C50"/>
    <w:rsid w:val="00091E18"/>
    <w:rsid w:val="00091EE9"/>
    <w:rsid w:val="00091F13"/>
    <w:rsid w:val="0009250B"/>
    <w:rsid w:val="0009288D"/>
    <w:rsid w:val="00092C53"/>
    <w:rsid w:val="00092C95"/>
    <w:rsid w:val="000935F8"/>
    <w:rsid w:val="0009457C"/>
    <w:rsid w:val="00094689"/>
    <w:rsid w:val="00094805"/>
    <w:rsid w:val="00094BDD"/>
    <w:rsid w:val="0009543D"/>
    <w:rsid w:val="000956F7"/>
    <w:rsid w:val="000A0723"/>
    <w:rsid w:val="000A0B95"/>
    <w:rsid w:val="000A0D9C"/>
    <w:rsid w:val="000A113E"/>
    <w:rsid w:val="000A1342"/>
    <w:rsid w:val="000A1A2A"/>
    <w:rsid w:val="000A226B"/>
    <w:rsid w:val="000A231F"/>
    <w:rsid w:val="000A2533"/>
    <w:rsid w:val="000A3092"/>
    <w:rsid w:val="000A30D8"/>
    <w:rsid w:val="000A3A5D"/>
    <w:rsid w:val="000A3B06"/>
    <w:rsid w:val="000A4EFF"/>
    <w:rsid w:val="000A4F80"/>
    <w:rsid w:val="000A64E6"/>
    <w:rsid w:val="000A6C39"/>
    <w:rsid w:val="000A7BE4"/>
    <w:rsid w:val="000A7FE9"/>
    <w:rsid w:val="000B03FA"/>
    <w:rsid w:val="000B09D1"/>
    <w:rsid w:val="000B1504"/>
    <w:rsid w:val="000B1731"/>
    <w:rsid w:val="000B182C"/>
    <w:rsid w:val="000B1CB0"/>
    <w:rsid w:val="000B1DB0"/>
    <w:rsid w:val="000B1DF2"/>
    <w:rsid w:val="000B245C"/>
    <w:rsid w:val="000B3039"/>
    <w:rsid w:val="000B3C80"/>
    <w:rsid w:val="000B420A"/>
    <w:rsid w:val="000B44C7"/>
    <w:rsid w:val="000B44D8"/>
    <w:rsid w:val="000B540E"/>
    <w:rsid w:val="000B564B"/>
    <w:rsid w:val="000B6950"/>
    <w:rsid w:val="000B7293"/>
    <w:rsid w:val="000B72E8"/>
    <w:rsid w:val="000B7B72"/>
    <w:rsid w:val="000B7C65"/>
    <w:rsid w:val="000B7C70"/>
    <w:rsid w:val="000B7CD6"/>
    <w:rsid w:val="000C0DB8"/>
    <w:rsid w:val="000C0DDC"/>
    <w:rsid w:val="000C1351"/>
    <w:rsid w:val="000C1DEE"/>
    <w:rsid w:val="000C22C0"/>
    <w:rsid w:val="000C2E48"/>
    <w:rsid w:val="000C3532"/>
    <w:rsid w:val="000C39E7"/>
    <w:rsid w:val="000C3B25"/>
    <w:rsid w:val="000C47B3"/>
    <w:rsid w:val="000C48BB"/>
    <w:rsid w:val="000C4A5A"/>
    <w:rsid w:val="000C4D61"/>
    <w:rsid w:val="000C5641"/>
    <w:rsid w:val="000C5F78"/>
    <w:rsid w:val="000C64D2"/>
    <w:rsid w:val="000C6524"/>
    <w:rsid w:val="000C66DE"/>
    <w:rsid w:val="000C68F1"/>
    <w:rsid w:val="000C6912"/>
    <w:rsid w:val="000C6AF2"/>
    <w:rsid w:val="000C6C6B"/>
    <w:rsid w:val="000C6F8C"/>
    <w:rsid w:val="000C7BB9"/>
    <w:rsid w:val="000D1BB7"/>
    <w:rsid w:val="000D23E3"/>
    <w:rsid w:val="000D2A5F"/>
    <w:rsid w:val="000D654E"/>
    <w:rsid w:val="000D6F0F"/>
    <w:rsid w:val="000D784D"/>
    <w:rsid w:val="000E0BEA"/>
    <w:rsid w:val="000E1157"/>
    <w:rsid w:val="000E145A"/>
    <w:rsid w:val="000E1953"/>
    <w:rsid w:val="000E1F4A"/>
    <w:rsid w:val="000E28B1"/>
    <w:rsid w:val="000E2974"/>
    <w:rsid w:val="000E2AE1"/>
    <w:rsid w:val="000E2C68"/>
    <w:rsid w:val="000E3245"/>
    <w:rsid w:val="000E3866"/>
    <w:rsid w:val="000E3BBA"/>
    <w:rsid w:val="000E4486"/>
    <w:rsid w:val="000E5174"/>
    <w:rsid w:val="000E534E"/>
    <w:rsid w:val="000E6B11"/>
    <w:rsid w:val="000E6DFB"/>
    <w:rsid w:val="000E752D"/>
    <w:rsid w:val="000E7676"/>
    <w:rsid w:val="000E7B2B"/>
    <w:rsid w:val="000E7D3F"/>
    <w:rsid w:val="000F02E5"/>
    <w:rsid w:val="000F09B6"/>
    <w:rsid w:val="000F18E4"/>
    <w:rsid w:val="000F1D7C"/>
    <w:rsid w:val="000F1EDF"/>
    <w:rsid w:val="000F26EE"/>
    <w:rsid w:val="000F2802"/>
    <w:rsid w:val="000F3603"/>
    <w:rsid w:val="000F3999"/>
    <w:rsid w:val="000F3CEF"/>
    <w:rsid w:val="000F478C"/>
    <w:rsid w:val="000F53E0"/>
    <w:rsid w:val="000F566E"/>
    <w:rsid w:val="000F5EC9"/>
    <w:rsid w:val="000F60CA"/>
    <w:rsid w:val="000F675E"/>
    <w:rsid w:val="000F6F4E"/>
    <w:rsid w:val="000F7421"/>
    <w:rsid w:val="000F78AF"/>
    <w:rsid w:val="000F7D22"/>
    <w:rsid w:val="000F7FD3"/>
    <w:rsid w:val="00100F27"/>
    <w:rsid w:val="00101199"/>
    <w:rsid w:val="001012CC"/>
    <w:rsid w:val="0010141D"/>
    <w:rsid w:val="00101465"/>
    <w:rsid w:val="001026F5"/>
    <w:rsid w:val="0010286E"/>
    <w:rsid w:val="001031E1"/>
    <w:rsid w:val="00103EE7"/>
    <w:rsid w:val="001055A4"/>
    <w:rsid w:val="0010575E"/>
    <w:rsid w:val="00106CA1"/>
    <w:rsid w:val="00107451"/>
    <w:rsid w:val="00107C40"/>
    <w:rsid w:val="00107F2C"/>
    <w:rsid w:val="00110D5F"/>
    <w:rsid w:val="00110E16"/>
    <w:rsid w:val="0011177D"/>
    <w:rsid w:val="0011200E"/>
    <w:rsid w:val="001127BE"/>
    <w:rsid w:val="0011355A"/>
    <w:rsid w:val="00113C4D"/>
    <w:rsid w:val="001140A4"/>
    <w:rsid w:val="00114514"/>
    <w:rsid w:val="0011471C"/>
    <w:rsid w:val="00114A15"/>
    <w:rsid w:val="0011549B"/>
    <w:rsid w:val="001156E9"/>
    <w:rsid w:val="001167D6"/>
    <w:rsid w:val="00117586"/>
    <w:rsid w:val="00117A76"/>
    <w:rsid w:val="00117D7E"/>
    <w:rsid w:val="0012100C"/>
    <w:rsid w:val="00121AD4"/>
    <w:rsid w:val="001220DC"/>
    <w:rsid w:val="0012220C"/>
    <w:rsid w:val="00122643"/>
    <w:rsid w:val="00122AEB"/>
    <w:rsid w:val="00122C06"/>
    <w:rsid w:val="00123851"/>
    <w:rsid w:val="001238CB"/>
    <w:rsid w:val="0012482E"/>
    <w:rsid w:val="00124F28"/>
    <w:rsid w:val="001253EA"/>
    <w:rsid w:val="001256E2"/>
    <w:rsid w:val="00125861"/>
    <w:rsid w:val="00125D8A"/>
    <w:rsid w:val="00126145"/>
    <w:rsid w:val="0012668F"/>
    <w:rsid w:val="00126E1F"/>
    <w:rsid w:val="00127106"/>
    <w:rsid w:val="00127832"/>
    <w:rsid w:val="001279BB"/>
    <w:rsid w:val="00127A78"/>
    <w:rsid w:val="00130FBC"/>
    <w:rsid w:val="00131154"/>
    <w:rsid w:val="0013198B"/>
    <w:rsid w:val="00131DB9"/>
    <w:rsid w:val="00131FC1"/>
    <w:rsid w:val="001320BB"/>
    <w:rsid w:val="00132172"/>
    <w:rsid w:val="00132790"/>
    <w:rsid w:val="00132E97"/>
    <w:rsid w:val="00133200"/>
    <w:rsid w:val="00133B40"/>
    <w:rsid w:val="0013436F"/>
    <w:rsid w:val="00134C77"/>
    <w:rsid w:val="00135486"/>
    <w:rsid w:val="00135541"/>
    <w:rsid w:val="00135DB1"/>
    <w:rsid w:val="001361D9"/>
    <w:rsid w:val="00136A10"/>
    <w:rsid w:val="0013744C"/>
    <w:rsid w:val="00140698"/>
    <w:rsid w:val="00140DDF"/>
    <w:rsid w:val="00141376"/>
    <w:rsid w:val="001416F0"/>
    <w:rsid w:val="001417D1"/>
    <w:rsid w:val="00141D42"/>
    <w:rsid w:val="00143422"/>
    <w:rsid w:val="001438E2"/>
    <w:rsid w:val="00143B47"/>
    <w:rsid w:val="00143DA7"/>
    <w:rsid w:val="00144880"/>
    <w:rsid w:val="001448B9"/>
    <w:rsid w:val="0014492C"/>
    <w:rsid w:val="001449E5"/>
    <w:rsid w:val="001454DC"/>
    <w:rsid w:val="00145A86"/>
    <w:rsid w:val="00146003"/>
    <w:rsid w:val="00146532"/>
    <w:rsid w:val="0014699E"/>
    <w:rsid w:val="0014704E"/>
    <w:rsid w:val="00147493"/>
    <w:rsid w:val="0014767D"/>
    <w:rsid w:val="0015067D"/>
    <w:rsid w:val="001509E3"/>
    <w:rsid w:val="00150D0A"/>
    <w:rsid w:val="00150DB9"/>
    <w:rsid w:val="001513BD"/>
    <w:rsid w:val="0015141E"/>
    <w:rsid w:val="00151E1B"/>
    <w:rsid w:val="00152564"/>
    <w:rsid w:val="00152790"/>
    <w:rsid w:val="00152D0B"/>
    <w:rsid w:val="00153111"/>
    <w:rsid w:val="0015497B"/>
    <w:rsid w:val="00154EF1"/>
    <w:rsid w:val="001553CD"/>
    <w:rsid w:val="00155784"/>
    <w:rsid w:val="00155C0C"/>
    <w:rsid w:val="00155C96"/>
    <w:rsid w:val="00155ED6"/>
    <w:rsid w:val="00156227"/>
    <w:rsid w:val="0015678B"/>
    <w:rsid w:val="0015680A"/>
    <w:rsid w:val="00157194"/>
    <w:rsid w:val="00160A76"/>
    <w:rsid w:val="00160CA8"/>
    <w:rsid w:val="00161729"/>
    <w:rsid w:val="00161EE4"/>
    <w:rsid w:val="00162D94"/>
    <w:rsid w:val="00163347"/>
    <w:rsid w:val="0016337C"/>
    <w:rsid w:val="001639A7"/>
    <w:rsid w:val="00163FF6"/>
    <w:rsid w:val="001646DC"/>
    <w:rsid w:val="00164887"/>
    <w:rsid w:val="00164AD5"/>
    <w:rsid w:val="00164E0D"/>
    <w:rsid w:val="00165003"/>
    <w:rsid w:val="001650D8"/>
    <w:rsid w:val="00165B15"/>
    <w:rsid w:val="00165FB5"/>
    <w:rsid w:val="00165FC2"/>
    <w:rsid w:val="00166ABA"/>
    <w:rsid w:val="00166C32"/>
    <w:rsid w:val="00167C43"/>
    <w:rsid w:val="001715C6"/>
    <w:rsid w:val="00171D53"/>
    <w:rsid w:val="0017211E"/>
    <w:rsid w:val="00172717"/>
    <w:rsid w:val="00172E77"/>
    <w:rsid w:val="001734B9"/>
    <w:rsid w:val="00173885"/>
    <w:rsid w:val="00173C80"/>
    <w:rsid w:val="00174014"/>
    <w:rsid w:val="0017429C"/>
    <w:rsid w:val="001743A3"/>
    <w:rsid w:val="00175C6E"/>
    <w:rsid w:val="001760B5"/>
    <w:rsid w:val="001765F1"/>
    <w:rsid w:val="00177063"/>
    <w:rsid w:val="001770B8"/>
    <w:rsid w:val="001775B9"/>
    <w:rsid w:val="0017784B"/>
    <w:rsid w:val="00180058"/>
    <w:rsid w:val="001804AA"/>
    <w:rsid w:val="00180F10"/>
    <w:rsid w:val="00180FA0"/>
    <w:rsid w:val="001818D9"/>
    <w:rsid w:val="001835A5"/>
    <w:rsid w:val="00183FF4"/>
    <w:rsid w:val="001840B7"/>
    <w:rsid w:val="001846E4"/>
    <w:rsid w:val="00185A3C"/>
    <w:rsid w:val="00185DFE"/>
    <w:rsid w:val="00185F08"/>
    <w:rsid w:val="00186A22"/>
    <w:rsid w:val="001871C1"/>
    <w:rsid w:val="001873E6"/>
    <w:rsid w:val="00187E37"/>
    <w:rsid w:val="00190983"/>
    <w:rsid w:val="00190C20"/>
    <w:rsid w:val="00190D04"/>
    <w:rsid w:val="00191F9B"/>
    <w:rsid w:val="00192610"/>
    <w:rsid w:val="00192948"/>
    <w:rsid w:val="00192980"/>
    <w:rsid w:val="00192B5F"/>
    <w:rsid w:val="001931EF"/>
    <w:rsid w:val="00193683"/>
    <w:rsid w:val="0019439B"/>
    <w:rsid w:val="00194411"/>
    <w:rsid w:val="00194A56"/>
    <w:rsid w:val="00194BC4"/>
    <w:rsid w:val="001951D1"/>
    <w:rsid w:val="00195571"/>
    <w:rsid w:val="00195C8B"/>
    <w:rsid w:val="0019657C"/>
    <w:rsid w:val="001965E6"/>
    <w:rsid w:val="00196B76"/>
    <w:rsid w:val="00196F26"/>
    <w:rsid w:val="001976C4"/>
    <w:rsid w:val="00197ABD"/>
    <w:rsid w:val="00197D7C"/>
    <w:rsid w:val="001A03BB"/>
    <w:rsid w:val="001A04B9"/>
    <w:rsid w:val="001A05B8"/>
    <w:rsid w:val="001A0B8B"/>
    <w:rsid w:val="001A179F"/>
    <w:rsid w:val="001A2490"/>
    <w:rsid w:val="001A28ED"/>
    <w:rsid w:val="001A3D43"/>
    <w:rsid w:val="001A42B2"/>
    <w:rsid w:val="001A4ADC"/>
    <w:rsid w:val="001A5456"/>
    <w:rsid w:val="001A5715"/>
    <w:rsid w:val="001A57CA"/>
    <w:rsid w:val="001A5858"/>
    <w:rsid w:val="001A6276"/>
    <w:rsid w:val="001A6E79"/>
    <w:rsid w:val="001A6F2E"/>
    <w:rsid w:val="001A7082"/>
    <w:rsid w:val="001A76D3"/>
    <w:rsid w:val="001A7EF4"/>
    <w:rsid w:val="001B0137"/>
    <w:rsid w:val="001B0255"/>
    <w:rsid w:val="001B05D1"/>
    <w:rsid w:val="001B08F6"/>
    <w:rsid w:val="001B0D12"/>
    <w:rsid w:val="001B115E"/>
    <w:rsid w:val="001B13D6"/>
    <w:rsid w:val="001B1775"/>
    <w:rsid w:val="001B1A11"/>
    <w:rsid w:val="001B20D2"/>
    <w:rsid w:val="001B2304"/>
    <w:rsid w:val="001B256E"/>
    <w:rsid w:val="001B2A9E"/>
    <w:rsid w:val="001B2E05"/>
    <w:rsid w:val="001B312F"/>
    <w:rsid w:val="001B3927"/>
    <w:rsid w:val="001B3CE2"/>
    <w:rsid w:val="001B40B5"/>
    <w:rsid w:val="001B43B6"/>
    <w:rsid w:val="001B472F"/>
    <w:rsid w:val="001B47E7"/>
    <w:rsid w:val="001B51F6"/>
    <w:rsid w:val="001B5E19"/>
    <w:rsid w:val="001B6469"/>
    <w:rsid w:val="001B6483"/>
    <w:rsid w:val="001B692A"/>
    <w:rsid w:val="001B6ECB"/>
    <w:rsid w:val="001B6F43"/>
    <w:rsid w:val="001B725C"/>
    <w:rsid w:val="001B7374"/>
    <w:rsid w:val="001B7B79"/>
    <w:rsid w:val="001C04E3"/>
    <w:rsid w:val="001C09F5"/>
    <w:rsid w:val="001C1148"/>
    <w:rsid w:val="001C1614"/>
    <w:rsid w:val="001C234E"/>
    <w:rsid w:val="001C2B8C"/>
    <w:rsid w:val="001C2F1F"/>
    <w:rsid w:val="001C31FA"/>
    <w:rsid w:val="001C3B0F"/>
    <w:rsid w:val="001C3B9C"/>
    <w:rsid w:val="001C3FA1"/>
    <w:rsid w:val="001C48EE"/>
    <w:rsid w:val="001C4DA2"/>
    <w:rsid w:val="001C5ACF"/>
    <w:rsid w:val="001C60B1"/>
    <w:rsid w:val="001C618C"/>
    <w:rsid w:val="001C62D0"/>
    <w:rsid w:val="001C735A"/>
    <w:rsid w:val="001C7BD8"/>
    <w:rsid w:val="001D07FA"/>
    <w:rsid w:val="001D17C8"/>
    <w:rsid w:val="001D21AA"/>
    <w:rsid w:val="001D262B"/>
    <w:rsid w:val="001D27F4"/>
    <w:rsid w:val="001D2972"/>
    <w:rsid w:val="001D383E"/>
    <w:rsid w:val="001D4708"/>
    <w:rsid w:val="001D4AA3"/>
    <w:rsid w:val="001D532A"/>
    <w:rsid w:val="001D55CA"/>
    <w:rsid w:val="001D567A"/>
    <w:rsid w:val="001D5E0D"/>
    <w:rsid w:val="001D737E"/>
    <w:rsid w:val="001E006C"/>
    <w:rsid w:val="001E082C"/>
    <w:rsid w:val="001E2AF7"/>
    <w:rsid w:val="001E3076"/>
    <w:rsid w:val="001E3403"/>
    <w:rsid w:val="001E3971"/>
    <w:rsid w:val="001E46D8"/>
    <w:rsid w:val="001E470C"/>
    <w:rsid w:val="001E4FDC"/>
    <w:rsid w:val="001E5209"/>
    <w:rsid w:val="001E52C3"/>
    <w:rsid w:val="001E5AAD"/>
    <w:rsid w:val="001E63B0"/>
    <w:rsid w:val="001E723C"/>
    <w:rsid w:val="001E767D"/>
    <w:rsid w:val="001F0588"/>
    <w:rsid w:val="001F0BFD"/>
    <w:rsid w:val="001F0D0A"/>
    <w:rsid w:val="001F0DE7"/>
    <w:rsid w:val="001F1BE4"/>
    <w:rsid w:val="001F1C47"/>
    <w:rsid w:val="001F203E"/>
    <w:rsid w:val="001F2C49"/>
    <w:rsid w:val="001F39BD"/>
    <w:rsid w:val="001F3ED4"/>
    <w:rsid w:val="001F56DD"/>
    <w:rsid w:val="001F59D0"/>
    <w:rsid w:val="001F5EE8"/>
    <w:rsid w:val="001F6567"/>
    <w:rsid w:val="001F6BA6"/>
    <w:rsid w:val="001F6BC4"/>
    <w:rsid w:val="001F6D7B"/>
    <w:rsid w:val="001F7046"/>
    <w:rsid w:val="001F71CA"/>
    <w:rsid w:val="001F751E"/>
    <w:rsid w:val="001F78FD"/>
    <w:rsid w:val="0020017A"/>
    <w:rsid w:val="00200272"/>
    <w:rsid w:val="002005B4"/>
    <w:rsid w:val="0020075F"/>
    <w:rsid w:val="00200A95"/>
    <w:rsid w:val="00201266"/>
    <w:rsid w:val="002018A5"/>
    <w:rsid w:val="00201A3E"/>
    <w:rsid w:val="00201AAA"/>
    <w:rsid w:val="00202B0F"/>
    <w:rsid w:val="00202C4F"/>
    <w:rsid w:val="00202E8B"/>
    <w:rsid w:val="002033BA"/>
    <w:rsid w:val="00204A50"/>
    <w:rsid w:val="0020517A"/>
    <w:rsid w:val="00205410"/>
    <w:rsid w:val="002055EC"/>
    <w:rsid w:val="002066D8"/>
    <w:rsid w:val="0020697F"/>
    <w:rsid w:val="00206DCA"/>
    <w:rsid w:val="002073FD"/>
    <w:rsid w:val="002078F9"/>
    <w:rsid w:val="0020799B"/>
    <w:rsid w:val="002108A0"/>
    <w:rsid w:val="00210956"/>
    <w:rsid w:val="00210B36"/>
    <w:rsid w:val="00211538"/>
    <w:rsid w:val="00212CE7"/>
    <w:rsid w:val="00212EA5"/>
    <w:rsid w:val="002133AA"/>
    <w:rsid w:val="002133E6"/>
    <w:rsid w:val="00213864"/>
    <w:rsid w:val="00213936"/>
    <w:rsid w:val="00213CDA"/>
    <w:rsid w:val="00214022"/>
    <w:rsid w:val="00214409"/>
    <w:rsid w:val="00214B25"/>
    <w:rsid w:val="0021563D"/>
    <w:rsid w:val="00215701"/>
    <w:rsid w:val="00216F8B"/>
    <w:rsid w:val="00217440"/>
    <w:rsid w:val="002176C5"/>
    <w:rsid w:val="002177E2"/>
    <w:rsid w:val="00220911"/>
    <w:rsid w:val="00220B4A"/>
    <w:rsid w:val="00220D22"/>
    <w:rsid w:val="0022132C"/>
    <w:rsid w:val="00221F9F"/>
    <w:rsid w:val="002224FA"/>
    <w:rsid w:val="00222FF5"/>
    <w:rsid w:val="00223590"/>
    <w:rsid w:val="00223C66"/>
    <w:rsid w:val="0022461B"/>
    <w:rsid w:val="00224F88"/>
    <w:rsid w:val="00225681"/>
    <w:rsid w:val="00225E8F"/>
    <w:rsid w:val="00225ECB"/>
    <w:rsid w:val="002261C3"/>
    <w:rsid w:val="002265FE"/>
    <w:rsid w:val="00226890"/>
    <w:rsid w:val="00226A1B"/>
    <w:rsid w:val="00226B45"/>
    <w:rsid w:val="00226C65"/>
    <w:rsid w:val="00227766"/>
    <w:rsid w:val="00227795"/>
    <w:rsid w:val="002279EB"/>
    <w:rsid w:val="00227F96"/>
    <w:rsid w:val="00230A29"/>
    <w:rsid w:val="00230EAF"/>
    <w:rsid w:val="002312CB"/>
    <w:rsid w:val="00231CC9"/>
    <w:rsid w:val="00231E18"/>
    <w:rsid w:val="00231E9E"/>
    <w:rsid w:val="00231ED2"/>
    <w:rsid w:val="00232271"/>
    <w:rsid w:val="00232635"/>
    <w:rsid w:val="00234857"/>
    <w:rsid w:val="00234A77"/>
    <w:rsid w:val="00235EEB"/>
    <w:rsid w:val="00236100"/>
    <w:rsid w:val="002367D1"/>
    <w:rsid w:val="00236ECF"/>
    <w:rsid w:val="002420D1"/>
    <w:rsid w:val="00242672"/>
    <w:rsid w:val="00242753"/>
    <w:rsid w:val="00243E9B"/>
    <w:rsid w:val="00244117"/>
    <w:rsid w:val="0024469C"/>
    <w:rsid w:val="00244C82"/>
    <w:rsid w:val="00244E11"/>
    <w:rsid w:val="0024513B"/>
    <w:rsid w:val="002457E0"/>
    <w:rsid w:val="00245857"/>
    <w:rsid w:val="00246711"/>
    <w:rsid w:val="0024688D"/>
    <w:rsid w:val="00246E4E"/>
    <w:rsid w:val="00247796"/>
    <w:rsid w:val="00247B13"/>
    <w:rsid w:val="00247B17"/>
    <w:rsid w:val="00247EAE"/>
    <w:rsid w:val="00247F22"/>
    <w:rsid w:val="00247F2C"/>
    <w:rsid w:val="00247FA5"/>
    <w:rsid w:val="002508EE"/>
    <w:rsid w:val="002522F0"/>
    <w:rsid w:val="00252576"/>
    <w:rsid w:val="002528A9"/>
    <w:rsid w:val="00252C7C"/>
    <w:rsid w:val="00252FD4"/>
    <w:rsid w:val="002533A6"/>
    <w:rsid w:val="00253610"/>
    <w:rsid w:val="00253E95"/>
    <w:rsid w:val="00254403"/>
    <w:rsid w:val="00254C62"/>
    <w:rsid w:val="00255232"/>
    <w:rsid w:val="0025582C"/>
    <w:rsid w:val="002568D1"/>
    <w:rsid w:val="0026010A"/>
    <w:rsid w:val="00260786"/>
    <w:rsid w:val="00260F3B"/>
    <w:rsid w:val="00261120"/>
    <w:rsid w:val="00261178"/>
    <w:rsid w:val="00261776"/>
    <w:rsid w:val="00261832"/>
    <w:rsid w:val="0026187C"/>
    <w:rsid w:val="00262286"/>
    <w:rsid w:val="00262CC7"/>
    <w:rsid w:val="002630E8"/>
    <w:rsid w:val="00263932"/>
    <w:rsid w:val="00263CCC"/>
    <w:rsid w:val="002642D4"/>
    <w:rsid w:val="00264F61"/>
    <w:rsid w:val="0026530F"/>
    <w:rsid w:val="00266456"/>
    <w:rsid w:val="0026656A"/>
    <w:rsid w:val="00266F25"/>
    <w:rsid w:val="00267B1C"/>
    <w:rsid w:val="00270337"/>
    <w:rsid w:val="00270DDC"/>
    <w:rsid w:val="002716EB"/>
    <w:rsid w:val="00271C6E"/>
    <w:rsid w:val="00271EF5"/>
    <w:rsid w:val="00272D1F"/>
    <w:rsid w:val="00272E03"/>
    <w:rsid w:val="00272F1C"/>
    <w:rsid w:val="002742CF"/>
    <w:rsid w:val="00274B8C"/>
    <w:rsid w:val="002750DC"/>
    <w:rsid w:val="00275A43"/>
    <w:rsid w:val="00276806"/>
    <w:rsid w:val="00277281"/>
    <w:rsid w:val="002775F2"/>
    <w:rsid w:val="0028035E"/>
    <w:rsid w:val="0028106F"/>
    <w:rsid w:val="00281092"/>
    <w:rsid w:val="00281782"/>
    <w:rsid w:val="00282111"/>
    <w:rsid w:val="00283692"/>
    <w:rsid w:val="00283747"/>
    <w:rsid w:val="00283C2B"/>
    <w:rsid w:val="00284467"/>
    <w:rsid w:val="0028470E"/>
    <w:rsid w:val="00284737"/>
    <w:rsid w:val="002851D4"/>
    <w:rsid w:val="00285D1A"/>
    <w:rsid w:val="002864A8"/>
    <w:rsid w:val="00286E8B"/>
    <w:rsid w:val="002876F3"/>
    <w:rsid w:val="00287DDC"/>
    <w:rsid w:val="002900C3"/>
    <w:rsid w:val="00290246"/>
    <w:rsid w:val="00290669"/>
    <w:rsid w:val="00290878"/>
    <w:rsid w:val="002908CC"/>
    <w:rsid w:val="00290CFB"/>
    <w:rsid w:val="00290F4C"/>
    <w:rsid w:val="00290F78"/>
    <w:rsid w:val="0029197F"/>
    <w:rsid w:val="00291D0B"/>
    <w:rsid w:val="0029218A"/>
    <w:rsid w:val="002928FD"/>
    <w:rsid w:val="00292921"/>
    <w:rsid w:val="00292A65"/>
    <w:rsid w:val="00292BAC"/>
    <w:rsid w:val="00292EE2"/>
    <w:rsid w:val="002934DC"/>
    <w:rsid w:val="002939A6"/>
    <w:rsid w:val="00293D4D"/>
    <w:rsid w:val="00293DF5"/>
    <w:rsid w:val="00293E32"/>
    <w:rsid w:val="00294033"/>
    <w:rsid w:val="002952C4"/>
    <w:rsid w:val="0029557D"/>
    <w:rsid w:val="002967C0"/>
    <w:rsid w:val="00296DC5"/>
    <w:rsid w:val="00297250"/>
    <w:rsid w:val="0029729F"/>
    <w:rsid w:val="00297673"/>
    <w:rsid w:val="00297D55"/>
    <w:rsid w:val="00297E07"/>
    <w:rsid w:val="002A01FE"/>
    <w:rsid w:val="002A031D"/>
    <w:rsid w:val="002A2A89"/>
    <w:rsid w:val="002A53C8"/>
    <w:rsid w:val="002A6827"/>
    <w:rsid w:val="002A760D"/>
    <w:rsid w:val="002A773A"/>
    <w:rsid w:val="002A77E9"/>
    <w:rsid w:val="002A78A8"/>
    <w:rsid w:val="002A78B2"/>
    <w:rsid w:val="002B04FD"/>
    <w:rsid w:val="002B0C34"/>
    <w:rsid w:val="002B2123"/>
    <w:rsid w:val="002B2139"/>
    <w:rsid w:val="002B3034"/>
    <w:rsid w:val="002B3218"/>
    <w:rsid w:val="002B3F90"/>
    <w:rsid w:val="002B4AD6"/>
    <w:rsid w:val="002B4B01"/>
    <w:rsid w:val="002B4F30"/>
    <w:rsid w:val="002B5059"/>
    <w:rsid w:val="002B5850"/>
    <w:rsid w:val="002B6148"/>
    <w:rsid w:val="002B630F"/>
    <w:rsid w:val="002B6FA6"/>
    <w:rsid w:val="002B7041"/>
    <w:rsid w:val="002B7067"/>
    <w:rsid w:val="002B788B"/>
    <w:rsid w:val="002B7E9E"/>
    <w:rsid w:val="002C003A"/>
    <w:rsid w:val="002C0A87"/>
    <w:rsid w:val="002C0E1D"/>
    <w:rsid w:val="002C15E0"/>
    <w:rsid w:val="002C244A"/>
    <w:rsid w:val="002C24CB"/>
    <w:rsid w:val="002C2ABF"/>
    <w:rsid w:val="002C3173"/>
    <w:rsid w:val="002C319E"/>
    <w:rsid w:val="002C38AB"/>
    <w:rsid w:val="002C428F"/>
    <w:rsid w:val="002C51D9"/>
    <w:rsid w:val="002C5544"/>
    <w:rsid w:val="002C61B0"/>
    <w:rsid w:val="002C6355"/>
    <w:rsid w:val="002C6C9C"/>
    <w:rsid w:val="002C6E56"/>
    <w:rsid w:val="002C73C5"/>
    <w:rsid w:val="002C77F9"/>
    <w:rsid w:val="002C7994"/>
    <w:rsid w:val="002D04CE"/>
    <w:rsid w:val="002D08C1"/>
    <w:rsid w:val="002D1156"/>
    <w:rsid w:val="002D1537"/>
    <w:rsid w:val="002D18C3"/>
    <w:rsid w:val="002D27E6"/>
    <w:rsid w:val="002D3630"/>
    <w:rsid w:val="002D3B2D"/>
    <w:rsid w:val="002D4689"/>
    <w:rsid w:val="002D6EB9"/>
    <w:rsid w:val="002E0778"/>
    <w:rsid w:val="002E09AF"/>
    <w:rsid w:val="002E0BC2"/>
    <w:rsid w:val="002E0E30"/>
    <w:rsid w:val="002E103D"/>
    <w:rsid w:val="002E10DE"/>
    <w:rsid w:val="002E144E"/>
    <w:rsid w:val="002E15E7"/>
    <w:rsid w:val="002E1D38"/>
    <w:rsid w:val="002E22EB"/>
    <w:rsid w:val="002E304F"/>
    <w:rsid w:val="002E39CB"/>
    <w:rsid w:val="002E3A14"/>
    <w:rsid w:val="002E40B2"/>
    <w:rsid w:val="002E44C4"/>
    <w:rsid w:val="002E4AFE"/>
    <w:rsid w:val="002E51D7"/>
    <w:rsid w:val="002E5F76"/>
    <w:rsid w:val="002E67F4"/>
    <w:rsid w:val="002E69C7"/>
    <w:rsid w:val="002E6C57"/>
    <w:rsid w:val="002E70D5"/>
    <w:rsid w:val="002E7405"/>
    <w:rsid w:val="002E76CF"/>
    <w:rsid w:val="002E7755"/>
    <w:rsid w:val="002E78FD"/>
    <w:rsid w:val="002E7B7F"/>
    <w:rsid w:val="002F14E5"/>
    <w:rsid w:val="002F16E3"/>
    <w:rsid w:val="002F1D0C"/>
    <w:rsid w:val="002F2AA5"/>
    <w:rsid w:val="002F2D68"/>
    <w:rsid w:val="002F38AB"/>
    <w:rsid w:val="002F3E10"/>
    <w:rsid w:val="002F4447"/>
    <w:rsid w:val="002F4ABD"/>
    <w:rsid w:val="002F4D1B"/>
    <w:rsid w:val="002F4D2D"/>
    <w:rsid w:val="002F4D5C"/>
    <w:rsid w:val="002F4FC1"/>
    <w:rsid w:val="002F545C"/>
    <w:rsid w:val="002F6377"/>
    <w:rsid w:val="002F73E5"/>
    <w:rsid w:val="002F7929"/>
    <w:rsid w:val="00300A40"/>
    <w:rsid w:val="00300C1B"/>
    <w:rsid w:val="003011AE"/>
    <w:rsid w:val="00302995"/>
    <w:rsid w:val="003031BB"/>
    <w:rsid w:val="003040C6"/>
    <w:rsid w:val="00304395"/>
    <w:rsid w:val="003048DE"/>
    <w:rsid w:val="00304EB7"/>
    <w:rsid w:val="00305C42"/>
    <w:rsid w:val="00305D56"/>
    <w:rsid w:val="0030637C"/>
    <w:rsid w:val="00306FEE"/>
    <w:rsid w:val="0030700F"/>
    <w:rsid w:val="00307DE3"/>
    <w:rsid w:val="00310110"/>
    <w:rsid w:val="003110A0"/>
    <w:rsid w:val="00311668"/>
    <w:rsid w:val="00312AC2"/>
    <w:rsid w:val="00312AFF"/>
    <w:rsid w:val="00313235"/>
    <w:rsid w:val="003133F2"/>
    <w:rsid w:val="00313C4C"/>
    <w:rsid w:val="00313EE3"/>
    <w:rsid w:val="003149CD"/>
    <w:rsid w:val="00314E33"/>
    <w:rsid w:val="003154B9"/>
    <w:rsid w:val="00315DB1"/>
    <w:rsid w:val="003160BD"/>
    <w:rsid w:val="0031689B"/>
    <w:rsid w:val="00316A35"/>
    <w:rsid w:val="00316C65"/>
    <w:rsid w:val="003175D5"/>
    <w:rsid w:val="00317CC7"/>
    <w:rsid w:val="00320EA1"/>
    <w:rsid w:val="00321B04"/>
    <w:rsid w:val="00322338"/>
    <w:rsid w:val="00322BAF"/>
    <w:rsid w:val="00322CF1"/>
    <w:rsid w:val="003234B2"/>
    <w:rsid w:val="00323540"/>
    <w:rsid w:val="00323AF6"/>
    <w:rsid w:val="00323B41"/>
    <w:rsid w:val="0032427F"/>
    <w:rsid w:val="0032547F"/>
    <w:rsid w:val="0032578A"/>
    <w:rsid w:val="00325E0C"/>
    <w:rsid w:val="0032634D"/>
    <w:rsid w:val="00326393"/>
    <w:rsid w:val="00326715"/>
    <w:rsid w:val="003269FA"/>
    <w:rsid w:val="00326AA5"/>
    <w:rsid w:val="00326F9E"/>
    <w:rsid w:val="00330A98"/>
    <w:rsid w:val="00330B40"/>
    <w:rsid w:val="00331347"/>
    <w:rsid w:val="0033150F"/>
    <w:rsid w:val="003325C2"/>
    <w:rsid w:val="003326AD"/>
    <w:rsid w:val="0033294F"/>
    <w:rsid w:val="003330EA"/>
    <w:rsid w:val="0033313F"/>
    <w:rsid w:val="003339B8"/>
    <w:rsid w:val="003339F9"/>
    <w:rsid w:val="00333C13"/>
    <w:rsid w:val="003345AD"/>
    <w:rsid w:val="003348C2"/>
    <w:rsid w:val="00334BDA"/>
    <w:rsid w:val="003353E4"/>
    <w:rsid w:val="003356EC"/>
    <w:rsid w:val="00335776"/>
    <w:rsid w:val="00335915"/>
    <w:rsid w:val="003363DF"/>
    <w:rsid w:val="00336B86"/>
    <w:rsid w:val="00336FE4"/>
    <w:rsid w:val="0033778E"/>
    <w:rsid w:val="00337A98"/>
    <w:rsid w:val="003407CF"/>
    <w:rsid w:val="00340829"/>
    <w:rsid w:val="00340F28"/>
    <w:rsid w:val="0034126B"/>
    <w:rsid w:val="0034132E"/>
    <w:rsid w:val="003423B3"/>
    <w:rsid w:val="003424B8"/>
    <w:rsid w:val="00342A8C"/>
    <w:rsid w:val="00343307"/>
    <w:rsid w:val="003444E6"/>
    <w:rsid w:val="003445C7"/>
    <w:rsid w:val="0034541D"/>
    <w:rsid w:val="00346100"/>
    <w:rsid w:val="00346301"/>
    <w:rsid w:val="003464B6"/>
    <w:rsid w:val="003466CB"/>
    <w:rsid w:val="00346B1E"/>
    <w:rsid w:val="003474AF"/>
    <w:rsid w:val="003479CE"/>
    <w:rsid w:val="00347A2E"/>
    <w:rsid w:val="003508CA"/>
    <w:rsid w:val="00350992"/>
    <w:rsid w:val="00350B8E"/>
    <w:rsid w:val="0035171A"/>
    <w:rsid w:val="00351C1E"/>
    <w:rsid w:val="0035261B"/>
    <w:rsid w:val="00352A90"/>
    <w:rsid w:val="00353077"/>
    <w:rsid w:val="00353268"/>
    <w:rsid w:val="00353607"/>
    <w:rsid w:val="0035366F"/>
    <w:rsid w:val="00353844"/>
    <w:rsid w:val="00353BEA"/>
    <w:rsid w:val="00353C5E"/>
    <w:rsid w:val="00353D8C"/>
    <w:rsid w:val="003540DA"/>
    <w:rsid w:val="0035411E"/>
    <w:rsid w:val="00354543"/>
    <w:rsid w:val="003545CF"/>
    <w:rsid w:val="0035466E"/>
    <w:rsid w:val="003547B8"/>
    <w:rsid w:val="00354D56"/>
    <w:rsid w:val="0035518D"/>
    <w:rsid w:val="00356432"/>
    <w:rsid w:val="0035655E"/>
    <w:rsid w:val="0035661D"/>
    <w:rsid w:val="00356DAC"/>
    <w:rsid w:val="003577E9"/>
    <w:rsid w:val="003579AE"/>
    <w:rsid w:val="003605E2"/>
    <w:rsid w:val="00360C17"/>
    <w:rsid w:val="00360F9B"/>
    <w:rsid w:val="00361C2A"/>
    <w:rsid w:val="00361F48"/>
    <w:rsid w:val="00362217"/>
    <w:rsid w:val="003623BE"/>
    <w:rsid w:val="00364A2C"/>
    <w:rsid w:val="00364D99"/>
    <w:rsid w:val="0036523E"/>
    <w:rsid w:val="00365BF5"/>
    <w:rsid w:val="00365EC4"/>
    <w:rsid w:val="00366110"/>
    <w:rsid w:val="00367191"/>
    <w:rsid w:val="0036726E"/>
    <w:rsid w:val="0036773E"/>
    <w:rsid w:val="00367BA1"/>
    <w:rsid w:val="00371561"/>
    <w:rsid w:val="00371E51"/>
    <w:rsid w:val="00371ECD"/>
    <w:rsid w:val="00372043"/>
    <w:rsid w:val="00372101"/>
    <w:rsid w:val="00372572"/>
    <w:rsid w:val="003729C0"/>
    <w:rsid w:val="00372FBB"/>
    <w:rsid w:val="00373C27"/>
    <w:rsid w:val="00374241"/>
    <w:rsid w:val="00374805"/>
    <w:rsid w:val="0037512D"/>
    <w:rsid w:val="0037519A"/>
    <w:rsid w:val="00375347"/>
    <w:rsid w:val="003757B1"/>
    <w:rsid w:val="00375989"/>
    <w:rsid w:val="00375AFC"/>
    <w:rsid w:val="00376846"/>
    <w:rsid w:val="003773E6"/>
    <w:rsid w:val="003775E9"/>
    <w:rsid w:val="00380D5A"/>
    <w:rsid w:val="003811EF"/>
    <w:rsid w:val="003818DD"/>
    <w:rsid w:val="0038231A"/>
    <w:rsid w:val="003828B9"/>
    <w:rsid w:val="00383676"/>
    <w:rsid w:val="0038390E"/>
    <w:rsid w:val="00383978"/>
    <w:rsid w:val="003839D4"/>
    <w:rsid w:val="00383CE3"/>
    <w:rsid w:val="00383CE6"/>
    <w:rsid w:val="00383EB9"/>
    <w:rsid w:val="00384211"/>
    <w:rsid w:val="00384667"/>
    <w:rsid w:val="00384920"/>
    <w:rsid w:val="00385135"/>
    <w:rsid w:val="00385301"/>
    <w:rsid w:val="00385BB3"/>
    <w:rsid w:val="00385E3A"/>
    <w:rsid w:val="00386E56"/>
    <w:rsid w:val="0039050D"/>
    <w:rsid w:val="0039060F"/>
    <w:rsid w:val="00390C56"/>
    <w:rsid w:val="00390CED"/>
    <w:rsid w:val="00390E37"/>
    <w:rsid w:val="00391139"/>
    <w:rsid w:val="003916EE"/>
    <w:rsid w:val="003918C9"/>
    <w:rsid w:val="00391A80"/>
    <w:rsid w:val="003920F4"/>
    <w:rsid w:val="003923E1"/>
    <w:rsid w:val="00392766"/>
    <w:rsid w:val="00392BBA"/>
    <w:rsid w:val="003930E0"/>
    <w:rsid w:val="00393124"/>
    <w:rsid w:val="00393939"/>
    <w:rsid w:val="00394352"/>
    <w:rsid w:val="00394522"/>
    <w:rsid w:val="00394DFD"/>
    <w:rsid w:val="003952E6"/>
    <w:rsid w:val="00395771"/>
    <w:rsid w:val="00395793"/>
    <w:rsid w:val="00395EDB"/>
    <w:rsid w:val="00396558"/>
    <w:rsid w:val="0039655E"/>
    <w:rsid w:val="003966F0"/>
    <w:rsid w:val="00396B1F"/>
    <w:rsid w:val="003A09B4"/>
    <w:rsid w:val="003A0A5A"/>
    <w:rsid w:val="003A1810"/>
    <w:rsid w:val="003A1B74"/>
    <w:rsid w:val="003A1E14"/>
    <w:rsid w:val="003A22AE"/>
    <w:rsid w:val="003A22D4"/>
    <w:rsid w:val="003A241B"/>
    <w:rsid w:val="003A27DA"/>
    <w:rsid w:val="003A2A6E"/>
    <w:rsid w:val="003A3E94"/>
    <w:rsid w:val="003A3EDB"/>
    <w:rsid w:val="003A450D"/>
    <w:rsid w:val="003A50D6"/>
    <w:rsid w:val="003A55BC"/>
    <w:rsid w:val="003A58BB"/>
    <w:rsid w:val="003A5EC7"/>
    <w:rsid w:val="003A6431"/>
    <w:rsid w:val="003A69A8"/>
    <w:rsid w:val="003A70CE"/>
    <w:rsid w:val="003A7803"/>
    <w:rsid w:val="003B029C"/>
    <w:rsid w:val="003B02CD"/>
    <w:rsid w:val="003B0BF8"/>
    <w:rsid w:val="003B1295"/>
    <w:rsid w:val="003B1804"/>
    <w:rsid w:val="003B1CD1"/>
    <w:rsid w:val="003B2258"/>
    <w:rsid w:val="003B22D9"/>
    <w:rsid w:val="003B259D"/>
    <w:rsid w:val="003B2921"/>
    <w:rsid w:val="003B2F81"/>
    <w:rsid w:val="003B3584"/>
    <w:rsid w:val="003B39ED"/>
    <w:rsid w:val="003B3BB2"/>
    <w:rsid w:val="003B40E9"/>
    <w:rsid w:val="003B41A9"/>
    <w:rsid w:val="003B50FF"/>
    <w:rsid w:val="003B55B7"/>
    <w:rsid w:val="003B5729"/>
    <w:rsid w:val="003B58C8"/>
    <w:rsid w:val="003B58E4"/>
    <w:rsid w:val="003B5A60"/>
    <w:rsid w:val="003B71A2"/>
    <w:rsid w:val="003B74C3"/>
    <w:rsid w:val="003B7C78"/>
    <w:rsid w:val="003C011C"/>
    <w:rsid w:val="003C1AED"/>
    <w:rsid w:val="003C1EB9"/>
    <w:rsid w:val="003C2E90"/>
    <w:rsid w:val="003C428B"/>
    <w:rsid w:val="003C44FB"/>
    <w:rsid w:val="003C62A9"/>
    <w:rsid w:val="003C636D"/>
    <w:rsid w:val="003C6855"/>
    <w:rsid w:val="003C6EE4"/>
    <w:rsid w:val="003C713D"/>
    <w:rsid w:val="003C7548"/>
    <w:rsid w:val="003C771F"/>
    <w:rsid w:val="003C7748"/>
    <w:rsid w:val="003C776A"/>
    <w:rsid w:val="003C79E4"/>
    <w:rsid w:val="003D0804"/>
    <w:rsid w:val="003D0C82"/>
    <w:rsid w:val="003D0F15"/>
    <w:rsid w:val="003D111F"/>
    <w:rsid w:val="003D149F"/>
    <w:rsid w:val="003D1BD0"/>
    <w:rsid w:val="003D1C78"/>
    <w:rsid w:val="003D23EF"/>
    <w:rsid w:val="003D251D"/>
    <w:rsid w:val="003D27A3"/>
    <w:rsid w:val="003D3C50"/>
    <w:rsid w:val="003D3F4B"/>
    <w:rsid w:val="003D4145"/>
    <w:rsid w:val="003D43AD"/>
    <w:rsid w:val="003D487E"/>
    <w:rsid w:val="003D48BD"/>
    <w:rsid w:val="003D4C48"/>
    <w:rsid w:val="003D4F9B"/>
    <w:rsid w:val="003D5BD7"/>
    <w:rsid w:val="003D5F94"/>
    <w:rsid w:val="003D6039"/>
    <w:rsid w:val="003D6807"/>
    <w:rsid w:val="003D6C50"/>
    <w:rsid w:val="003D7125"/>
    <w:rsid w:val="003E0293"/>
    <w:rsid w:val="003E113D"/>
    <w:rsid w:val="003E219C"/>
    <w:rsid w:val="003E225E"/>
    <w:rsid w:val="003E2DEF"/>
    <w:rsid w:val="003E2EDE"/>
    <w:rsid w:val="003E3EA2"/>
    <w:rsid w:val="003E4172"/>
    <w:rsid w:val="003E4532"/>
    <w:rsid w:val="003E4981"/>
    <w:rsid w:val="003E5054"/>
    <w:rsid w:val="003E52B8"/>
    <w:rsid w:val="003E5475"/>
    <w:rsid w:val="003E580B"/>
    <w:rsid w:val="003E5E86"/>
    <w:rsid w:val="003E6D58"/>
    <w:rsid w:val="003E7B2D"/>
    <w:rsid w:val="003E7CD1"/>
    <w:rsid w:val="003F083C"/>
    <w:rsid w:val="003F0C56"/>
    <w:rsid w:val="003F1127"/>
    <w:rsid w:val="003F15C4"/>
    <w:rsid w:val="003F1664"/>
    <w:rsid w:val="003F1760"/>
    <w:rsid w:val="003F1DE6"/>
    <w:rsid w:val="003F228A"/>
    <w:rsid w:val="003F25DE"/>
    <w:rsid w:val="003F28A8"/>
    <w:rsid w:val="003F2F52"/>
    <w:rsid w:val="003F32BB"/>
    <w:rsid w:val="003F3CCB"/>
    <w:rsid w:val="003F455E"/>
    <w:rsid w:val="003F5C6A"/>
    <w:rsid w:val="003F5F3E"/>
    <w:rsid w:val="003F613A"/>
    <w:rsid w:val="003F66A9"/>
    <w:rsid w:val="003F696A"/>
    <w:rsid w:val="003F7277"/>
    <w:rsid w:val="003F7D0C"/>
    <w:rsid w:val="004001A6"/>
    <w:rsid w:val="00400506"/>
    <w:rsid w:val="00400CD3"/>
    <w:rsid w:val="00400F23"/>
    <w:rsid w:val="00401621"/>
    <w:rsid w:val="00401C27"/>
    <w:rsid w:val="00402271"/>
    <w:rsid w:val="00402939"/>
    <w:rsid w:val="00402A64"/>
    <w:rsid w:val="00402BAD"/>
    <w:rsid w:val="004034C6"/>
    <w:rsid w:val="00404311"/>
    <w:rsid w:val="004043E6"/>
    <w:rsid w:val="00405E1C"/>
    <w:rsid w:val="004064A5"/>
    <w:rsid w:val="0040690B"/>
    <w:rsid w:val="004074E2"/>
    <w:rsid w:val="00407B1A"/>
    <w:rsid w:val="0041086B"/>
    <w:rsid w:val="00410BE8"/>
    <w:rsid w:val="004118FA"/>
    <w:rsid w:val="00411A8E"/>
    <w:rsid w:val="004122A2"/>
    <w:rsid w:val="004124CD"/>
    <w:rsid w:val="00412D37"/>
    <w:rsid w:val="00412F8E"/>
    <w:rsid w:val="004137EA"/>
    <w:rsid w:val="00413891"/>
    <w:rsid w:val="00413B1B"/>
    <w:rsid w:val="00413C4C"/>
    <w:rsid w:val="004147CE"/>
    <w:rsid w:val="00415155"/>
    <w:rsid w:val="00415562"/>
    <w:rsid w:val="00415615"/>
    <w:rsid w:val="00416028"/>
    <w:rsid w:val="00416882"/>
    <w:rsid w:val="00416D1C"/>
    <w:rsid w:val="00416ECD"/>
    <w:rsid w:val="0041741E"/>
    <w:rsid w:val="00417779"/>
    <w:rsid w:val="00417D59"/>
    <w:rsid w:val="00420B3F"/>
    <w:rsid w:val="00421728"/>
    <w:rsid w:val="00421F7E"/>
    <w:rsid w:val="00422B5D"/>
    <w:rsid w:val="004230E1"/>
    <w:rsid w:val="00423997"/>
    <w:rsid w:val="00424697"/>
    <w:rsid w:val="00424772"/>
    <w:rsid w:val="00424EC6"/>
    <w:rsid w:val="00425E21"/>
    <w:rsid w:val="00426125"/>
    <w:rsid w:val="004271D1"/>
    <w:rsid w:val="0042775C"/>
    <w:rsid w:val="004278A7"/>
    <w:rsid w:val="00430455"/>
    <w:rsid w:val="00430B1F"/>
    <w:rsid w:val="004316E4"/>
    <w:rsid w:val="004319DB"/>
    <w:rsid w:val="00432B44"/>
    <w:rsid w:val="00433290"/>
    <w:rsid w:val="0043331C"/>
    <w:rsid w:val="00433B2B"/>
    <w:rsid w:val="00433CCB"/>
    <w:rsid w:val="00433F8B"/>
    <w:rsid w:val="00434315"/>
    <w:rsid w:val="00434AE5"/>
    <w:rsid w:val="00434EC0"/>
    <w:rsid w:val="00435027"/>
    <w:rsid w:val="00435E83"/>
    <w:rsid w:val="0043623F"/>
    <w:rsid w:val="004363BB"/>
    <w:rsid w:val="0043695C"/>
    <w:rsid w:val="004374F4"/>
    <w:rsid w:val="00437D0F"/>
    <w:rsid w:val="00437F2B"/>
    <w:rsid w:val="00441932"/>
    <w:rsid w:val="00441FFC"/>
    <w:rsid w:val="0044251E"/>
    <w:rsid w:val="004431CB"/>
    <w:rsid w:val="0044320C"/>
    <w:rsid w:val="004435DA"/>
    <w:rsid w:val="00443A0C"/>
    <w:rsid w:val="00443DB4"/>
    <w:rsid w:val="00444287"/>
    <w:rsid w:val="00444CD3"/>
    <w:rsid w:val="00445E07"/>
    <w:rsid w:val="00446D4C"/>
    <w:rsid w:val="00447FF9"/>
    <w:rsid w:val="00450BFE"/>
    <w:rsid w:val="00450DE5"/>
    <w:rsid w:val="00450E97"/>
    <w:rsid w:val="00451665"/>
    <w:rsid w:val="00451AA5"/>
    <w:rsid w:val="004533CF"/>
    <w:rsid w:val="00453C27"/>
    <w:rsid w:val="00454DC9"/>
    <w:rsid w:val="004551D1"/>
    <w:rsid w:val="004560E3"/>
    <w:rsid w:val="00456138"/>
    <w:rsid w:val="00456226"/>
    <w:rsid w:val="00456594"/>
    <w:rsid w:val="004569C5"/>
    <w:rsid w:val="00457833"/>
    <w:rsid w:val="004578DC"/>
    <w:rsid w:val="00457AC0"/>
    <w:rsid w:val="00457F05"/>
    <w:rsid w:val="00457FCC"/>
    <w:rsid w:val="00460284"/>
    <w:rsid w:val="004603E5"/>
    <w:rsid w:val="00460489"/>
    <w:rsid w:val="0046052E"/>
    <w:rsid w:val="004612C4"/>
    <w:rsid w:val="00461DE7"/>
    <w:rsid w:val="004621ED"/>
    <w:rsid w:val="00462B77"/>
    <w:rsid w:val="00462E4A"/>
    <w:rsid w:val="00463884"/>
    <w:rsid w:val="00463994"/>
    <w:rsid w:val="00463E46"/>
    <w:rsid w:val="00464181"/>
    <w:rsid w:val="0046506B"/>
    <w:rsid w:val="00465418"/>
    <w:rsid w:val="00465419"/>
    <w:rsid w:val="00465460"/>
    <w:rsid w:val="00465646"/>
    <w:rsid w:val="00465D1D"/>
    <w:rsid w:val="00466087"/>
    <w:rsid w:val="00466273"/>
    <w:rsid w:val="004662FC"/>
    <w:rsid w:val="004668A1"/>
    <w:rsid w:val="00467372"/>
    <w:rsid w:val="00467733"/>
    <w:rsid w:val="004701CD"/>
    <w:rsid w:val="004702FA"/>
    <w:rsid w:val="00470863"/>
    <w:rsid w:val="00470CA6"/>
    <w:rsid w:val="00471FE7"/>
    <w:rsid w:val="004740A5"/>
    <w:rsid w:val="0047473F"/>
    <w:rsid w:val="00474BC2"/>
    <w:rsid w:val="00474DF5"/>
    <w:rsid w:val="0047503F"/>
    <w:rsid w:val="004753B8"/>
    <w:rsid w:val="004759D4"/>
    <w:rsid w:val="0047632D"/>
    <w:rsid w:val="0047677F"/>
    <w:rsid w:val="00476A19"/>
    <w:rsid w:val="00477348"/>
    <w:rsid w:val="00477CDC"/>
    <w:rsid w:val="00480450"/>
    <w:rsid w:val="00480E9F"/>
    <w:rsid w:val="0048166E"/>
    <w:rsid w:val="00482039"/>
    <w:rsid w:val="004835DA"/>
    <w:rsid w:val="00484A07"/>
    <w:rsid w:val="00484CB7"/>
    <w:rsid w:val="00485359"/>
    <w:rsid w:val="00485C35"/>
    <w:rsid w:val="00485F44"/>
    <w:rsid w:val="00486316"/>
    <w:rsid w:val="00486B0E"/>
    <w:rsid w:val="00486C2A"/>
    <w:rsid w:val="004874C8"/>
    <w:rsid w:val="004877FA"/>
    <w:rsid w:val="00487D1D"/>
    <w:rsid w:val="00487D44"/>
    <w:rsid w:val="004900E9"/>
    <w:rsid w:val="0049010C"/>
    <w:rsid w:val="0049038A"/>
    <w:rsid w:val="00491011"/>
    <w:rsid w:val="00491525"/>
    <w:rsid w:val="00491BE1"/>
    <w:rsid w:val="00491F94"/>
    <w:rsid w:val="004921DC"/>
    <w:rsid w:val="0049289B"/>
    <w:rsid w:val="004929A3"/>
    <w:rsid w:val="004935C8"/>
    <w:rsid w:val="004935DB"/>
    <w:rsid w:val="004935F0"/>
    <w:rsid w:val="0049379D"/>
    <w:rsid w:val="004945DC"/>
    <w:rsid w:val="004949C1"/>
    <w:rsid w:val="00494BC1"/>
    <w:rsid w:val="00494CFF"/>
    <w:rsid w:val="004963D8"/>
    <w:rsid w:val="00496612"/>
    <w:rsid w:val="00497553"/>
    <w:rsid w:val="004A0155"/>
    <w:rsid w:val="004A0C6E"/>
    <w:rsid w:val="004A16F5"/>
    <w:rsid w:val="004A1B2E"/>
    <w:rsid w:val="004A2111"/>
    <w:rsid w:val="004A3456"/>
    <w:rsid w:val="004A3F16"/>
    <w:rsid w:val="004A466F"/>
    <w:rsid w:val="004A498E"/>
    <w:rsid w:val="004A537D"/>
    <w:rsid w:val="004A54CC"/>
    <w:rsid w:val="004A5742"/>
    <w:rsid w:val="004A5927"/>
    <w:rsid w:val="004A5CDB"/>
    <w:rsid w:val="004A6A98"/>
    <w:rsid w:val="004A6DEB"/>
    <w:rsid w:val="004A6E3C"/>
    <w:rsid w:val="004A7A0D"/>
    <w:rsid w:val="004B0290"/>
    <w:rsid w:val="004B10AD"/>
    <w:rsid w:val="004B1160"/>
    <w:rsid w:val="004B1FA1"/>
    <w:rsid w:val="004B2033"/>
    <w:rsid w:val="004B20C4"/>
    <w:rsid w:val="004B354D"/>
    <w:rsid w:val="004B35E0"/>
    <w:rsid w:val="004B364D"/>
    <w:rsid w:val="004B3938"/>
    <w:rsid w:val="004B3F34"/>
    <w:rsid w:val="004B4AE3"/>
    <w:rsid w:val="004B4C92"/>
    <w:rsid w:val="004B5679"/>
    <w:rsid w:val="004B5AB1"/>
    <w:rsid w:val="004C10C0"/>
    <w:rsid w:val="004C13A1"/>
    <w:rsid w:val="004C1456"/>
    <w:rsid w:val="004C1D1C"/>
    <w:rsid w:val="004C1DC6"/>
    <w:rsid w:val="004C27F5"/>
    <w:rsid w:val="004C2922"/>
    <w:rsid w:val="004C292A"/>
    <w:rsid w:val="004C2D36"/>
    <w:rsid w:val="004C32CD"/>
    <w:rsid w:val="004C3589"/>
    <w:rsid w:val="004C4FEE"/>
    <w:rsid w:val="004C551E"/>
    <w:rsid w:val="004C5A19"/>
    <w:rsid w:val="004C6393"/>
    <w:rsid w:val="004C646B"/>
    <w:rsid w:val="004C68D3"/>
    <w:rsid w:val="004C6B71"/>
    <w:rsid w:val="004C6F2F"/>
    <w:rsid w:val="004C7203"/>
    <w:rsid w:val="004C794F"/>
    <w:rsid w:val="004C7BBB"/>
    <w:rsid w:val="004C7FB7"/>
    <w:rsid w:val="004D0FFE"/>
    <w:rsid w:val="004D1653"/>
    <w:rsid w:val="004D1E39"/>
    <w:rsid w:val="004D20A7"/>
    <w:rsid w:val="004D2883"/>
    <w:rsid w:val="004D2B50"/>
    <w:rsid w:val="004D3858"/>
    <w:rsid w:val="004D3865"/>
    <w:rsid w:val="004D458B"/>
    <w:rsid w:val="004D45D5"/>
    <w:rsid w:val="004D4FDF"/>
    <w:rsid w:val="004D5AC7"/>
    <w:rsid w:val="004D5E79"/>
    <w:rsid w:val="004D5F27"/>
    <w:rsid w:val="004D69D3"/>
    <w:rsid w:val="004D7369"/>
    <w:rsid w:val="004D76E3"/>
    <w:rsid w:val="004D77F7"/>
    <w:rsid w:val="004E0531"/>
    <w:rsid w:val="004E0820"/>
    <w:rsid w:val="004E08FF"/>
    <w:rsid w:val="004E0EF5"/>
    <w:rsid w:val="004E153E"/>
    <w:rsid w:val="004E1570"/>
    <w:rsid w:val="004E1665"/>
    <w:rsid w:val="004E1D0C"/>
    <w:rsid w:val="004E1D72"/>
    <w:rsid w:val="004E1F7A"/>
    <w:rsid w:val="004E2733"/>
    <w:rsid w:val="004E289A"/>
    <w:rsid w:val="004E2AD6"/>
    <w:rsid w:val="004E32DC"/>
    <w:rsid w:val="004E33E8"/>
    <w:rsid w:val="004E448B"/>
    <w:rsid w:val="004E47FD"/>
    <w:rsid w:val="004E4AA8"/>
    <w:rsid w:val="004E56A0"/>
    <w:rsid w:val="004E63CA"/>
    <w:rsid w:val="004E6B43"/>
    <w:rsid w:val="004E6C7E"/>
    <w:rsid w:val="004E6CB0"/>
    <w:rsid w:val="004E6D16"/>
    <w:rsid w:val="004E72C2"/>
    <w:rsid w:val="004E7588"/>
    <w:rsid w:val="004F0A86"/>
    <w:rsid w:val="004F1B26"/>
    <w:rsid w:val="004F2691"/>
    <w:rsid w:val="004F2A57"/>
    <w:rsid w:val="004F2B94"/>
    <w:rsid w:val="004F4599"/>
    <w:rsid w:val="004F49F5"/>
    <w:rsid w:val="004F4C0A"/>
    <w:rsid w:val="004F4E7D"/>
    <w:rsid w:val="004F4FE2"/>
    <w:rsid w:val="004F504A"/>
    <w:rsid w:val="004F5093"/>
    <w:rsid w:val="004F595B"/>
    <w:rsid w:val="004F6EA3"/>
    <w:rsid w:val="004F70E9"/>
    <w:rsid w:val="004F71B4"/>
    <w:rsid w:val="004F7610"/>
    <w:rsid w:val="004F7BF2"/>
    <w:rsid w:val="00500A56"/>
    <w:rsid w:val="00501087"/>
    <w:rsid w:val="00501525"/>
    <w:rsid w:val="00501E98"/>
    <w:rsid w:val="005024F0"/>
    <w:rsid w:val="00502685"/>
    <w:rsid w:val="005030A3"/>
    <w:rsid w:val="00503455"/>
    <w:rsid w:val="00503CC1"/>
    <w:rsid w:val="00504F99"/>
    <w:rsid w:val="00505274"/>
    <w:rsid w:val="00505662"/>
    <w:rsid w:val="00505CCD"/>
    <w:rsid w:val="00505D8B"/>
    <w:rsid w:val="00505DD6"/>
    <w:rsid w:val="005060A8"/>
    <w:rsid w:val="0050614B"/>
    <w:rsid w:val="00506FDB"/>
    <w:rsid w:val="005071A8"/>
    <w:rsid w:val="00507295"/>
    <w:rsid w:val="00510BFD"/>
    <w:rsid w:val="0051176A"/>
    <w:rsid w:val="0051186E"/>
    <w:rsid w:val="00513054"/>
    <w:rsid w:val="005140F7"/>
    <w:rsid w:val="00514216"/>
    <w:rsid w:val="00514C45"/>
    <w:rsid w:val="00514EEF"/>
    <w:rsid w:val="005152C8"/>
    <w:rsid w:val="00515469"/>
    <w:rsid w:val="00516156"/>
    <w:rsid w:val="00516B1B"/>
    <w:rsid w:val="00517367"/>
    <w:rsid w:val="005200D9"/>
    <w:rsid w:val="00520253"/>
    <w:rsid w:val="0052146C"/>
    <w:rsid w:val="005216C5"/>
    <w:rsid w:val="00521F4B"/>
    <w:rsid w:val="0052213C"/>
    <w:rsid w:val="00522BD5"/>
    <w:rsid w:val="00522E73"/>
    <w:rsid w:val="00522EA7"/>
    <w:rsid w:val="005231FA"/>
    <w:rsid w:val="00523B41"/>
    <w:rsid w:val="00524222"/>
    <w:rsid w:val="005252E2"/>
    <w:rsid w:val="00525E10"/>
    <w:rsid w:val="005264CD"/>
    <w:rsid w:val="005269FE"/>
    <w:rsid w:val="00526B76"/>
    <w:rsid w:val="00526BA5"/>
    <w:rsid w:val="00526C01"/>
    <w:rsid w:val="00526F9D"/>
    <w:rsid w:val="00527173"/>
    <w:rsid w:val="00527386"/>
    <w:rsid w:val="00527A1B"/>
    <w:rsid w:val="00527F30"/>
    <w:rsid w:val="00530494"/>
    <w:rsid w:val="0053083C"/>
    <w:rsid w:val="00530977"/>
    <w:rsid w:val="00530A56"/>
    <w:rsid w:val="005332A1"/>
    <w:rsid w:val="005335D0"/>
    <w:rsid w:val="00533FA6"/>
    <w:rsid w:val="00534101"/>
    <w:rsid w:val="005344A0"/>
    <w:rsid w:val="00535392"/>
    <w:rsid w:val="00535D27"/>
    <w:rsid w:val="00536443"/>
    <w:rsid w:val="0053650A"/>
    <w:rsid w:val="00537EDC"/>
    <w:rsid w:val="00540732"/>
    <w:rsid w:val="005408C0"/>
    <w:rsid w:val="00540D37"/>
    <w:rsid w:val="00541299"/>
    <w:rsid w:val="005412C5"/>
    <w:rsid w:val="0054178D"/>
    <w:rsid w:val="00541EB2"/>
    <w:rsid w:val="00542211"/>
    <w:rsid w:val="00542721"/>
    <w:rsid w:val="005431AC"/>
    <w:rsid w:val="005434BC"/>
    <w:rsid w:val="00543A31"/>
    <w:rsid w:val="00544590"/>
    <w:rsid w:val="005469B9"/>
    <w:rsid w:val="00546CEE"/>
    <w:rsid w:val="005476FB"/>
    <w:rsid w:val="00547A35"/>
    <w:rsid w:val="00550071"/>
    <w:rsid w:val="005508E0"/>
    <w:rsid w:val="005516A2"/>
    <w:rsid w:val="0055286C"/>
    <w:rsid w:val="00552ED4"/>
    <w:rsid w:val="00553BBF"/>
    <w:rsid w:val="00554467"/>
    <w:rsid w:val="005547A2"/>
    <w:rsid w:val="00554D00"/>
    <w:rsid w:val="00554FEC"/>
    <w:rsid w:val="00555C31"/>
    <w:rsid w:val="00556795"/>
    <w:rsid w:val="00556A62"/>
    <w:rsid w:val="00556B54"/>
    <w:rsid w:val="00557F53"/>
    <w:rsid w:val="00560790"/>
    <w:rsid w:val="0056138D"/>
    <w:rsid w:val="0056161E"/>
    <w:rsid w:val="00561928"/>
    <w:rsid w:val="00561BD6"/>
    <w:rsid w:val="00561F64"/>
    <w:rsid w:val="00562001"/>
    <w:rsid w:val="005623A1"/>
    <w:rsid w:val="005625D1"/>
    <w:rsid w:val="00563DDB"/>
    <w:rsid w:val="0056400C"/>
    <w:rsid w:val="00564210"/>
    <w:rsid w:val="005643E1"/>
    <w:rsid w:val="005643E6"/>
    <w:rsid w:val="00564848"/>
    <w:rsid w:val="00564978"/>
    <w:rsid w:val="00564E0A"/>
    <w:rsid w:val="00564F76"/>
    <w:rsid w:val="00565141"/>
    <w:rsid w:val="005653E4"/>
    <w:rsid w:val="00565688"/>
    <w:rsid w:val="005664C6"/>
    <w:rsid w:val="00566976"/>
    <w:rsid w:val="00566B17"/>
    <w:rsid w:val="00566CB1"/>
    <w:rsid w:val="00567298"/>
    <w:rsid w:val="005677A0"/>
    <w:rsid w:val="00570AF0"/>
    <w:rsid w:val="00570B14"/>
    <w:rsid w:val="00570C60"/>
    <w:rsid w:val="005711F2"/>
    <w:rsid w:val="005712A6"/>
    <w:rsid w:val="00571337"/>
    <w:rsid w:val="005718FD"/>
    <w:rsid w:val="00571F50"/>
    <w:rsid w:val="00571FF4"/>
    <w:rsid w:val="005729A7"/>
    <w:rsid w:val="00572B72"/>
    <w:rsid w:val="00572DFD"/>
    <w:rsid w:val="0057371F"/>
    <w:rsid w:val="005741DD"/>
    <w:rsid w:val="005745A5"/>
    <w:rsid w:val="0057524C"/>
    <w:rsid w:val="00575514"/>
    <w:rsid w:val="00575A9B"/>
    <w:rsid w:val="00575CC3"/>
    <w:rsid w:val="00576083"/>
    <w:rsid w:val="005761BD"/>
    <w:rsid w:val="005764D6"/>
    <w:rsid w:val="00576966"/>
    <w:rsid w:val="00576C39"/>
    <w:rsid w:val="005773CB"/>
    <w:rsid w:val="00577BA7"/>
    <w:rsid w:val="005801B5"/>
    <w:rsid w:val="00580951"/>
    <w:rsid w:val="00580A17"/>
    <w:rsid w:val="00580E74"/>
    <w:rsid w:val="00581419"/>
    <w:rsid w:val="005834A7"/>
    <w:rsid w:val="00583C6A"/>
    <w:rsid w:val="00583F95"/>
    <w:rsid w:val="00584C2F"/>
    <w:rsid w:val="00584D59"/>
    <w:rsid w:val="005866A9"/>
    <w:rsid w:val="00586724"/>
    <w:rsid w:val="00590488"/>
    <w:rsid w:val="00590958"/>
    <w:rsid w:val="00590B9F"/>
    <w:rsid w:val="00590DDC"/>
    <w:rsid w:val="005911E0"/>
    <w:rsid w:val="005915BE"/>
    <w:rsid w:val="0059193F"/>
    <w:rsid w:val="0059204C"/>
    <w:rsid w:val="00592FC0"/>
    <w:rsid w:val="005949E4"/>
    <w:rsid w:val="00594B24"/>
    <w:rsid w:val="00594CA3"/>
    <w:rsid w:val="00595586"/>
    <w:rsid w:val="00595831"/>
    <w:rsid w:val="00596617"/>
    <w:rsid w:val="00596866"/>
    <w:rsid w:val="00596C59"/>
    <w:rsid w:val="00597A6F"/>
    <w:rsid w:val="00597CB9"/>
    <w:rsid w:val="005A0222"/>
    <w:rsid w:val="005A08D3"/>
    <w:rsid w:val="005A2C75"/>
    <w:rsid w:val="005A2EF0"/>
    <w:rsid w:val="005A322E"/>
    <w:rsid w:val="005A32C0"/>
    <w:rsid w:val="005A3728"/>
    <w:rsid w:val="005A38D7"/>
    <w:rsid w:val="005A44CC"/>
    <w:rsid w:val="005A4973"/>
    <w:rsid w:val="005A53A9"/>
    <w:rsid w:val="005A638E"/>
    <w:rsid w:val="005A6572"/>
    <w:rsid w:val="005A66B2"/>
    <w:rsid w:val="005A771C"/>
    <w:rsid w:val="005A7A17"/>
    <w:rsid w:val="005A7B10"/>
    <w:rsid w:val="005B03DD"/>
    <w:rsid w:val="005B0D43"/>
    <w:rsid w:val="005B0D80"/>
    <w:rsid w:val="005B11F0"/>
    <w:rsid w:val="005B23DA"/>
    <w:rsid w:val="005B27B5"/>
    <w:rsid w:val="005B3D05"/>
    <w:rsid w:val="005B4B7C"/>
    <w:rsid w:val="005B5E4A"/>
    <w:rsid w:val="005B6105"/>
    <w:rsid w:val="005B6465"/>
    <w:rsid w:val="005B6902"/>
    <w:rsid w:val="005B6B5A"/>
    <w:rsid w:val="005B778A"/>
    <w:rsid w:val="005C0147"/>
    <w:rsid w:val="005C0821"/>
    <w:rsid w:val="005C09F9"/>
    <w:rsid w:val="005C0A74"/>
    <w:rsid w:val="005C0D43"/>
    <w:rsid w:val="005C15CF"/>
    <w:rsid w:val="005C16E6"/>
    <w:rsid w:val="005C1854"/>
    <w:rsid w:val="005C28DF"/>
    <w:rsid w:val="005C3671"/>
    <w:rsid w:val="005C3941"/>
    <w:rsid w:val="005C3CE9"/>
    <w:rsid w:val="005C4B06"/>
    <w:rsid w:val="005C4DD3"/>
    <w:rsid w:val="005C5239"/>
    <w:rsid w:val="005C545F"/>
    <w:rsid w:val="005C5F81"/>
    <w:rsid w:val="005C6226"/>
    <w:rsid w:val="005C6845"/>
    <w:rsid w:val="005C6BF0"/>
    <w:rsid w:val="005C736A"/>
    <w:rsid w:val="005C75BD"/>
    <w:rsid w:val="005C790B"/>
    <w:rsid w:val="005D07B3"/>
    <w:rsid w:val="005D0A60"/>
    <w:rsid w:val="005D0B1C"/>
    <w:rsid w:val="005D11CD"/>
    <w:rsid w:val="005D255C"/>
    <w:rsid w:val="005D2D47"/>
    <w:rsid w:val="005D2EE2"/>
    <w:rsid w:val="005D2F9A"/>
    <w:rsid w:val="005D3FF2"/>
    <w:rsid w:val="005D50AA"/>
    <w:rsid w:val="005D6BB9"/>
    <w:rsid w:val="005D7875"/>
    <w:rsid w:val="005E0011"/>
    <w:rsid w:val="005E072E"/>
    <w:rsid w:val="005E1075"/>
    <w:rsid w:val="005E113D"/>
    <w:rsid w:val="005E149D"/>
    <w:rsid w:val="005E15CB"/>
    <w:rsid w:val="005E1BCA"/>
    <w:rsid w:val="005E1FF1"/>
    <w:rsid w:val="005E2278"/>
    <w:rsid w:val="005E2CEB"/>
    <w:rsid w:val="005E2EC6"/>
    <w:rsid w:val="005E336C"/>
    <w:rsid w:val="005E4371"/>
    <w:rsid w:val="005E4673"/>
    <w:rsid w:val="005E5021"/>
    <w:rsid w:val="005E5D2A"/>
    <w:rsid w:val="005E7255"/>
    <w:rsid w:val="005E7514"/>
    <w:rsid w:val="005E7545"/>
    <w:rsid w:val="005E7958"/>
    <w:rsid w:val="005E7DD1"/>
    <w:rsid w:val="005F0609"/>
    <w:rsid w:val="005F0D01"/>
    <w:rsid w:val="005F14EC"/>
    <w:rsid w:val="005F1CCE"/>
    <w:rsid w:val="005F2519"/>
    <w:rsid w:val="005F2CE9"/>
    <w:rsid w:val="005F49F4"/>
    <w:rsid w:val="005F4FE5"/>
    <w:rsid w:val="005F551F"/>
    <w:rsid w:val="005F5779"/>
    <w:rsid w:val="005F5B4D"/>
    <w:rsid w:val="005F5CD5"/>
    <w:rsid w:val="005F5D15"/>
    <w:rsid w:val="005F6626"/>
    <w:rsid w:val="005F6FCB"/>
    <w:rsid w:val="005F7C9F"/>
    <w:rsid w:val="005F7F00"/>
    <w:rsid w:val="006004E5"/>
    <w:rsid w:val="006005BD"/>
    <w:rsid w:val="0060074A"/>
    <w:rsid w:val="006007B7"/>
    <w:rsid w:val="00600D28"/>
    <w:rsid w:val="0060145F"/>
    <w:rsid w:val="006016AA"/>
    <w:rsid w:val="006028BA"/>
    <w:rsid w:val="00602922"/>
    <w:rsid w:val="00602C89"/>
    <w:rsid w:val="00603157"/>
    <w:rsid w:val="0060367C"/>
    <w:rsid w:val="00603865"/>
    <w:rsid w:val="00603F96"/>
    <w:rsid w:val="00604438"/>
    <w:rsid w:val="00604A44"/>
    <w:rsid w:val="00605A8F"/>
    <w:rsid w:val="00605CE7"/>
    <w:rsid w:val="00605E0A"/>
    <w:rsid w:val="0060650E"/>
    <w:rsid w:val="00606BA3"/>
    <w:rsid w:val="00606D75"/>
    <w:rsid w:val="00607224"/>
    <w:rsid w:val="00607569"/>
    <w:rsid w:val="00607E11"/>
    <w:rsid w:val="00610810"/>
    <w:rsid w:val="00610870"/>
    <w:rsid w:val="00610B60"/>
    <w:rsid w:val="0061110C"/>
    <w:rsid w:val="00611161"/>
    <w:rsid w:val="00611B87"/>
    <w:rsid w:val="00611F89"/>
    <w:rsid w:val="006129B0"/>
    <w:rsid w:val="00612B45"/>
    <w:rsid w:val="0061324E"/>
    <w:rsid w:val="006134FB"/>
    <w:rsid w:val="00613708"/>
    <w:rsid w:val="00613CA0"/>
    <w:rsid w:val="00615E32"/>
    <w:rsid w:val="00616945"/>
    <w:rsid w:val="00616AD2"/>
    <w:rsid w:val="00616C6B"/>
    <w:rsid w:val="00616DE1"/>
    <w:rsid w:val="006173C5"/>
    <w:rsid w:val="00617DDE"/>
    <w:rsid w:val="00620278"/>
    <w:rsid w:val="006207A4"/>
    <w:rsid w:val="00620912"/>
    <w:rsid w:val="0062095B"/>
    <w:rsid w:val="00621200"/>
    <w:rsid w:val="006212E7"/>
    <w:rsid w:val="00621940"/>
    <w:rsid w:val="00621DBE"/>
    <w:rsid w:val="00621F87"/>
    <w:rsid w:val="006221B6"/>
    <w:rsid w:val="00622490"/>
    <w:rsid w:val="006240A3"/>
    <w:rsid w:val="00624888"/>
    <w:rsid w:val="0062489D"/>
    <w:rsid w:val="00624934"/>
    <w:rsid w:val="006255CB"/>
    <w:rsid w:val="00625F60"/>
    <w:rsid w:val="006261A4"/>
    <w:rsid w:val="006263E4"/>
    <w:rsid w:val="006269C9"/>
    <w:rsid w:val="00626AF9"/>
    <w:rsid w:val="00626C22"/>
    <w:rsid w:val="00626D7C"/>
    <w:rsid w:val="0062762A"/>
    <w:rsid w:val="00627757"/>
    <w:rsid w:val="00630F55"/>
    <w:rsid w:val="00631044"/>
    <w:rsid w:val="00631307"/>
    <w:rsid w:val="00631B96"/>
    <w:rsid w:val="006324D8"/>
    <w:rsid w:val="006325A1"/>
    <w:rsid w:val="00632ABB"/>
    <w:rsid w:val="00632D10"/>
    <w:rsid w:val="00633042"/>
    <w:rsid w:val="006331BE"/>
    <w:rsid w:val="00633667"/>
    <w:rsid w:val="006338BE"/>
    <w:rsid w:val="00633D34"/>
    <w:rsid w:val="00635BF8"/>
    <w:rsid w:val="00635C44"/>
    <w:rsid w:val="00635DC7"/>
    <w:rsid w:val="00636259"/>
    <w:rsid w:val="006365A4"/>
    <w:rsid w:val="00636811"/>
    <w:rsid w:val="00636EF0"/>
    <w:rsid w:val="00637EB9"/>
    <w:rsid w:val="0064040D"/>
    <w:rsid w:val="00641BB8"/>
    <w:rsid w:val="00641E7B"/>
    <w:rsid w:val="006422EB"/>
    <w:rsid w:val="006423FE"/>
    <w:rsid w:val="006425CA"/>
    <w:rsid w:val="00642CF4"/>
    <w:rsid w:val="006430D8"/>
    <w:rsid w:val="0064327F"/>
    <w:rsid w:val="006445A1"/>
    <w:rsid w:val="00644FDF"/>
    <w:rsid w:val="006454F5"/>
    <w:rsid w:val="00645B1E"/>
    <w:rsid w:val="00646A28"/>
    <w:rsid w:val="00646F30"/>
    <w:rsid w:val="00647147"/>
    <w:rsid w:val="00647929"/>
    <w:rsid w:val="00647B9C"/>
    <w:rsid w:val="00650109"/>
    <w:rsid w:val="006515FB"/>
    <w:rsid w:val="00652174"/>
    <w:rsid w:val="006521E4"/>
    <w:rsid w:val="00652834"/>
    <w:rsid w:val="00652B1F"/>
    <w:rsid w:val="00652C34"/>
    <w:rsid w:val="00652D0A"/>
    <w:rsid w:val="006531BC"/>
    <w:rsid w:val="00653E28"/>
    <w:rsid w:val="0065404B"/>
    <w:rsid w:val="006546E3"/>
    <w:rsid w:val="00654A33"/>
    <w:rsid w:val="0065517E"/>
    <w:rsid w:val="00655BDB"/>
    <w:rsid w:val="00655D30"/>
    <w:rsid w:val="00655FFA"/>
    <w:rsid w:val="006563B2"/>
    <w:rsid w:val="00656D48"/>
    <w:rsid w:val="006573BD"/>
    <w:rsid w:val="006600A4"/>
    <w:rsid w:val="0066115B"/>
    <w:rsid w:val="0066148D"/>
    <w:rsid w:val="00661682"/>
    <w:rsid w:val="0066184D"/>
    <w:rsid w:val="00661FDA"/>
    <w:rsid w:val="0066250D"/>
    <w:rsid w:val="0066278B"/>
    <w:rsid w:val="0066293A"/>
    <w:rsid w:val="0066299C"/>
    <w:rsid w:val="00662E5D"/>
    <w:rsid w:val="0066395C"/>
    <w:rsid w:val="00664367"/>
    <w:rsid w:val="00665027"/>
    <w:rsid w:val="00665083"/>
    <w:rsid w:val="00665397"/>
    <w:rsid w:val="0066550D"/>
    <w:rsid w:val="00665686"/>
    <w:rsid w:val="00666185"/>
    <w:rsid w:val="00666BCB"/>
    <w:rsid w:val="00666E88"/>
    <w:rsid w:val="006672A9"/>
    <w:rsid w:val="00667BD1"/>
    <w:rsid w:val="00667EA8"/>
    <w:rsid w:val="0067059D"/>
    <w:rsid w:val="0067086A"/>
    <w:rsid w:val="006712E6"/>
    <w:rsid w:val="00671BE3"/>
    <w:rsid w:val="00671D96"/>
    <w:rsid w:val="00671EB3"/>
    <w:rsid w:val="00672457"/>
    <w:rsid w:val="006730EC"/>
    <w:rsid w:val="00673682"/>
    <w:rsid w:val="00673AF3"/>
    <w:rsid w:val="00673B05"/>
    <w:rsid w:val="00674092"/>
    <w:rsid w:val="00674213"/>
    <w:rsid w:val="0067453C"/>
    <w:rsid w:val="00674B50"/>
    <w:rsid w:val="006768EF"/>
    <w:rsid w:val="00676AE0"/>
    <w:rsid w:val="00677349"/>
    <w:rsid w:val="006805AA"/>
    <w:rsid w:val="006820E6"/>
    <w:rsid w:val="00682413"/>
    <w:rsid w:val="00682A56"/>
    <w:rsid w:val="006833D3"/>
    <w:rsid w:val="00683CFD"/>
    <w:rsid w:val="0068484F"/>
    <w:rsid w:val="00685377"/>
    <w:rsid w:val="00685665"/>
    <w:rsid w:val="00686A92"/>
    <w:rsid w:val="00686DE2"/>
    <w:rsid w:val="00687484"/>
    <w:rsid w:val="006878DA"/>
    <w:rsid w:val="00690568"/>
    <w:rsid w:val="006905A2"/>
    <w:rsid w:val="00690F4D"/>
    <w:rsid w:val="00691A31"/>
    <w:rsid w:val="00692864"/>
    <w:rsid w:val="00693907"/>
    <w:rsid w:val="006944AC"/>
    <w:rsid w:val="0069496D"/>
    <w:rsid w:val="00694C21"/>
    <w:rsid w:val="006951C8"/>
    <w:rsid w:val="0069524D"/>
    <w:rsid w:val="0069528D"/>
    <w:rsid w:val="00695D7D"/>
    <w:rsid w:val="006962AE"/>
    <w:rsid w:val="006973F3"/>
    <w:rsid w:val="006A0097"/>
    <w:rsid w:val="006A0213"/>
    <w:rsid w:val="006A1179"/>
    <w:rsid w:val="006A1383"/>
    <w:rsid w:val="006A2A17"/>
    <w:rsid w:val="006A2D02"/>
    <w:rsid w:val="006A2D4C"/>
    <w:rsid w:val="006A3AFA"/>
    <w:rsid w:val="006A403A"/>
    <w:rsid w:val="006A4310"/>
    <w:rsid w:val="006A451E"/>
    <w:rsid w:val="006A5073"/>
    <w:rsid w:val="006A5378"/>
    <w:rsid w:val="006A541F"/>
    <w:rsid w:val="006A5806"/>
    <w:rsid w:val="006A5EB3"/>
    <w:rsid w:val="006A662B"/>
    <w:rsid w:val="006B0016"/>
    <w:rsid w:val="006B0893"/>
    <w:rsid w:val="006B0CA2"/>
    <w:rsid w:val="006B1EDC"/>
    <w:rsid w:val="006B1EFC"/>
    <w:rsid w:val="006B26C3"/>
    <w:rsid w:val="006B27BC"/>
    <w:rsid w:val="006B2A5B"/>
    <w:rsid w:val="006B2FDD"/>
    <w:rsid w:val="006B345C"/>
    <w:rsid w:val="006B37C1"/>
    <w:rsid w:val="006B3F82"/>
    <w:rsid w:val="006B43C3"/>
    <w:rsid w:val="006B518A"/>
    <w:rsid w:val="006B618A"/>
    <w:rsid w:val="006B66BA"/>
    <w:rsid w:val="006B6DCE"/>
    <w:rsid w:val="006B7997"/>
    <w:rsid w:val="006B7A19"/>
    <w:rsid w:val="006B7CEF"/>
    <w:rsid w:val="006B7D90"/>
    <w:rsid w:val="006C0204"/>
    <w:rsid w:val="006C0A69"/>
    <w:rsid w:val="006C11A1"/>
    <w:rsid w:val="006C1574"/>
    <w:rsid w:val="006C1725"/>
    <w:rsid w:val="006C197C"/>
    <w:rsid w:val="006C1AD6"/>
    <w:rsid w:val="006C1D27"/>
    <w:rsid w:val="006C279C"/>
    <w:rsid w:val="006C2C31"/>
    <w:rsid w:val="006C49E7"/>
    <w:rsid w:val="006C4A71"/>
    <w:rsid w:val="006C59E6"/>
    <w:rsid w:val="006C65DF"/>
    <w:rsid w:val="006C72FF"/>
    <w:rsid w:val="006C7424"/>
    <w:rsid w:val="006C75AE"/>
    <w:rsid w:val="006C7DC9"/>
    <w:rsid w:val="006C7F3B"/>
    <w:rsid w:val="006C7F48"/>
    <w:rsid w:val="006D007F"/>
    <w:rsid w:val="006D0595"/>
    <w:rsid w:val="006D0AE6"/>
    <w:rsid w:val="006D0CD8"/>
    <w:rsid w:val="006D1912"/>
    <w:rsid w:val="006D19D0"/>
    <w:rsid w:val="006D1E39"/>
    <w:rsid w:val="006D20F3"/>
    <w:rsid w:val="006D266F"/>
    <w:rsid w:val="006D284F"/>
    <w:rsid w:val="006D29AC"/>
    <w:rsid w:val="006D2F41"/>
    <w:rsid w:val="006D3361"/>
    <w:rsid w:val="006D3670"/>
    <w:rsid w:val="006D3C9D"/>
    <w:rsid w:val="006D3D75"/>
    <w:rsid w:val="006D4C1C"/>
    <w:rsid w:val="006D4D00"/>
    <w:rsid w:val="006D4D40"/>
    <w:rsid w:val="006D4E71"/>
    <w:rsid w:val="006D4E77"/>
    <w:rsid w:val="006D4FF3"/>
    <w:rsid w:val="006D56D1"/>
    <w:rsid w:val="006D6093"/>
    <w:rsid w:val="006D6897"/>
    <w:rsid w:val="006E0164"/>
    <w:rsid w:val="006E0376"/>
    <w:rsid w:val="006E1181"/>
    <w:rsid w:val="006E1266"/>
    <w:rsid w:val="006E1438"/>
    <w:rsid w:val="006E1B7A"/>
    <w:rsid w:val="006E1C3C"/>
    <w:rsid w:val="006E1E33"/>
    <w:rsid w:val="006E2369"/>
    <w:rsid w:val="006E264C"/>
    <w:rsid w:val="006E2B12"/>
    <w:rsid w:val="006E2E66"/>
    <w:rsid w:val="006E3F76"/>
    <w:rsid w:val="006E6A4B"/>
    <w:rsid w:val="006E74DD"/>
    <w:rsid w:val="006E7836"/>
    <w:rsid w:val="006E79BA"/>
    <w:rsid w:val="006F00BF"/>
    <w:rsid w:val="006F09E5"/>
    <w:rsid w:val="006F0AE6"/>
    <w:rsid w:val="006F0B3F"/>
    <w:rsid w:val="006F11EB"/>
    <w:rsid w:val="006F17D7"/>
    <w:rsid w:val="006F19F0"/>
    <w:rsid w:val="006F1D81"/>
    <w:rsid w:val="006F1E17"/>
    <w:rsid w:val="006F1FC9"/>
    <w:rsid w:val="006F2B39"/>
    <w:rsid w:val="006F2CAE"/>
    <w:rsid w:val="006F2CC0"/>
    <w:rsid w:val="006F2D98"/>
    <w:rsid w:val="006F3A18"/>
    <w:rsid w:val="006F3E61"/>
    <w:rsid w:val="006F5C40"/>
    <w:rsid w:val="006F6CAC"/>
    <w:rsid w:val="006F6CBE"/>
    <w:rsid w:val="00700DD8"/>
    <w:rsid w:val="00701881"/>
    <w:rsid w:val="007018B9"/>
    <w:rsid w:val="00701BC2"/>
    <w:rsid w:val="00701BD8"/>
    <w:rsid w:val="00704087"/>
    <w:rsid w:val="007043A0"/>
    <w:rsid w:val="0070507B"/>
    <w:rsid w:val="00705670"/>
    <w:rsid w:val="00706D09"/>
    <w:rsid w:val="0070722E"/>
    <w:rsid w:val="00707395"/>
    <w:rsid w:val="00707BAB"/>
    <w:rsid w:val="007101EA"/>
    <w:rsid w:val="007110F3"/>
    <w:rsid w:val="007111A5"/>
    <w:rsid w:val="00711862"/>
    <w:rsid w:val="007121ED"/>
    <w:rsid w:val="007122E3"/>
    <w:rsid w:val="00712F1C"/>
    <w:rsid w:val="007130DA"/>
    <w:rsid w:val="00713149"/>
    <w:rsid w:val="007132B9"/>
    <w:rsid w:val="0071378B"/>
    <w:rsid w:val="00713D3C"/>
    <w:rsid w:val="00715BD3"/>
    <w:rsid w:val="00716B97"/>
    <w:rsid w:val="007208FE"/>
    <w:rsid w:val="00721BF5"/>
    <w:rsid w:val="00722562"/>
    <w:rsid w:val="00722F71"/>
    <w:rsid w:val="00723318"/>
    <w:rsid w:val="00723769"/>
    <w:rsid w:val="00723B28"/>
    <w:rsid w:val="00725239"/>
    <w:rsid w:val="00725766"/>
    <w:rsid w:val="00725788"/>
    <w:rsid w:val="007275E2"/>
    <w:rsid w:val="0073116E"/>
    <w:rsid w:val="00731FDD"/>
    <w:rsid w:val="00732099"/>
    <w:rsid w:val="0073247D"/>
    <w:rsid w:val="007327DB"/>
    <w:rsid w:val="007328C5"/>
    <w:rsid w:val="00732F19"/>
    <w:rsid w:val="00733176"/>
    <w:rsid w:val="007339E0"/>
    <w:rsid w:val="00733A75"/>
    <w:rsid w:val="00733B4E"/>
    <w:rsid w:val="00733BF0"/>
    <w:rsid w:val="007345B5"/>
    <w:rsid w:val="00735091"/>
    <w:rsid w:val="007352F4"/>
    <w:rsid w:val="007354B6"/>
    <w:rsid w:val="007358A2"/>
    <w:rsid w:val="00735996"/>
    <w:rsid w:val="00735BAB"/>
    <w:rsid w:val="00736290"/>
    <w:rsid w:val="00736378"/>
    <w:rsid w:val="00736DE8"/>
    <w:rsid w:val="0073711E"/>
    <w:rsid w:val="007371C5"/>
    <w:rsid w:val="0074069D"/>
    <w:rsid w:val="0074094E"/>
    <w:rsid w:val="00740E0D"/>
    <w:rsid w:val="00741467"/>
    <w:rsid w:val="007416F8"/>
    <w:rsid w:val="00741B4E"/>
    <w:rsid w:val="00742050"/>
    <w:rsid w:val="00742D0C"/>
    <w:rsid w:val="00743185"/>
    <w:rsid w:val="00743431"/>
    <w:rsid w:val="00743E4D"/>
    <w:rsid w:val="007442EC"/>
    <w:rsid w:val="007443A8"/>
    <w:rsid w:val="0074606C"/>
    <w:rsid w:val="007462DF"/>
    <w:rsid w:val="00746B57"/>
    <w:rsid w:val="007470BB"/>
    <w:rsid w:val="00747591"/>
    <w:rsid w:val="007478DE"/>
    <w:rsid w:val="00751CA7"/>
    <w:rsid w:val="00752BF1"/>
    <w:rsid w:val="00753FA6"/>
    <w:rsid w:val="007547BE"/>
    <w:rsid w:val="00755330"/>
    <w:rsid w:val="00755BF0"/>
    <w:rsid w:val="00755C5D"/>
    <w:rsid w:val="007564C0"/>
    <w:rsid w:val="00756BDF"/>
    <w:rsid w:val="007571BF"/>
    <w:rsid w:val="007575EE"/>
    <w:rsid w:val="00757D6D"/>
    <w:rsid w:val="00757F46"/>
    <w:rsid w:val="00760364"/>
    <w:rsid w:val="0076255B"/>
    <w:rsid w:val="00762627"/>
    <w:rsid w:val="00762775"/>
    <w:rsid w:val="00762900"/>
    <w:rsid w:val="00763430"/>
    <w:rsid w:val="007642A4"/>
    <w:rsid w:val="0076443A"/>
    <w:rsid w:val="007644B3"/>
    <w:rsid w:val="00764585"/>
    <w:rsid w:val="007650F4"/>
    <w:rsid w:val="007652F6"/>
    <w:rsid w:val="0076582C"/>
    <w:rsid w:val="00765B8C"/>
    <w:rsid w:val="0076678C"/>
    <w:rsid w:val="00767111"/>
    <w:rsid w:val="00767FA0"/>
    <w:rsid w:val="00770034"/>
    <w:rsid w:val="00770345"/>
    <w:rsid w:val="0077054F"/>
    <w:rsid w:val="00770FEB"/>
    <w:rsid w:val="00771074"/>
    <w:rsid w:val="0077119E"/>
    <w:rsid w:val="0077142A"/>
    <w:rsid w:val="0077154E"/>
    <w:rsid w:val="007717FD"/>
    <w:rsid w:val="0077213E"/>
    <w:rsid w:val="0077285D"/>
    <w:rsid w:val="00773142"/>
    <w:rsid w:val="00773338"/>
    <w:rsid w:val="00773579"/>
    <w:rsid w:val="00773BC9"/>
    <w:rsid w:val="00773FEE"/>
    <w:rsid w:val="00774724"/>
    <w:rsid w:val="00774ED9"/>
    <w:rsid w:val="007754AE"/>
    <w:rsid w:val="0077625D"/>
    <w:rsid w:val="00776E0D"/>
    <w:rsid w:val="007771B6"/>
    <w:rsid w:val="007775B2"/>
    <w:rsid w:val="007777FF"/>
    <w:rsid w:val="00777AF1"/>
    <w:rsid w:val="007800A1"/>
    <w:rsid w:val="0078084C"/>
    <w:rsid w:val="007814D1"/>
    <w:rsid w:val="0078253A"/>
    <w:rsid w:val="007835D8"/>
    <w:rsid w:val="00783B0F"/>
    <w:rsid w:val="007840A4"/>
    <w:rsid w:val="00784F8D"/>
    <w:rsid w:val="0078501E"/>
    <w:rsid w:val="00785D8E"/>
    <w:rsid w:val="0078628D"/>
    <w:rsid w:val="00786AEB"/>
    <w:rsid w:val="00787DCF"/>
    <w:rsid w:val="0079034E"/>
    <w:rsid w:val="007907FD"/>
    <w:rsid w:val="0079119D"/>
    <w:rsid w:val="00791521"/>
    <w:rsid w:val="007915E2"/>
    <w:rsid w:val="00792334"/>
    <w:rsid w:val="0079291D"/>
    <w:rsid w:val="007938D9"/>
    <w:rsid w:val="0079411C"/>
    <w:rsid w:val="0079431C"/>
    <w:rsid w:val="00795598"/>
    <w:rsid w:val="00795A08"/>
    <w:rsid w:val="00796A35"/>
    <w:rsid w:val="00797FFA"/>
    <w:rsid w:val="007A03C3"/>
    <w:rsid w:val="007A050C"/>
    <w:rsid w:val="007A1702"/>
    <w:rsid w:val="007A1BC9"/>
    <w:rsid w:val="007A291E"/>
    <w:rsid w:val="007A2CE3"/>
    <w:rsid w:val="007A3239"/>
    <w:rsid w:val="007A3BC9"/>
    <w:rsid w:val="007A3F10"/>
    <w:rsid w:val="007A462B"/>
    <w:rsid w:val="007A5167"/>
    <w:rsid w:val="007A554A"/>
    <w:rsid w:val="007A5635"/>
    <w:rsid w:val="007A567F"/>
    <w:rsid w:val="007A5DBA"/>
    <w:rsid w:val="007A613B"/>
    <w:rsid w:val="007A6A8F"/>
    <w:rsid w:val="007A6AC6"/>
    <w:rsid w:val="007A6D51"/>
    <w:rsid w:val="007A7103"/>
    <w:rsid w:val="007A76B8"/>
    <w:rsid w:val="007A790E"/>
    <w:rsid w:val="007B0856"/>
    <w:rsid w:val="007B0AE7"/>
    <w:rsid w:val="007B0F07"/>
    <w:rsid w:val="007B124C"/>
    <w:rsid w:val="007B1419"/>
    <w:rsid w:val="007B163D"/>
    <w:rsid w:val="007B1999"/>
    <w:rsid w:val="007B1B04"/>
    <w:rsid w:val="007B1B45"/>
    <w:rsid w:val="007B1F5A"/>
    <w:rsid w:val="007B25BD"/>
    <w:rsid w:val="007B346D"/>
    <w:rsid w:val="007B3B0B"/>
    <w:rsid w:val="007B3B58"/>
    <w:rsid w:val="007B3B94"/>
    <w:rsid w:val="007B452C"/>
    <w:rsid w:val="007B50D2"/>
    <w:rsid w:val="007B542B"/>
    <w:rsid w:val="007B6FE1"/>
    <w:rsid w:val="007B7EB4"/>
    <w:rsid w:val="007C0A99"/>
    <w:rsid w:val="007C0CB9"/>
    <w:rsid w:val="007C2899"/>
    <w:rsid w:val="007C520E"/>
    <w:rsid w:val="007C52F6"/>
    <w:rsid w:val="007C63C2"/>
    <w:rsid w:val="007C6968"/>
    <w:rsid w:val="007C69FB"/>
    <w:rsid w:val="007C7608"/>
    <w:rsid w:val="007C7EE7"/>
    <w:rsid w:val="007D03A3"/>
    <w:rsid w:val="007D0845"/>
    <w:rsid w:val="007D22D7"/>
    <w:rsid w:val="007D2C6C"/>
    <w:rsid w:val="007D348A"/>
    <w:rsid w:val="007D37BF"/>
    <w:rsid w:val="007D5C14"/>
    <w:rsid w:val="007D5FF6"/>
    <w:rsid w:val="007D6388"/>
    <w:rsid w:val="007D77C1"/>
    <w:rsid w:val="007D7846"/>
    <w:rsid w:val="007D7926"/>
    <w:rsid w:val="007E0576"/>
    <w:rsid w:val="007E05CF"/>
    <w:rsid w:val="007E0757"/>
    <w:rsid w:val="007E0B04"/>
    <w:rsid w:val="007E0C62"/>
    <w:rsid w:val="007E0D3A"/>
    <w:rsid w:val="007E0EB0"/>
    <w:rsid w:val="007E104C"/>
    <w:rsid w:val="007E180E"/>
    <w:rsid w:val="007E18AA"/>
    <w:rsid w:val="007E1A46"/>
    <w:rsid w:val="007E2C77"/>
    <w:rsid w:val="007E35A7"/>
    <w:rsid w:val="007E3877"/>
    <w:rsid w:val="007E3F75"/>
    <w:rsid w:val="007E412D"/>
    <w:rsid w:val="007E46DF"/>
    <w:rsid w:val="007E4AB6"/>
    <w:rsid w:val="007E4D3C"/>
    <w:rsid w:val="007E51F2"/>
    <w:rsid w:val="007E6EBD"/>
    <w:rsid w:val="007E6F11"/>
    <w:rsid w:val="007E6FCE"/>
    <w:rsid w:val="007E7411"/>
    <w:rsid w:val="007F1002"/>
    <w:rsid w:val="007F16AF"/>
    <w:rsid w:val="007F2A10"/>
    <w:rsid w:val="007F2F84"/>
    <w:rsid w:val="007F3861"/>
    <w:rsid w:val="007F4191"/>
    <w:rsid w:val="007F49F2"/>
    <w:rsid w:val="007F5182"/>
    <w:rsid w:val="007F5715"/>
    <w:rsid w:val="007F59E1"/>
    <w:rsid w:val="007F5AEC"/>
    <w:rsid w:val="007F6522"/>
    <w:rsid w:val="007F6B13"/>
    <w:rsid w:val="008023E1"/>
    <w:rsid w:val="008026E2"/>
    <w:rsid w:val="00802B78"/>
    <w:rsid w:val="008030D9"/>
    <w:rsid w:val="008034CE"/>
    <w:rsid w:val="00804731"/>
    <w:rsid w:val="008061CA"/>
    <w:rsid w:val="00806272"/>
    <w:rsid w:val="0080646A"/>
    <w:rsid w:val="008065C3"/>
    <w:rsid w:val="008066C1"/>
    <w:rsid w:val="00806C28"/>
    <w:rsid w:val="00806C3A"/>
    <w:rsid w:val="00806CA4"/>
    <w:rsid w:val="00806CB2"/>
    <w:rsid w:val="008070CB"/>
    <w:rsid w:val="008076B1"/>
    <w:rsid w:val="00807C6A"/>
    <w:rsid w:val="00807DB4"/>
    <w:rsid w:val="008106DA"/>
    <w:rsid w:val="0081113E"/>
    <w:rsid w:val="008116AA"/>
    <w:rsid w:val="008117E6"/>
    <w:rsid w:val="0081187F"/>
    <w:rsid w:val="00812205"/>
    <w:rsid w:val="00812A90"/>
    <w:rsid w:val="00812AA9"/>
    <w:rsid w:val="00813807"/>
    <w:rsid w:val="00814B13"/>
    <w:rsid w:val="00814D04"/>
    <w:rsid w:val="00815557"/>
    <w:rsid w:val="00815BA8"/>
    <w:rsid w:val="00816284"/>
    <w:rsid w:val="008172C8"/>
    <w:rsid w:val="0081748E"/>
    <w:rsid w:val="00817953"/>
    <w:rsid w:val="008179DE"/>
    <w:rsid w:val="0082057E"/>
    <w:rsid w:val="00821905"/>
    <w:rsid w:val="0082192D"/>
    <w:rsid w:val="00822432"/>
    <w:rsid w:val="0082268C"/>
    <w:rsid w:val="00823147"/>
    <w:rsid w:val="008233E9"/>
    <w:rsid w:val="00823BD4"/>
    <w:rsid w:val="00823D6B"/>
    <w:rsid w:val="00824795"/>
    <w:rsid w:val="00824920"/>
    <w:rsid w:val="008251B6"/>
    <w:rsid w:val="008264EF"/>
    <w:rsid w:val="008266F9"/>
    <w:rsid w:val="00826ECA"/>
    <w:rsid w:val="00826F4B"/>
    <w:rsid w:val="008272E9"/>
    <w:rsid w:val="008300D0"/>
    <w:rsid w:val="008301CC"/>
    <w:rsid w:val="008304DD"/>
    <w:rsid w:val="00830719"/>
    <w:rsid w:val="00830A68"/>
    <w:rsid w:val="00830BEF"/>
    <w:rsid w:val="00830F4F"/>
    <w:rsid w:val="00830F77"/>
    <w:rsid w:val="008313D4"/>
    <w:rsid w:val="0083166B"/>
    <w:rsid w:val="00831A02"/>
    <w:rsid w:val="00831C38"/>
    <w:rsid w:val="00832368"/>
    <w:rsid w:val="0083273D"/>
    <w:rsid w:val="008336E2"/>
    <w:rsid w:val="008339AF"/>
    <w:rsid w:val="00833DF2"/>
    <w:rsid w:val="008345AA"/>
    <w:rsid w:val="00834816"/>
    <w:rsid w:val="00834D4B"/>
    <w:rsid w:val="00835474"/>
    <w:rsid w:val="008359FB"/>
    <w:rsid w:val="00835C9B"/>
    <w:rsid w:val="00835FC3"/>
    <w:rsid w:val="00836196"/>
    <w:rsid w:val="0083636C"/>
    <w:rsid w:val="0083644D"/>
    <w:rsid w:val="00836C23"/>
    <w:rsid w:val="008376A3"/>
    <w:rsid w:val="00837EC3"/>
    <w:rsid w:val="008400B0"/>
    <w:rsid w:val="0084063C"/>
    <w:rsid w:val="00840C15"/>
    <w:rsid w:val="00840C60"/>
    <w:rsid w:val="00840E96"/>
    <w:rsid w:val="00842AED"/>
    <w:rsid w:val="00843C42"/>
    <w:rsid w:val="00843E6D"/>
    <w:rsid w:val="008440EC"/>
    <w:rsid w:val="008447AB"/>
    <w:rsid w:val="00844D9C"/>
    <w:rsid w:val="008455E4"/>
    <w:rsid w:val="00845635"/>
    <w:rsid w:val="00845D4B"/>
    <w:rsid w:val="00846F89"/>
    <w:rsid w:val="00847154"/>
    <w:rsid w:val="008505B2"/>
    <w:rsid w:val="0085083D"/>
    <w:rsid w:val="008510BE"/>
    <w:rsid w:val="00851442"/>
    <w:rsid w:val="0085149A"/>
    <w:rsid w:val="00851BDF"/>
    <w:rsid w:val="00852065"/>
    <w:rsid w:val="008521CE"/>
    <w:rsid w:val="0085272F"/>
    <w:rsid w:val="00852777"/>
    <w:rsid w:val="00853A8D"/>
    <w:rsid w:val="00854957"/>
    <w:rsid w:val="00856084"/>
    <w:rsid w:val="00857B99"/>
    <w:rsid w:val="008600F8"/>
    <w:rsid w:val="0086040D"/>
    <w:rsid w:val="0086253A"/>
    <w:rsid w:val="00862929"/>
    <w:rsid w:val="00862B9B"/>
    <w:rsid w:val="00862D9F"/>
    <w:rsid w:val="00862E8E"/>
    <w:rsid w:val="00863178"/>
    <w:rsid w:val="008631CA"/>
    <w:rsid w:val="008634F4"/>
    <w:rsid w:val="0086452A"/>
    <w:rsid w:val="00864C9F"/>
    <w:rsid w:val="008658A7"/>
    <w:rsid w:val="00865AB4"/>
    <w:rsid w:val="00866905"/>
    <w:rsid w:val="00866B08"/>
    <w:rsid w:val="00867B00"/>
    <w:rsid w:val="00870225"/>
    <w:rsid w:val="008709D7"/>
    <w:rsid w:val="00871418"/>
    <w:rsid w:val="00871AA6"/>
    <w:rsid w:val="00871E49"/>
    <w:rsid w:val="00871FD8"/>
    <w:rsid w:val="0087289F"/>
    <w:rsid w:val="00872B7F"/>
    <w:rsid w:val="008732E1"/>
    <w:rsid w:val="00873690"/>
    <w:rsid w:val="00873769"/>
    <w:rsid w:val="00874039"/>
    <w:rsid w:val="008751E7"/>
    <w:rsid w:val="0087565D"/>
    <w:rsid w:val="00875998"/>
    <w:rsid w:val="00875A15"/>
    <w:rsid w:val="0087648E"/>
    <w:rsid w:val="008767AA"/>
    <w:rsid w:val="00876E17"/>
    <w:rsid w:val="0088009C"/>
    <w:rsid w:val="00880A04"/>
    <w:rsid w:val="0088174F"/>
    <w:rsid w:val="008823BE"/>
    <w:rsid w:val="0088259E"/>
    <w:rsid w:val="00882D06"/>
    <w:rsid w:val="00882F46"/>
    <w:rsid w:val="008835AA"/>
    <w:rsid w:val="008838F6"/>
    <w:rsid w:val="00883B90"/>
    <w:rsid w:val="00884571"/>
    <w:rsid w:val="00884B4C"/>
    <w:rsid w:val="00884CB7"/>
    <w:rsid w:val="00885292"/>
    <w:rsid w:val="008854B6"/>
    <w:rsid w:val="00885A8A"/>
    <w:rsid w:val="00886195"/>
    <w:rsid w:val="00886434"/>
    <w:rsid w:val="00887983"/>
    <w:rsid w:val="00887DCC"/>
    <w:rsid w:val="008904F5"/>
    <w:rsid w:val="0089097A"/>
    <w:rsid w:val="00891346"/>
    <w:rsid w:val="00891AA1"/>
    <w:rsid w:val="00891C02"/>
    <w:rsid w:val="00892E8F"/>
    <w:rsid w:val="00892FF4"/>
    <w:rsid w:val="0089323B"/>
    <w:rsid w:val="008936C8"/>
    <w:rsid w:val="00893CFB"/>
    <w:rsid w:val="008940AB"/>
    <w:rsid w:val="00894B8C"/>
    <w:rsid w:val="00894F31"/>
    <w:rsid w:val="00895AFB"/>
    <w:rsid w:val="00895C24"/>
    <w:rsid w:val="008966F6"/>
    <w:rsid w:val="00896F43"/>
    <w:rsid w:val="008A0990"/>
    <w:rsid w:val="008A2362"/>
    <w:rsid w:val="008A2923"/>
    <w:rsid w:val="008A2933"/>
    <w:rsid w:val="008A2F63"/>
    <w:rsid w:val="008A37ED"/>
    <w:rsid w:val="008A3866"/>
    <w:rsid w:val="008A3D51"/>
    <w:rsid w:val="008A43CC"/>
    <w:rsid w:val="008A44BA"/>
    <w:rsid w:val="008A4CB9"/>
    <w:rsid w:val="008A5092"/>
    <w:rsid w:val="008A53F5"/>
    <w:rsid w:val="008A5B7B"/>
    <w:rsid w:val="008A5C0B"/>
    <w:rsid w:val="008A6015"/>
    <w:rsid w:val="008A676D"/>
    <w:rsid w:val="008A7749"/>
    <w:rsid w:val="008B0253"/>
    <w:rsid w:val="008B0A67"/>
    <w:rsid w:val="008B1ECF"/>
    <w:rsid w:val="008B1FD7"/>
    <w:rsid w:val="008B215A"/>
    <w:rsid w:val="008B21CE"/>
    <w:rsid w:val="008B22ED"/>
    <w:rsid w:val="008B25DA"/>
    <w:rsid w:val="008B283E"/>
    <w:rsid w:val="008B42F7"/>
    <w:rsid w:val="008B4704"/>
    <w:rsid w:val="008B4C68"/>
    <w:rsid w:val="008B4D33"/>
    <w:rsid w:val="008B5FB6"/>
    <w:rsid w:val="008B6204"/>
    <w:rsid w:val="008B63FE"/>
    <w:rsid w:val="008B6C2F"/>
    <w:rsid w:val="008B70DB"/>
    <w:rsid w:val="008B71C2"/>
    <w:rsid w:val="008B7867"/>
    <w:rsid w:val="008C0B2F"/>
    <w:rsid w:val="008C10DF"/>
    <w:rsid w:val="008C1CA0"/>
    <w:rsid w:val="008C27C5"/>
    <w:rsid w:val="008C30DB"/>
    <w:rsid w:val="008C36D9"/>
    <w:rsid w:val="008C4C63"/>
    <w:rsid w:val="008C4D1C"/>
    <w:rsid w:val="008C602B"/>
    <w:rsid w:val="008C6779"/>
    <w:rsid w:val="008C7C0C"/>
    <w:rsid w:val="008D018C"/>
    <w:rsid w:val="008D0537"/>
    <w:rsid w:val="008D05DE"/>
    <w:rsid w:val="008D07BE"/>
    <w:rsid w:val="008D082C"/>
    <w:rsid w:val="008D178F"/>
    <w:rsid w:val="008D25E1"/>
    <w:rsid w:val="008D262B"/>
    <w:rsid w:val="008D30FF"/>
    <w:rsid w:val="008D3AF6"/>
    <w:rsid w:val="008D4261"/>
    <w:rsid w:val="008D564E"/>
    <w:rsid w:val="008D5B85"/>
    <w:rsid w:val="008D5EC1"/>
    <w:rsid w:val="008D612C"/>
    <w:rsid w:val="008D6DC6"/>
    <w:rsid w:val="008D6FB3"/>
    <w:rsid w:val="008D7507"/>
    <w:rsid w:val="008D7ABE"/>
    <w:rsid w:val="008D7F71"/>
    <w:rsid w:val="008E074C"/>
    <w:rsid w:val="008E0A4A"/>
    <w:rsid w:val="008E0B70"/>
    <w:rsid w:val="008E129E"/>
    <w:rsid w:val="008E138E"/>
    <w:rsid w:val="008E1B23"/>
    <w:rsid w:val="008E236C"/>
    <w:rsid w:val="008E23D3"/>
    <w:rsid w:val="008E2566"/>
    <w:rsid w:val="008E2CE7"/>
    <w:rsid w:val="008E327F"/>
    <w:rsid w:val="008E3945"/>
    <w:rsid w:val="008E50D0"/>
    <w:rsid w:val="008E51BF"/>
    <w:rsid w:val="008E54EA"/>
    <w:rsid w:val="008E5604"/>
    <w:rsid w:val="008E6A7B"/>
    <w:rsid w:val="008E6F1E"/>
    <w:rsid w:val="008E7188"/>
    <w:rsid w:val="008E7768"/>
    <w:rsid w:val="008E7D12"/>
    <w:rsid w:val="008F0A94"/>
    <w:rsid w:val="008F0B59"/>
    <w:rsid w:val="008F0E5D"/>
    <w:rsid w:val="008F13D6"/>
    <w:rsid w:val="008F15B6"/>
    <w:rsid w:val="008F15DD"/>
    <w:rsid w:val="008F1C5C"/>
    <w:rsid w:val="008F2492"/>
    <w:rsid w:val="008F2A53"/>
    <w:rsid w:val="008F4636"/>
    <w:rsid w:val="008F46D2"/>
    <w:rsid w:val="008F51E6"/>
    <w:rsid w:val="008F5D02"/>
    <w:rsid w:val="008F5F2D"/>
    <w:rsid w:val="008F656E"/>
    <w:rsid w:val="008F735A"/>
    <w:rsid w:val="008F75FF"/>
    <w:rsid w:val="008F7618"/>
    <w:rsid w:val="008F7941"/>
    <w:rsid w:val="008F7C64"/>
    <w:rsid w:val="00900036"/>
    <w:rsid w:val="0090020E"/>
    <w:rsid w:val="009002AF"/>
    <w:rsid w:val="009009B8"/>
    <w:rsid w:val="009016DA"/>
    <w:rsid w:val="00901A75"/>
    <w:rsid w:val="00901CB1"/>
    <w:rsid w:val="00901E31"/>
    <w:rsid w:val="00901EC1"/>
    <w:rsid w:val="00901FFD"/>
    <w:rsid w:val="00902B86"/>
    <w:rsid w:val="009033CD"/>
    <w:rsid w:val="009033E7"/>
    <w:rsid w:val="009039A0"/>
    <w:rsid w:val="00904009"/>
    <w:rsid w:val="00904038"/>
    <w:rsid w:val="0090532A"/>
    <w:rsid w:val="0090559B"/>
    <w:rsid w:val="0090604C"/>
    <w:rsid w:val="0090638F"/>
    <w:rsid w:val="009063B7"/>
    <w:rsid w:val="00906D19"/>
    <w:rsid w:val="0090749E"/>
    <w:rsid w:val="00907619"/>
    <w:rsid w:val="0091005B"/>
    <w:rsid w:val="009114BA"/>
    <w:rsid w:val="009115F1"/>
    <w:rsid w:val="00911A70"/>
    <w:rsid w:val="00911AA8"/>
    <w:rsid w:val="00911CE9"/>
    <w:rsid w:val="00912B1D"/>
    <w:rsid w:val="00913E93"/>
    <w:rsid w:val="009142B8"/>
    <w:rsid w:val="00914986"/>
    <w:rsid w:val="00914EF7"/>
    <w:rsid w:val="00916AA2"/>
    <w:rsid w:val="00917CC0"/>
    <w:rsid w:val="00917EED"/>
    <w:rsid w:val="00917F74"/>
    <w:rsid w:val="009202F2"/>
    <w:rsid w:val="00920544"/>
    <w:rsid w:val="009205BD"/>
    <w:rsid w:val="009205F1"/>
    <w:rsid w:val="00920903"/>
    <w:rsid w:val="009217A4"/>
    <w:rsid w:val="00921B6C"/>
    <w:rsid w:val="00921EED"/>
    <w:rsid w:val="00922343"/>
    <w:rsid w:val="009229ED"/>
    <w:rsid w:val="0092328E"/>
    <w:rsid w:val="009237B5"/>
    <w:rsid w:val="00924F36"/>
    <w:rsid w:val="00925273"/>
    <w:rsid w:val="00925FA1"/>
    <w:rsid w:val="009269E2"/>
    <w:rsid w:val="00926B77"/>
    <w:rsid w:val="00927186"/>
    <w:rsid w:val="00927192"/>
    <w:rsid w:val="00927251"/>
    <w:rsid w:val="009276CE"/>
    <w:rsid w:val="009278D5"/>
    <w:rsid w:val="00927AA3"/>
    <w:rsid w:val="00927B91"/>
    <w:rsid w:val="00931063"/>
    <w:rsid w:val="0093121D"/>
    <w:rsid w:val="00931456"/>
    <w:rsid w:val="00932BCB"/>
    <w:rsid w:val="00932FB0"/>
    <w:rsid w:val="00933576"/>
    <w:rsid w:val="00933895"/>
    <w:rsid w:val="0093486E"/>
    <w:rsid w:val="0093495F"/>
    <w:rsid w:val="00934F78"/>
    <w:rsid w:val="0093602C"/>
    <w:rsid w:val="00936E09"/>
    <w:rsid w:val="00936E73"/>
    <w:rsid w:val="00937882"/>
    <w:rsid w:val="009400F9"/>
    <w:rsid w:val="00940223"/>
    <w:rsid w:val="009414D9"/>
    <w:rsid w:val="00941AAF"/>
    <w:rsid w:val="00941DC9"/>
    <w:rsid w:val="00942D85"/>
    <w:rsid w:val="00942E12"/>
    <w:rsid w:val="00943266"/>
    <w:rsid w:val="00943604"/>
    <w:rsid w:val="00945468"/>
    <w:rsid w:val="00945A48"/>
    <w:rsid w:val="009462E2"/>
    <w:rsid w:val="00946F70"/>
    <w:rsid w:val="0094707F"/>
    <w:rsid w:val="00947B70"/>
    <w:rsid w:val="00952E61"/>
    <w:rsid w:val="00953566"/>
    <w:rsid w:val="009538AC"/>
    <w:rsid w:val="00953E2D"/>
    <w:rsid w:val="009540C7"/>
    <w:rsid w:val="009543DA"/>
    <w:rsid w:val="00954786"/>
    <w:rsid w:val="00954894"/>
    <w:rsid w:val="00955193"/>
    <w:rsid w:val="00955345"/>
    <w:rsid w:val="009554AA"/>
    <w:rsid w:val="00956841"/>
    <w:rsid w:val="009568A0"/>
    <w:rsid w:val="0095691F"/>
    <w:rsid w:val="00956DE5"/>
    <w:rsid w:val="00956E08"/>
    <w:rsid w:val="009571BE"/>
    <w:rsid w:val="0095747E"/>
    <w:rsid w:val="00957781"/>
    <w:rsid w:val="00957C4F"/>
    <w:rsid w:val="00957C93"/>
    <w:rsid w:val="009601BD"/>
    <w:rsid w:val="009617D4"/>
    <w:rsid w:val="00961F3A"/>
    <w:rsid w:val="009620A0"/>
    <w:rsid w:val="0096250A"/>
    <w:rsid w:val="00963325"/>
    <w:rsid w:val="00963454"/>
    <w:rsid w:val="00963A68"/>
    <w:rsid w:val="00964A0E"/>
    <w:rsid w:val="00964FA5"/>
    <w:rsid w:val="00965541"/>
    <w:rsid w:val="00965A51"/>
    <w:rsid w:val="00965D49"/>
    <w:rsid w:val="00966800"/>
    <w:rsid w:val="00966BA0"/>
    <w:rsid w:val="00966F80"/>
    <w:rsid w:val="00967891"/>
    <w:rsid w:val="00971469"/>
    <w:rsid w:val="009718A3"/>
    <w:rsid w:val="00972690"/>
    <w:rsid w:val="00972D0E"/>
    <w:rsid w:val="00972E62"/>
    <w:rsid w:val="00973DBE"/>
    <w:rsid w:val="00973F76"/>
    <w:rsid w:val="0097415C"/>
    <w:rsid w:val="00974900"/>
    <w:rsid w:val="00975051"/>
    <w:rsid w:val="0097562E"/>
    <w:rsid w:val="00976D34"/>
    <w:rsid w:val="00977460"/>
    <w:rsid w:val="00977BFD"/>
    <w:rsid w:val="00977E68"/>
    <w:rsid w:val="00977ED3"/>
    <w:rsid w:val="009804D1"/>
    <w:rsid w:val="00980606"/>
    <w:rsid w:val="00980BF1"/>
    <w:rsid w:val="00981832"/>
    <w:rsid w:val="00981BE2"/>
    <w:rsid w:val="009825D0"/>
    <w:rsid w:val="0098289E"/>
    <w:rsid w:val="009828A0"/>
    <w:rsid w:val="00982CCF"/>
    <w:rsid w:val="00984709"/>
    <w:rsid w:val="00985080"/>
    <w:rsid w:val="009855EE"/>
    <w:rsid w:val="00985DBB"/>
    <w:rsid w:val="00986667"/>
    <w:rsid w:val="0098731C"/>
    <w:rsid w:val="009876C2"/>
    <w:rsid w:val="0098773A"/>
    <w:rsid w:val="009878C2"/>
    <w:rsid w:val="00987B00"/>
    <w:rsid w:val="00987DF1"/>
    <w:rsid w:val="00990429"/>
    <w:rsid w:val="00990B59"/>
    <w:rsid w:val="00991202"/>
    <w:rsid w:val="00991AA3"/>
    <w:rsid w:val="00991BF4"/>
    <w:rsid w:val="00991BF6"/>
    <w:rsid w:val="009943B6"/>
    <w:rsid w:val="0099480C"/>
    <w:rsid w:val="00995BF5"/>
    <w:rsid w:val="009978B7"/>
    <w:rsid w:val="00997E30"/>
    <w:rsid w:val="009A070A"/>
    <w:rsid w:val="009A0A54"/>
    <w:rsid w:val="009A1CBE"/>
    <w:rsid w:val="009A1E1E"/>
    <w:rsid w:val="009A21E1"/>
    <w:rsid w:val="009A2A49"/>
    <w:rsid w:val="009A2AD0"/>
    <w:rsid w:val="009A2C04"/>
    <w:rsid w:val="009A3768"/>
    <w:rsid w:val="009A3D75"/>
    <w:rsid w:val="009A44AD"/>
    <w:rsid w:val="009A4F80"/>
    <w:rsid w:val="009A4FE1"/>
    <w:rsid w:val="009A5E60"/>
    <w:rsid w:val="009A6B29"/>
    <w:rsid w:val="009A7CF4"/>
    <w:rsid w:val="009B021D"/>
    <w:rsid w:val="009B0404"/>
    <w:rsid w:val="009B12B2"/>
    <w:rsid w:val="009B1449"/>
    <w:rsid w:val="009B1578"/>
    <w:rsid w:val="009B1FCB"/>
    <w:rsid w:val="009B2039"/>
    <w:rsid w:val="009B2C0B"/>
    <w:rsid w:val="009B31F6"/>
    <w:rsid w:val="009B3DE8"/>
    <w:rsid w:val="009B42FA"/>
    <w:rsid w:val="009B446E"/>
    <w:rsid w:val="009B52E5"/>
    <w:rsid w:val="009B5586"/>
    <w:rsid w:val="009B586A"/>
    <w:rsid w:val="009B5C96"/>
    <w:rsid w:val="009B5E21"/>
    <w:rsid w:val="009B5F0B"/>
    <w:rsid w:val="009B67DE"/>
    <w:rsid w:val="009B6EC6"/>
    <w:rsid w:val="009B7071"/>
    <w:rsid w:val="009B7A34"/>
    <w:rsid w:val="009B7A8B"/>
    <w:rsid w:val="009B7B36"/>
    <w:rsid w:val="009C1D18"/>
    <w:rsid w:val="009C24A7"/>
    <w:rsid w:val="009C3B40"/>
    <w:rsid w:val="009C3BB3"/>
    <w:rsid w:val="009C3BFF"/>
    <w:rsid w:val="009C438C"/>
    <w:rsid w:val="009C4B59"/>
    <w:rsid w:val="009C66F9"/>
    <w:rsid w:val="009C6E3A"/>
    <w:rsid w:val="009C6E54"/>
    <w:rsid w:val="009D140E"/>
    <w:rsid w:val="009D16AD"/>
    <w:rsid w:val="009D1822"/>
    <w:rsid w:val="009D2376"/>
    <w:rsid w:val="009D28F2"/>
    <w:rsid w:val="009D2978"/>
    <w:rsid w:val="009D2C9C"/>
    <w:rsid w:val="009D2E06"/>
    <w:rsid w:val="009D3231"/>
    <w:rsid w:val="009D3668"/>
    <w:rsid w:val="009D3676"/>
    <w:rsid w:val="009D3AD4"/>
    <w:rsid w:val="009D5ABD"/>
    <w:rsid w:val="009D5BBF"/>
    <w:rsid w:val="009D5D52"/>
    <w:rsid w:val="009D64E1"/>
    <w:rsid w:val="009D6782"/>
    <w:rsid w:val="009D7392"/>
    <w:rsid w:val="009D7818"/>
    <w:rsid w:val="009D78AE"/>
    <w:rsid w:val="009E0716"/>
    <w:rsid w:val="009E0A00"/>
    <w:rsid w:val="009E2360"/>
    <w:rsid w:val="009E23BD"/>
    <w:rsid w:val="009E2797"/>
    <w:rsid w:val="009E281B"/>
    <w:rsid w:val="009E2ADA"/>
    <w:rsid w:val="009E2E8B"/>
    <w:rsid w:val="009E3327"/>
    <w:rsid w:val="009E3656"/>
    <w:rsid w:val="009E37A1"/>
    <w:rsid w:val="009E43DD"/>
    <w:rsid w:val="009E4D6D"/>
    <w:rsid w:val="009E52AC"/>
    <w:rsid w:val="009E5650"/>
    <w:rsid w:val="009E5782"/>
    <w:rsid w:val="009E5EC8"/>
    <w:rsid w:val="009E5EEF"/>
    <w:rsid w:val="009E665E"/>
    <w:rsid w:val="009E6791"/>
    <w:rsid w:val="009E68E4"/>
    <w:rsid w:val="009E6EA4"/>
    <w:rsid w:val="009E6F17"/>
    <w:rsid w:val="009E76D2"/>
    <w:rsid w:val="009E7956"/>
    <w:rsid w:val="009E7ACF"/>
    <w:rsid w:val="009F0A8E"/>
    <w:rsid w:val="009F0FA8"/>
    <w:rsid w:val="009F15CA"/>
    <w:rsid w:val="009F16F3"/>
    <w:rsid w:val="009F201D"/>
    <w:rsid w:val="009F2040"/>
    <w:rsid w:val="009F2B5C"/>
    <w:rsid w:val="009F2BBF"/>
    <w:rsid w:val="009F2C8C"/>
    <w:rsid w:val="009F3435"/>
    <w:rsid w:val="009F3637"/>
    <w:rsid w:val="009F36B8"/>
    <w:rsid w:val="009F3CF0"/>
    <w:rsid w:val="009F4B4D"/>
    <w:rsid w:val="009F4F27"/>
    <w:rsid w:val="009F4FCE"/>
    <w:rsid w:val="009F5152"/>
    <w:rsid w:val="009F53FB"/>
    <w:rsid w:val="009F55B1"/>
    <w:rsid w:val="009F6499"/>
    <w:rsid w:val="009F7343"/>
    <w:rsid w:val="009F7527"/>
    <w:rsid w:val="009F7FDA"/>
    <w:rsid w:val="00A0038A"/>
    <w:rsid w:val="00A003C8"/>
    <w:rsid w:val="00A00703"/>
    <w:rsid w:val="00A00FD7"/>
    <w:rsid w:val="00A0150F"/>
    <w:rsid w:val="00A02268"/>
    <w:rsid w:val="00A02305"/>
    <w:rsid w:val="00A0341C"/>
    <w:rsid w:val="00A03982"/>
    <w:rsid w:val="00A03B69"/>
    <w:rsid w:val="00A04B05"/>
    <w:rsid w:val="00A0531A"/>
    <w:rsid w:val="00A05D6D"/>
    <w:rsid w:val="00A05FD9"/>
    <w:rsid w:val="00A05FF6"/>
    <w:rsid w:val="00A0607E"/>
    <w:rsid w:val="00A06CB6"/>
    <w:rsid w:val="00A06E3C"/>
    <w:rsid w:val="00A06EC3"/>
    <w:rsid w:val="00A07DD9"/>
    <w:rsid w:val="00A10092"/>
    <w:rsid w:val="00A10618"/>
    <w:rsid w:val="00A10898"/>
    <w:rsid w:val="00A10DBC"/>
    <w:rsid w:val="00A11028"/>
    <w:rsid w:val="00A11CC5"/>
    <w:rsid w:val="00A12530"/>
    <w:rsid w:val="00A127A5"/>
    <w:rsid w:val="00A13A47"/>
    <w:rsid w:val="00A13E57"/>
    <w:rsid w:val="00A13F46"/>
    <w:rsid w:val="00A14297"/>
    <w:rsid w:val="00A1450F"/>
    <w:rsid w:val="00A148FF"/>
    <w:rsid w:val="00A1495E"/>
    <w:rsid w:val="00A14A35"/>
    <w:rsid w:val="00A15220"/>
    <w:rsid w:val="00A15AA6"/>
    <w:rsid w:val="00A15CEB"/>
    <w:rsid w:val="00A15E1B"/>
    <w:rsid w:val="00A15F4D"/>
    <w:rsid w:val="00A16681"/>
    <w:rsid w:val="00A16796"/>
    <w:rsid w:val="00A17510"/>
    <w:rsid w:val="00A17B14"/>
    <w:rsid w:val="00A20BD6"/>
    <w:rsid w:val="00A20C90"/>
    <w:rsid w:val="00A21D4E"/>
    <w:rsid w:val="00A21E56"/>
    <w:rsid w:val="00A224E2"/>
    <w:rsid w:val="00A22505"/>
    <w:rsid w:val="00A231A7"/>
    <w:rsid w:val="00A233FC"/>
    <w:rsid w:val="00A23C36"/>
    <w:rsid w:val="00A24267"/>
    <w:rsid w:val="00A24952"/>
    <w:rsid w:val="00A25991"/>
    <w:rsid w:val="00A25C01"/>
    <w:rsid w:val="00A25F6F"/>
    <w:rsid w:val="00A26A17"/>
    <w:rsid w:val="00A26A8A"/>
    <w:rsid w:val="00A26D86"/>
    <w:rsid w:val="00A26E6A"/>
    <w:rsid w:val="00A27021"/>
    <w:rsid w:val="00A3010D"/>
    <w:rsid w:val="00A30309"/>
    <w:rsid w:val="00A30398"/>
    <w:rsid w:val="00A312A3"/>
    <w:rsid w:val="00A3167E"/>
    <w:rsid w:val="00A31F5A"/>
    <w:rsid w:val="00A32364"/>
    <w:rsid w:val="00A324BA"/>
    <w:rsid w:val="00A330D5"/>
    <w:rsid w:val="00A344A6"/>
    <w:rsid w:val="00A3497B"/>
    <w:rsid w:val="00A34D5C"/>
    <w:rsid w:val="00A34DD1"/>
    <w:rsid w:val="00A35DEE"/>
    <w:rsid w:val="00A35F02"/>
    <w:rsid w:val="00A35F4A"/>
    <w:rsid w:val="00A36F40"/>
    <w:rsid w:val="00A37815"/>
    <w:rsid w:val="00A37A67"/>
    <w:rsid w:val="00A40669"/>
    <w:rsid w:val="00A40844"/>
    <w:rsid w:val="00A40853"/>
    <w:rsid w:val="00A414F8"/>
    <w:rsid w:val="00A4240B"/>
    <w:rsid w:val="00A43B49"/>
    <w:rsid w:val="00A444A6"/>
    <w:rsid w:val="00A447EF"/>
    <w:rsid w:val="00A451C7"/>
    <w:rsid w:val="00A45319"/>
    <w:rsid w:val="00A455CE"/>
    <w:rsid w:val="00A46224"/>
    <w:rsid w:val="00A46644"/>
    <w:rsid w:val="00A4720B"/>
    <w:rsid w:val="00A4724B"/>
    <w:rsid w:val="00A504A8"/>
    <w:rsid w:val="00A5083B"/>
    <w:rsid w:val="00A5112B"/>
    <w:rsid w:val="00A51D3C"/>
    <w:rsid w:val="00A51DA3"/>
    <w:rsid w:val="00A522C8"/>
    <w:rsid w:val="00A52938"/>
    <w:rsid w:val="00A52E93"/>
    <w:rsid w:val="00A536B6"/>
    <w:rsid w:val="00A5484A"/>
    <w:rsid w:val="00A54978"/>
    <w:rsid w:val="00A55469"/>
    <w:rsid w:val="00A5571B"/>
    <w:rsid w:val="00A55A44"/>
    <w:rsid w:val="00A56FB4"/>
    <w:rsid w:val="00A603C1"/>
    <w:rsid w:val="00A60723"/>
    <w:rsid w:val="00A618DB"/>
    <w:rsid w:val="00A621A9"/>
    <w:rsid w:val="00A62242"/>
    <w:rsid w:val="00A62549"/>
    <w:rsid w:val="00A62BD5"/>
    <w:rsid w:val="00A62EF8"/>
    <w:rsid w:val="00A63D2E"/>
    <w:rsid w:val="00A6456F"/>
    <w:rsid w:val="00A64C35"/>
    <w:rsid w:val="00A65183"/>
    <w:rsid w:val="00A66B49"/>
    <w:rsid w:val="00A66FB3"/>
    <w:rsid w:val="00A67368"/>
    <w:rsid w:val="00A7026B"/>
    <w:rsid w:val="00A70541"/>
    <w:rsid w:val="00A70600"/>
    <w:rsid w:val="00A7097C"/>
    <w:rsid w:val="00A725FC"/>
    <w:rsid w:val="00A72911"/>
    <w:rsid w:val="00A7387D"/>
    <w:rsid w:val="00A738FD"/>
    <w:rsid w:val="00A7404C"/>
    <w:rsid w:val="00A7444F"/>
    <w:rsid w:val="00A749C3"/>
    <w:rsid w:val="00A75635"/>
    <w:rsid w:val="00A75954"/>
    <w:rsid w:val="00A759D2"/>
    <w:rsid w:val="00A7664C"/>
    <w:rsid w:val="00A77B79"/>
    <w:rsid w:val="00A80523"/>
    <w:rsid w:val="00A8074B"/>
    <w:rsid w:val="00A808A4"/>
    <w:rsid w:val="00A80A3B"/>
    <w:rsid w:val="00A80B48"/>
    <w:rsid w:val="00A80B98"/>
    <w:rsid w:val="00A81141"/>
    <w:rsid w:val="00A81380"/>
    <w:rsid w:val="00A81A17"/>
    <w:rsid w:val="00A82899"/>
    <w:rsid w:val="00A82FE0"/>
    <w:rsid w:val="00A83522"/>
    <w:rsid w:val="00A83F14"/>
    <w:rsid w:val="00A84924"/>
    <w:rsid w:val="00A84DC9"/>
    <w:rsid w:val="00A84E9F"/>
    <w:rsid w:val="00A85B4D"/>
    <w:rsid w:val="00A85C66"/>
    <w:rsid w:val="00A85CEE"/>
    <w:rsid w:val="00A85ED7"/>
    <w:rsid w:val="00A861C0"/>
    <w:rsid w:val="00A86A19"/>
    <w:rsid w:val="00A86BCA"/>
    <w:rsid w:val="00A877D3"/>
    <w:rsid w:val="00A87916"/>
    <w:rsid w:val="00A905B1"/>
    <w:rsid w:val="00A90E62"/>
    <w:rsid w:val="00A90EC0"/>
    <w:rsid w:val="00A911EA"/>
    <w:rsid w:val="00A92DEE"/>
    <w:rsid w:val="00A9388D"/>
    <w:rsid w:val="00A9394D"/>
    <w:rsid w:val="00A93986"/>
    <w:rsid w:val="00A93CFA"/>
    <w:rsid w:val="00A93EB1"/>
    <w:rsid w:val="00A93F78"/>
    <w:rsid w:val="00A94323"/>
    <w:rsid w:val="00A947C2"/>
    <w:rsid w:val="00A97EB2"/>
    <w:rsid w:val="00AA0A51"/>
    <w:rsid w:val="00AA0DE3"/>
    <w:rsid w:val="00AA13BD"/>
    <w:rsid w:val="00AA2205"/>
    <w:rsid w:val="00AA223F"/>
    <w:rsid w:val="00AA2B8E"/>
    <w:rsid w:val="00AA2D84"/>
    <w:rsid w:val="00AA3A41"/>
    <w:rsid w:val="00AA44F7"/>
    <w:rsid w:val="00AA4722"/>
    <w:rsid w:val="00AA4767"/>
    <w:rsid w:val="00AA4EEF"/>
    <w:rsid w:val="00AA4FBF"/>
    <w:rsid w:val="00AA5A13"/>
    <w:rsid w:val="00AA5FF8"/>
    <w:rsid w:val="00AA6830"/>
    <w:rsid w:val="00AA70D9"/>
    <w:rsid w:val="00AA781E"/>
    <w:rsid w:val="00AB0167"/>
    <w:rsid w:val="00AB04FA"/>
    <w:rsid w:val="00AB05A2"/>
    <w:rsid w:val="00AB0F10"/>
    <w:rsid w:val="00AB1002"/>
    <w:rsid w:val="00AB2665"/>
    <w:rsid w:val="00AB27A2"/>
    <w:rsid w:val="00AB335E"/>
    <w:rsid w:val="00AB3A86"/>
    <w:rsid w:val="00AB4451"/>
    <w:rsid w:val="00AB4886"/>
    <w:rsid w:val="00AB4A74"/>
    <w:rsid w:val="00AB4C9B"/>
    <w:rsid w:val="00AB4D9A"/>
    <w:rsid w:val="00AB4E36"/>
    <w:rsid w:val="00AB5D18"/>
    <w:rsid w:val="00AB687E"/>
    <w:rsid w:val="00AB6F2C"/>
    <w:rsid w:val="00AB7211"/>
    <w:rsid w:val="00AB7224"/>
    <w:rsid w:val="00AB7492"/>
    <w:rsid w:val="00AB7773"/>
    <w:rsid w:val="00AB7B12"/>
    <w:rsid w:val="00AB7B7B"/>
    <w:rsid w:val="00AB7D3C"/>
    <w:rsid w:val="00AB7F39"/>
    <w:rsid w:val="00AC0A76"/>
    <w:rsid w:val="00AC165E"/>
    <w:rsid w:val="00AC193C"/>
    <w:rsid w:val="00AC2608"/>
    <w:rsid w:val="00AC2CC5"/>
    <w:rsid w:val="00AC31B0"/>
    <w:rsid w:val="00AC31C5"/>
    <w:rsid w:val="00AC3479"/>
    <w:rsid w:val="00AC4C3A"/>
    <w:rsid w:val="00AC51BE"/>
    <w:rsid w:val="00AC5293"/>
    <w:rsid w:val="00AC536F"/>
    <w:rsid w:val="00AC53A5"/>
    <w:rsid w:val="00AC5597"/>
    <w:rsid w:val="00AC562F"/>
    <w:rsid w:val="00AC5746"/>
    <w:rsid w:val="00AC578D"/>
    <w:rsid w:val="00AC6066"/>
    <w:rsid w:val="00AC65A1"/>
    <w:rsid w:val="00AC7775"/>
    <w:rsid w:val="00AC7BDC"/>
    <w:rsid w:val="00AD0C70"/>
    <w:rsid w:val="00AD0F4A"/>
    <w:rsid w:val="00AD1050"/>
    <w:rsid w:val="00AD128E"/>
    <w:rsid w:val="00AD1D44"/>
    <w:rsid w:val="00AD2D86"/>
    <w:rsid w:val="00AD33F5"/>
    <w:rsid w:val="00AD3989"/>
    <w:rsid w:val="00AD3DA8"/>
    <w:rsid w:val="00AD3DC5"/>
    <w:rsid w:val="00AD46A0"/>
    <w:rsid w:val="00AD5632"/>
    <w:rsid w:val="00AD699D"/>
    <w:rsid w:val="00AD6B45"/>
    <w:rsid w:val="00AD6CE5"/>
    <w:rsid w:val="00AD71A2"/>
    <w:rsid w:val="00AD76F9"/>
    <w:rsid w:val="00AD7C63"/>
    <w:rsid w:val="00AE0077"/>
    <w:rsid w:val="00AE0982"/>
    <w:rsid w:val="00AE0A3A"/>
    <w:rsid w:val="00AE0BA5"/>
    <w:rsid w:val="00AE0FC1"/>
    <w:rsid w:val="00AE19F6"/>
    <w:rsid w:val="00AE1EB5"/>
    <w:rsid w:val="00AE32C5"/>
    <w:rsid w:val="00AE360F"/>
    <w:rsid w:val="00AE3DE0"/>
    <w:rsid w:val="00AE3F74"/>
    <w:rsid w:val="00AE4023"/>
    <w:rsid w:val="00AE5DFE"/>
    <w:rsid w:val="00AE6444"/>
    <w:rsid w:val="00AE6643"/>
    <w:rsid w:val="00AE6A99"/>
    <w:rsid w:val="00AE72F3"/>
    <w:rsid w:val="00AE7C61"/>
    <w:rsid w:val="00AF055F"/>
    <w:rsid w:val="00AF0B26"/>
    <w:rsid w:val="00AF1CE9"/>
    <w:rsid w:val="00AF2409"/>
    <w:rsid w:val="00AF27BE"/>
    <w:rsid w:val="00AF2E6C"/>
    <w:rsid w:val="00AF335C"/>
    <w:rsid w:val="00AF3EBB"/>
    <w:rsid w:val="00AF3EDB"/>
    <w:rsid w:val="00AF445F"/>
    <w:rsid w:val="00AF4BD4"/>
    <w:rsid w:val="00AF4EEB"/>
    <w:rsid w:val="00AF4F82"/>
    <w:rsid w:val="00AF5354"/>
    <w:rsid w:val="00AF5631"/>
    <w:rsid w:val="00AF5FB8"/>
    <w:rsid w:val="00AF642E"/>
    <w:rsid w:val="00AF69EE"/>
    <w:rsid w:val="00AF6ECA"/>
    <w:rsid w:val="00AF7203"/>
    <w:rsid w:val="00AF7641"/>
    <w:rsid w:val="00AF7932"/>
    <w:rsid w:val="00B00095"/>
    <w:rsid w:val="00B0098C"/>
    <w:rsid w:val="00B00D1F"/>
    <w:rsid w:val="00B00E7D"/>
    <w:rsid w:val="00B01198"/>
    <w:rsid w:val="00B03148"/>
    <w:rsid w:val="00B03E58"/>
    <w:rsid w:val="00B03EB2"/>
    <w:rsid w:val="00B05558"/>
    <w:rsid w:val="00B059C8"/>
    <w:rsid w:val="00B06318"/>
    <w:rsid w:val="00B06C34"/>
    <w:rsid w:val="00B07133"/>
    <w:rsid w:val="00B07996"/>
    <w:rsid w:val="00B07C79"/>
    <w:rsid w:val="00B11D4B"/>
    <w:rsid w:val="00B1206F"/>
    <w:rsid w:val="00B128EB"/>
    <w:rsid w:val="00B132FA"/>
    <w:rsid w:val="00B13CA0"/>
    <w:rsid w:val="00B147D8"/>
    <w:rsid w:val="00B14AFE"/>
    <w:rsid w:val="00B14E56"/>
    <w:rsid w:val="00B1550C"/>
    <w:rsid w:val="00B159FF"/>
    <w:rsid w:val="00B16296"/>
    <w:rsid w:val="00B175B1"/>
    <w:rsid w:val="00B203A1"/>
    <w:rsid w:val="00B206FC"/>
    <w:rsid w:val="00B20D35"/>
    <w:rsid w:val="00B2161A"/>
    <w:rsid w:val="00B216EF"/>
    <w:rsid w:val="00B21A1B"/>
    <w:rsid w:val="00B21C3D"/>
    <w:rsid w:val="00B21EB6"/>
    <w:rsid w:val="00B21FDB"/>
    <w:rsid w:val="00B2370A"/>
    <w:rsid w:val="00B23C9B"/>
    <w:rsid w:val="00B23E6B"/>
    <w:rsid w:val="00B24686"/>
    <w:rsid w:val="00B24A63"/>
    <w:rsid w:val="00B24D82"/>
    <w:rsid w:val="00B2500C"/>
    <w:rsid w:val="00B25629"/>
    <w:rsid w:val="00B25741"/>
    <w:rsid w:val="00B25A3C"/>
    <w:rsid w:val="00B26641"/>
    <w:rsid w:val="00B27330"/>
    <w:rsid w:val="00B27353"/>
    <w:rsid w:val="00B2745C"/>
    <w:rsid w:val="00B27576"/>
    <w:rsid w:val="00B27EA1"/>
    <w:rsid w:val="00B27F35"/>
    <w:rsid w:val="00B30551"/>
    <w:rsid w:val="00B30A4D"/>
    <w:rsid w:val="00B30B7A"/>
    <w:rsid w:val="00B31132"/>
    <w:rsid w:val="00B312E8"/>
    <w:rsid w:val="00B3181A"/>
    <w:rsid w:val="00B320BA"/>
    <w:rsid w:val="00B321E6"/>
    <w:rsid w:val="00B32D3F"/>
    <w:rsid w:val="00B32F9D"/>
    <w:rsid w:val="00B3329E"/>
    <w:rsid w:val="00B336ED"/>
    <w:rsid w:val="00B3393E"/>
    <w:rsid w:val="00B349E6"/>
    <w:rsid w:val="00B34CCD"/>
    <w:rsid w:val="00B35F7A"/>
    <w:rsid w:val="00B3631B"/>
    <w:rsid w:val="00B3695E"/>
    <w:rsid w:val="00B37B92"/>
    <w:rsid w:val="00B37D84"/>
    <w:rsid w:val="00B37EC5"/>
    <w:rsid w:val="00B40E2A"/>
    <w:rsid w:val="00B4115F"/>
    <w:rsid w:val="00B41A6D"/>
    <w:rsid w:val="00B42514"/>
    <w:rsid w:val="00B42B26"/>
    <w:rsid w:val="00B43173"/>
    <w:rsid w:val="00B4325B"/>
    <w:rsid w:val="00B432EF"/>
    <w:rsid w:val="00B43463"/>
    <w:rsid w:val="00B43869"/>
    <w:rsid w:val="00B43D13"/>
    <w:rsid w:val="00B44A16"/>
    <w:rsid w:val="00B45002"/>
    <w:rsid w:val="00B45141"/>
    <w:rsid w:val="00B4642B"/>
    <w:rsid w:val="00B4736E"/>
    <w:rsid w:val="00B47B94"/>
    <w:rsid w:val="00B504DA"/>
    <w:rsid w:val="00B5073D"/>
    <w:rsid w:val="00B50AA5"/>
    <w:rsid w:val="00B523E5"/>
    <w:rsid w:val="00B524A2"/>
    <w:rsid w:val="00B525A5"/>
    <w:rsid w:val="00B53B94"/>
    <w:rsid w:val="00B53DC4"/>
    <w:rsid w:val="00B53DE9"/>
    <w:rsid w:val="00B542CC"/>
    <w:rsid w:val="00B54BB5"/>
    <w:rsid w:val="00B55CC2"/>
    <w:rsid w:val="00B56008"/>
    <w:rsid w:val="00B56190"/>
    <w:rsid w:val="00B56847"/>
    <w:rsid w:val="00B578FA"/>
    <w:rsid w:val="00B6013B"/>
    <w:rsid w:val="00B609C8"/>
    <w:rsid w:val="00B60AF8"/>
    <w:rsid w:val="00B60FC9"/>
    <w:rsid w:val="00B6163C"/>
    <w:rsid w:val="00B61791"/>
    <w:rsid w:val="00B628D9"/>
    <w:rsid w:val="00B62CE5"/>
    <w:rsid w:val="00B62E69"/>
    <w:rsid w:val="00B631E4"/>
    <w:rsid w:val="00B63868"/>
    <w:rsid w:val="00B63AC3"/>
    <w:rsid w:val="00B641D6"/>
    <w:rsid w:val="00B64473"/>
    <w:rsid w:val="00B65ED0"/>
    <w:rsid w:val="00B65EE0"/>
    <w:rsid w:val="00B66207"/>
    <w:rsid w:val="00B664FC"/>
    <w:rsid w:val="00B67450"/>
    <w:rsid w:val="00B674D3"/>
    <w:rsid w:val="00B702D9"/>
    <w:rsid w:val="00B7057C"/>
    <w:rsid w:val="00B70CBB"/>
    <w:rsid w:val="00B72149"/>
    <w:rsid w:val="00B72B7A"/>
    <w:rsid w:val="00B72FEF"/>
    <w:rsid w:val="00B736E3"/>
    <w:rsid w:val="00B73C13"/>
    <w:rsid w:val="00B74991"/>
    <w:rsid w:val="00B74A0D"/>
    <w:rsid w:val="00B74DC0"/>
    <w:rsid w:val="00B7611B"/>
    <w:rsid w:val="00B762DD"/>
    <w:rsid w:val="00B7756E"/>
    <w:rsid w:val="00B80076"/>
    <w:rsid w:val="00B81423"/>
    <w:rsid w:val="00B81D2D"/>
    <w:rsid w:val="00B81D9D"/>
    <w:rsid w:val="00B81EE6"/>
    <w:rsid w:val="00B830CB"/>
    <w:rsid w:val="00B83A88"/>
    <w:rsid w:val="00B84358"/>
    <w:rsid w:val="00B84857"/>
    <w:rsid w:val="00B849AE"/>
    <w:rsid w:val="00B84C0F"/>
    <w:rsid w:val="00B852C2"/>
    <w:rsid w:val="00B85874"/>
    <w:rsid w:val="00B86C37"/>
    <w:rsid w:val="00B86CE0"/>
    <w:rsid w:val="00B87227"/>
    <w:rsid w:val="00B87341"/>
    <w:rsid w:val="00B874DC"/>
    <w:rsid w:val="00B87C02"/>
    <w:rsid w:val="00B90B05"/>
    <w:rsid w:val="00B9161D"/>
    <w:rsid w:val="00B91BE3"/>
    <w:rsid w:val="00B92CD6"/>
    <w:rsid w:val="00B92EDA"/>
    <w:rsid w:val="00B93D13"/>
    <w:rsid w:val="00B93D85"/>
    <w:rsid w:val="00B94111"/>
    <w:rsid w:val="00B94F19"/>
    <w:rsid w:val="00B96BE0"/>
    <w:rsid w:val="00B97D09"/>
    <w:rsid w:val="00BA02CE"/>
    <w:rsid w:val="00BA05DC"/>
    <w:rsid w:val="00BA06DF"/>
    <w:rsid w:val="00BA0EF4"/>
    <w:rsid w:val="00BA132A"/>
    <w:rsid w:val="00BA1851"/>
    <w:rsid w:val="00BA18E2"/>
    <w:rsid w:val="00BA202E"/>
    <w:rsid w:val="00BA2533"/>
    <w:rsid w:val="00BA28EB"/>
    <w:rsid w:val="00BA2ED1"/>
    <w:rsid w:val="00BA2EF7"/>
    <w:rsid w:val="00BA3102"/>
    <w:rsid w:val="00BA3265"/>
    <w:rsid w:val="00BA4D32"/>
    <w:rsid w:val="00BA633C"/>
    <w:rsid w:val="00BA637A"/>
    <w:rsid w:val="00BA6AE9"/>
    <w:rsid w:val="00BA6D6B"/>
    <w:rsid w:val="00BA72A0"/>
    <w:rsid w:val="00BA7479"/>
    <w:rsid w:val="00BA7CE5"/>
    <w:rsid w:val="00BA7DD5"/>
    <w:rsid w:val="00BA7F91"/>
    <w:rsid w:val="00BB0D5B"/>
    <w:rsid w:val="00BB12F8"/>
    <w:rsid w:val="00BB243D"/>
    <w:rsid w:val="00BB2AF7"/>
    <w:rsid w:val="00BB2F56"/>
    <w:rsid w:val="00BB2F97"/>
    <w:rsid w:val="00BB32DA"/>
    <w:rsid w:val="00BB483C"/>
    <w:rsid w:val="00BB48CE"/>
    <w:rsid w:val="00BB4B2D"/>
    <w:rsid w:val="00BB4EA8"/>
    <w:rsid w:val="00BB4FE0"/>
    <w:rsid w:val="00BB509E"/>
    <w:rsid w:val="00BB511D"/>
    <w:rsid w:val="00BB553A"/>
    <w:rsid w:val="00BB5E6D"/>
    <w:rsid w:val="00BB6A41"/>
    <w:rsid w:val="00BB6A69"/>
    <w:rsid w:val="00BB70D9"/>
    <w:rsid w:val="00BB7DF9"/>
    <w:rsid w:val="00BC0505"/>
    <w:rsid w:val="00BC104D"/>
    <w:rsid w:val="00BC12B8"/>
    <w:rsid w:val="00BC305B"/>
    <w:rsid w:val="00BC37D8"/>
    <w:rsid w:val="00BC3DBF"/>
    <w:rsid w:val="00BC3EAA"/>
    <w:rsid w:val="00BC3ED2"/>
    <w:rsid w:val="00BC4648"/>
    <w:rsid w:val="00BC46AA"/>
    <w:rsid w:val="00BC5015"/>
    <w:rsid w:val="00BC5B1B"/>
    <w:rsid w:val="00BC5B6F"/>
    <w:rsid w:val="00BC5D85"/>
    <w:rsid w:val="00BC647E"/>
    <w:rsid w:val="00BC6719"/>
    <w:rsid w:val="00BC6B12"/>
    <w:rsid w:val="00BC79C7"/>
    <w:rsid w:val="00BD03A7"/>
    <w:rsid w:val="00BD075B"/>
    <w:rsid w:val="00BD0F08"/>
    <w:rsid w:val="00BD1467"/>
    <w:rsid w:val="00BD27F6"/>
    <w:rsid w:val="00BD2D5D"/>
    <w:rsid w:val="00BD321B"/>
    <w:rsid w:val="00BD3279"/>
    <w:rsid w:val="00BD37A9"/>
    <w:rsid w:val="00BD39C7"/>
    <w:rsid w:val="00BD3A23"/>
    <w:rsid w:val="00BD3B86"/>
    <w:rsid w:val="00BD3C24"/>
    <w:rsid w:val="00BD3F47"/>
    <w:rsid w:val="00BD3FE2"/>
    <w:rsid w:val="00BD4D69"/>
    <w:rsid w:val="00BD5781"/>
    <w:rsid w:val="00BD5E42"/>
    <w:rsid w:val="00BD65D2"/>
    <w:rsid w:val="00BD65F4"/>
    <w:rsid w:val="00BD6ABF"/>
    <w:rsid w:val="00BD7207"/>
    <w:rsid w:val="00BD7886"/>
    <w:rsid w:val="00BE0AC0"/>
    <w:rsid w:val="00BE0D95"/>
    <w:rsid w:val="00BE1260"/>
    <w:rsid w:val="00BE21FC"/>
    <w:rsid w:val="00BE2381"/>
    <w:rsid w:val="00BE2628"/>
    <w:rsid w:val="00BE27A9"/>
    <w:rsid w:val="00BE3BE2"/>
    <w:rsid w:val="00BE47C7"/>
    <w:rsid w:val="00BE4A51"/>
    <w:rsid w:val="00BE4B56"/>
    <w:rsid w:val="00BE5808"/>
    <w:rsid w:val="00BE60FB"/>
    <w:rsid w:val="00BE61C4"/>
    <w:rsid w:val="00BE6364"/>
    <w:rsid w:val="00BE6673"/>
    <w:rsid w:val="00BE686C"/>
    <w:rsid w:val="00BE71EC"/>
    <w:rsid w:val="00BE73D1"/>
    <w:rsid w:val="00BE753C"/>
    <w:rsid w:val="00BE7713"/>
    <w:rsid w:val="00BE7732"/>
    <w:rsid w:val="00BE7B77"/>
    <w:rsid w:val="00BE7DE7"/>
    <w:rsid w:val="00BF018A"/>
    <w:rsid w:val="00BF14C0"/>
    <w:rsid w:val="00BF194C"/>
    <w:rsid w:val="00BF198B"/>
    <w:rsid w:val="00BF272B"/>
    <w:rsid w:val="00BF32E5"/>
    <w:rsid w:val="00BF3C63"/>
    <w:rsid w:val="00BF3CCD"/>
    <w:rsid w:val="00BF41B9"/>
    <w:rsid w:val="00BF4A13"/>
    <w:rsid w:val="00BF4DB0"/>
    <w:rsid w:val="00BF5288"/>
    <w:rsid w:val="00BF5AED"/>
    <w:rsid w:val="00BF6C7A"/>
    <w:rsid w:val="00BF6FDE"/>
    <w:rsid w:val="00C0001C"/>
    <w:rsid w:val="00C006AE"/>
    <w:rsid w:val="00C00AA1"/>
    <w:rsid w:val="00C00BF6"/>
    <w:rsid w:val="00C00CBE"/>
    <w:rsid w:val="00C024A8"/>
    <w:rsid w:val="00C02663"/>
    <w:rsid w:val="00C0267F"/>
    <w:rsid w:val="00C03686"/>
    <w:rsid w:val="00C037DE"/>
    <w:rsid w:val="00C03F23"/>
    <w:rsid w:val="00C04144"/>
    <w:rsid w:val="00C04BF3"/>
    <w:rsid w:val="00C058E9"/>
    <w:rsid w:val="00C06861"/>
    <w:rsid w:val="00C06B76"/>
    <w:rsid w:val="00C06F32"/>
    <w:rsid w:val="00C0725C"/>
    <w:rsid w:val="00C07984"/>
    <w:rsid w:val="00C07C38"/>
    <w:rsid w:val="00C07D7E"/>
    <w:rsid w:val="00C1032E"/>
    <w:rsid w:val="00C11EC3"/>
    <w:rsid w:val="00C1278E"/>
    <w:rsid w:val="00C12A9A"/>
    <w:rsid w:val="00C1302C"/>
    <w:rsid w:val="00C13C02"/>
    <w:rsid w:val="00C1474F"/>
    <w:rsid w:val="00C147B1"/>
    <w:rsid w:val="00C14AF0"/>
    <w:rsid w:val="00C150BF"/>
    <w:rsid w:val="00C15C7A"/>
    <w:rsid w:val="00C16503"/>
    <w:rsid w:val="00C169DB"/>
    <w:rsid w:val="00C17314"/>
    <w:rsid w:val="00C17709"/>
    <w:rsid w:val="00C2140E"/>
    <w:rsid w:val="00C2161A"/>
    <w:rsid w:val="00C2177E"/>
    <w:rsid w:val="00C21984"/>
    <w:rsid w:val="00C222F2"/>
    <w:rsid w:val="00C2316A"/>
    <w:rsid w:val="00C2444D"/>
    <w:rsid w:val="00C24A6B"/>
    <w:rsid w:val="00C24CEC"/>
    <w:rsid w:val="00C2574C"/>
    <w:rsid w:val="00C258F5"/>
    <w:rsid w:val="00C2690F"/>
    <w:rsid w:val="00C26C1E"/>
    <w:rsid w:val="00C27EC2"/>
    <w:rsid w:val="00C30EFF"/>
    <w:rsid w:val="00C31143"/>
    <w:rsid w:val="00C314DD"/>
    <w:rsid w:val="00C31524"/>
    <w:rsid w:val="00C319B9"/>
    <w:rsid w:val="00C31E07"/>
    <w:rsid w:val="00C32007"/>
    <w:rsid w:val="00C32319"/>
    <w:rsid w:val="00C32BBD"/>
    <w:rsid w:val="00C32C7E"/>
    <w:rsid w:val="00C33049"/>
    <w:rsid w:val="00C338EC"/>
    <w:rsid w:val="00C33F2D"/>
    <w:rsid w:val="00C33F55"/>
    <w:rsid w:val="00C3421F"/>
    <w:rsid w:val="00C34C99"/>
    <w:rsid w:val="00C34FA4"/>
    <w:rsid w:val="00C35187"/>
    <w:rsid w:val="00C35421"/>
    <w:rsid w:val="00C35C99"/>
    <w:rsid w:val="00C369FA"/>
    <w:rsid w:val="00C37247"/>
    <w:rsid w:val="00C404DE"/>
    <w:rsid w:val="00C409B7"/>
    <w:rsid w:val="00C41A6F"/>
    <w:rsid w:val="00C41A7F"/>
    <w:rsid w:val="00C41AB6"/>
    <w:rsid w:val="00C42385"/>
    <w:rsid w:val="00C42726"/>
    <w:rsid w:val="00C43720"/>
    <w:rsid w:val="00C4385C"/>
    <w:rsid w:val="00C43C30"/>
    <w:rsid w:val="00C43F7B"/>
    <w:rsid w:val="00C43F7C"/>
    <w:rsid w:val="00C441CA"/>
    <w:rsid w:val="00C44493"/>
    <w:rsid w:val="00C444B2"/>
    <w:rsid w:val="00C454DF"/>
    <w:rsid w:val="00C456F5"/>
    <w:rsid w:val="00C46948"/>
    <w:rsid w:val="00C473EE"/>
    <w:rsid w:val="00C479AE"/>
    <w:rsid w:val="00C5021B"/>
    <w:rsid w:val="00C5063B"/>
    <w:rsid w:val="00C50AD7"/>
    <w:rsid w:val="00C51C0B"/>
    <w:rsid w:val="00C52701"/>
    <w:rsid w:val="00C53364"/>
    <w:rsid w:val="00C542FC"/>
    <w:rsid w:val="00C54405"/>
    <w:rsid w:val="00C5491E"/>
    <w:rsid w:val="00C549D3"/>
    <w:rsid w:val="00C55465"/>
    <w:rsid w:val="00C5563B"/>
    <w:rsid w:val="00C56158"/>
    <w:rsid w:val="00C568CA"/>
    <w:rsid w:val="00C56B5B"/>
    <w:rsid w:val="00C56D74"/>
    <w:rsid w:val="00C57753"/>
    <w:rsid w:val="00C57D40"/>
    <w:rsid w:val="00C60593"/>
    <w:rsid w:val="00C605AF"/>
    <w:rsid w:val="00C60A29"/>
    <w:rsid w:val="00C6127A"/>
    <w:rsid w:val="00C62AD4"/>
    <w:rsid w:val="00C62CDE"/>
    <w:rsid w:val="00C6391A"/>
    <w:rsid w:val="00C63B32"/>
    <w:rsid w:val="00C63C9F"/>
    <w:rsid w:val="00C649DF"/>
    <w:rsid w:val="00C65030"/>
    <w:rsid w:val="00C65314"/>
    <w:rsid w:val="00C65667"/>
    <w:rsid w:val="00C656A9"/>
    <w:rsid w:val="00C657A4"/>
    <w:rsid w:val="00C6689D"/>
    <w:rsid w:val="00C67AEE"/>
    <w:rsid w:val="00C70781"/>
    <w:rsid w:val="00C70B88"/>
    <w:rsid w:val="00C70E21"/>
    <w:rsid w:val="00C70EDF"/>
    <w:rsid w:val="00C70FE7"/>
    <w:rsid w:val="00C71596"/>
    <w:rsid w:val="00C71999"/>
    <w:rsid w:val="00C721A7"/>
    <w:rsid w:val="00C72473"/>
    <w:rsid w:val="00C73542"/>
    <w:rsid w:val="00C73AA9"/>
    <w:rsid w:val="00C741EE"/>
    <w:rsid w:val="00C75075"/>
    <w:rsid w:val="00C75359"/>
    <w:rsid w:val="00C75AC9"/>
    <w:rsid w:val="00C75F1A"/>
    <w:rsid w:val="00C76AF5"/>
    <w:rsid w:val="00C77067"/>
    <w:rsid w:val="00C804CB"/>
    <w:rsid w:val="00C80EAF"/>
    <w:rsid w:val="00C81B2B"/>
    <w:rsid w:val="00C81BF8"/>
    <w:rsid w:val="00C82386"/>
    <w:rsid w:val="00C831AD"/>
    <w:rsid w:val="00C836A7"/>
    <w:rsid w:val="00C83B9C"/>
    <w:rsid w:val="00C83E8E"/>
    <w:rsid w:val="00C84200"/>
    <w:rsid w:val="00C847E5"/>
    <w:rsid w:val="00C8498A"/>
    <w:rsid w:val="00C852B3"/>
    <w:rsid w:val="00C8543D"/>
    <w:rsid w:val="00C8543E"/>
    <w:rsid w:val="00C859F2"/>
    <w:rsid w:val="00C85A60"/>
    <w:rsid w:val="00C86878"/>
    <w:rsid w:val="00C8698A"/>
    <w:rsid w:val="00C87059"/>
    <w:rsid w:val="00C873CD"/>
    <w:rsid w:val="00C8798A"/>
    <w:rsid w:val="00C87994"/>
    <w:rsid w:val="00C87C5B"/>
    <w:rsid w:val="00C87F39"/>
    <w:rsid w:val="00C903D6"/>
    <w:rsid w:val="00C90A00"/>
    <w:rsid w:val="00C90F08"/>
    <w:rsid w:val="00C91C15"/>
    <w:rsid w:val="00C9208E"/>
    <w:rsid w:val="00C92A12"/>
    <w:rsid w:val="00C92A50"/>
    <w:rsid w:val="00C92DC6"/>
    <w:rsid w:val="00C935DB"/>
    <w:rsid w:val="00C940FD"/>
    <w:rsid w:val="00C944EF"/>
    <w:rsid w:val="00C947DD"/>
    <w:rsid w:val="00C94930"/>
    <w:rsid w:val="00C95508"/>
    <w:rsid w:val="00C95F16"/>
    <w:rsid w:val="00C95F84"/>
    <w:rsid w:val="00C97335"/>
    <w:rsid w:val="00C97A5B"/>
    <w:rsid w:val="00CA0E48"/>
    <w:rsid w:val="00CA20C0"/>
    <w:rsid w:val="00CA2147"/>
    <w:rsid w:val="00CA2515"/>
    <w:rsid w:val="00CA383B"/>
    <w:rsid w:val="00CA3CA0"/>
    <w:rsid w:val="00CA3D21"/>
    <w:rsid w:val="00CA40B6"/>
    <w:rsid w:val="00CA424A"/>
    <w:rsid w:val="00CA4822"/>
    <w:rsid w:val="00CA4954"/>
    <w:rsid w:val="00CA4DF5"/>
    <w:rsid w:val="00CA571B"/>
    <w:rsid w:val="00CA5A8D"/>
    <w:rsid w:val="00CA5C14"/>
    <w:rsid w:val="00CA6D73"/>
    <w:rsid w:val="00CA6E4E"/>
    <w:rsid w:val="00CA717E"/>
    <w:rsid w:val="00CA7181"/>
    <w:rsid w:val="00CB1F27"/>
    <w:rsid w:val="00CB1F56"/>
    <w:rsid w:val="00CB23F2"/>
    <w:rsid w:val="00CB2762"/>
    <w:rsid w:val="00CB31B9"/>
    <w:rsid w:val="00CB324B"/>
    <w:rsid w:val="00CB32BD"/>
    <w:rsid w:val="00CB3ADA"/>
    <w:rsid w:val="00CB430F"/>
    <w:rsid w:val="00CB46E7"/>
    <w:rsid w:val="00CB4D9B"/>
    <w:rsid w:val="00CB4FCE"/>
    <w:rsid w:val="00CB56C1"/>
    <w:rsid w:val="00CB5B60"/>
    <w:rsid w:val="00CB5D4F"/>
    <w:rsid w:val="00CB6608"/>
    <w:rsid w:val="00CC202D"/>
    <w:rsid w:val="00CC2073"/>
    <w:rsid w:val="00CC20F4"/>
    <w:rsid w:val="00CC28B6"/>
    <w:rsid w:val="00CC3200"/>
    <w:rsid w:val="00CC3755"/>
    <w:rsid w:val="00CC3805"/>
    <w:rsid w:val="00CC3A76"/>
    <w:rsid w:val="00CC3BB4"/>
    <w:rsid w:val="00CC4303"/>
    <w:rsid w:val="00CC4D7A"/>
    <w:rsid w:val="00CC5849"/>
    <w:rsid w:val="00CC5B90"/>
    <w:rsid w:val="00CC61EA"/>
    <w:rsid w:val="00CC6FB4"/>
    <w:rsid w:val="00CC7D21"/>
    <w:rsid w:val="00CD0B0A"/>
    <w:rsid w:val="00CD180E"/>
    <w:rsid w:val="00CD1861"/>
    <w:rsid w:val="00CD1C30"/>
    <w:rsid w:val="00CD1E49"/>
    <w:rsid w:val="00CD2353"/>
    <w:rsid w:val="00CD23CE"/>
    <w:rsid w:val="00CD2645"/>
    <w:rsid w:val="00CD2A44"/>
    <w:rsid w:val="00CD3452"/>
    <w:rsid w:val="00CD3F00"/>
    <w:rsid w:val="00CD456A"/>
    <w:rsid w:val="00CD47B7"/>
    <w:rsid w:val="00CD59F0"/>
    <w:rsid w:val="00CD6B21"/>
    <w:rsid w:val="00CD6F46"/>
    <w:rsid w:val="00CD6FB2"/>
    <w:rsid w:val="00CD748B"/>
    <w:rsid w:val="00CD7EB9"/>
    <w:rsid w:val="00CE0942"/>
    <w:rsid w:val="00CE0ECB"/>
    <w:rsid w:val="00CE124B"/>
    <w:rsid w:val="00CE18BA"/>
    <w:rsid w:val="00CE1957"/>
    <w:rsid w:val="00CE1EEA"/>
    <w:rsid w:val="00CE3B08"/>
    <w:rsid w:val="00CE4004"/>
    <w:rsid w:val="00CE43C0"/>
    <w:rsid w:val="00CE4FDD"/>
    <w:rsid w:val="00CE5800"/>
    <w:rsid w:val="00CE67A3"/>
    <w:rsid w:val="00CE7221"/>
    <w:rsid w:val="00CE7565"/>
    <w:rsid w:val="00CE765D"/>
    <w:rsid w:val="00CF0524"/>
    <w:rsid w:val="00CF091B"/>
    <w:rsid w:val="00CF0AC4"/>
    <w:rsid w:val="00CF0B65"/>
    <w:rsid w:val="00CF0D43"/>
    <w:rsid w:val="00CF1D2A"/>
    <w:rsid w:val="00CF2074"/>
    <w:rsid w:val="00CF25DF"/>
    <w:rsid w:val="00CF2A45"/>
    <w:rsid w:val="00CF339B"/>
    <w:rsid w:val="00CF3A9A"/>
    <w:rsid w:val="00CF3EA6"/>
    <w:rsid w:val="00CF3EF1"/>
    <w:rsid w:val="00CF40FA"/>
    <w:rsid w:val="00CF418B"/>
    <w:rsid w:val="00CF47A7"/>
    <w:rsid w:val="00CF4965"/>
    <w:rsid w:val="00CF4A63"/>
    <w:rsid w:val="00CF4D3B"/>
    <w:rsid w:val="00CF4E98"/>
    <w:rsid w:val="00CF5110"/>
    <w:rsid w:val="00CF52C0"/>
    <w:rsid w:val="00CF52D6"/>
    <w:rsid w:val="00CF5917"/>
    <w:rsid w:val="00CF5AFD"/>
    <w:rsid w:val="00CF5B60"/>
    <w:rsid w:val="00CF5C06"/>
    <w:rsid w:val="00CF5C53"/>
    <w:rsid w:val="00CF5D69"/>
    <w:rsid w:val="00CF64D3"/>
    <w:rsid w:val="00CF78E9"/>
    <w:rsid w:val="00D00560"/>
    <w:rsid w:val="00D00C0A"/>
    <w:rsid w:val="00D01D8A"/>
    <w:rsid w:val="00D0226F"/>
    <w:rsid w:val="00D02688"/>
    <w:rsid w:val="00D026B6"/>
    <w:rsid w:val="00D02835"/>
    <w:rsid w:val="00D02B0E"/>
    <w:rsid w:val="00D03104"/>
    <w:rsid w:val="00D033DD"/>
    <w:rsid w:val="00D03F2E"/>
    <w:rsid w:val="00D04246"/>
    <w:rsid w:val="00D053A9"/>
    <w:rsid w:val="00D05CEA"/>
    <w:rsid w:val="00D06BF8"/>
    <w:rsid w:val="00D074F6"/>
    <w:rsid w:val="00D07BE2"/>
    <w:rsid w:val="00D10293"/>
    <w:rsid w:val="00D1181A"/>
    <w:rsid w:val="00D11925"/>
    <w:rsid w:val="00D12377"/>
    <w:rsid w:val="00D13957"/>
    <w:rsid w:val="00D13A71"/>
    <w:rsid w:val="00D13CAA"/>
    <w:rsid w:val="00D13ED8"/>
    <w:rsid w:val="00D148F0"/>
    <w:rsid w:val="00D1529F"/>
    <w:rsid w:val="00D15325"/>
    <w:rsid w:val="00D153C0"/>
    <w:rsid w:val="00D15B8E"/>
    <w:rsid w:val="00D16000"/>
    <w:rsid w:val="00D1672A"/>
    <w:rsid w:val="00D17200"/>
    <w:rsid w:val="00D175AC"/>
    <w:rsid w:val="00D17BFF"/>
    <w:rsid w:val="00D20AA8"/>
    <w:rsid w:val="00D20C54"/>
    <w:rsid w:val="00D21988"/>
    <w:rsid w:val="00D22000"/>
    <w:rsid w:val="00D223ED"/>
    <w:rsid w:val="00D22B60"/>
    <w:rsid w:val="00D22E23"/>
    <w:rsid w:val="00D23A4E"/>
    <w:rsid w:val="00D23C87"/>
    <w:rsid w:val="00D24608"/>
    <w:rsid w:val="00D247C0"/>
    <w:rsid w:val="00D24A89"/>
    <w:rsid w:val="00D24C6C"/>
    <w:rsid w:val="00D257F1"/>
    <w:rsid w:val="00D259DA"/>
    <w:rsid w:val="00D25FEE"/>
    <w:rsid w:val="00D26648"/>
    <w:rsid w:val="00D266EA"/>
    <w:rsid w:val="00D26735"/>
    <w:rsid w:val="00D27869"/>
    <w:rsid w:val="00D27AC1"/>
    <w:rsid w:val="00D31034"/>
    <w:rsid w:val="00D32014"/>
    <w:rsid w:val="00D33DB8"/>
    <w:rsid w:val="00D3422E"/>
    <w:rsid w:val="00D348BC"/>
    <w:rsid w:val="00D34A1D"/>
    <w:rsid w:val="00D34DD5"/>
    <w:rsid w:val="00D35A30"/>
    <w:rsid w:val="00D36158"/>
    <w:rsid w:val="00D36579"/>
    <w:rsid w:val="00D36C64"/>
    <w:rsid w:val="00D36F1B"/>
    <w:rsid w:val="00D3721E"/>
    <w:rsid w:val="00D37403"/>
    <w:rsid w:val="00D374F9"/>
    <w:rsid w:val="00D37D65"/>
    <w:rsid w:val="00D40A7A"/>
    <w:rsid w:val="00D40B41"/>
    <w:rsid w:val="00D40E07"/>
    <w:rsid w:val="00D4347F"/>
    <w:rsid w:val="00D44AF7"/>
    <w:rsid w:val="00D44C6E"/>
    <w:rsid w:val="00D4530A"/>
    <w:rsid w:val="00D45CFF"/>
    <w:rsid w:val="00D45E11"/>
    <w:rsid w:val="00D46F23"/>
    <w:rsid w:val="00D478A5"/>
    <w:rsid w:val="00D47BD2"/>
    <w:rsid w:val="00D51641"/>
    <w:rsid w:val="00D516CD"/>
    <w:rsid w:val="00D51E3F"/>
    <w:rsid w:val="00D52922"/>
    <w:rsid w:val="00D529B8"/>
    <w:rsid w:val="00D52E60"/>
    <w:rsid w:val="00D5321E"/>
    <w:rsid w:val="00D545B8"/>
    <w:rsid w:val="00D54C4F"/>
    <w:rsid w:val="00D55281"/>
    <w:rsid w:val="00D55638"/>
    <w:rsid w:val="00D55829"/>
    <w:rsid w:val="00D56304"/>
    <w:rsid w:val="00D566F8"/>
    <w:rsid w:val="00D57664"/>
    <w:rsid w:val="00D57E6D"/>
    <w:rsid w:val="00D60AD2"/>
    <w:rsid w:val="00D60C86"/>
    <w:rsid w:val="00D610A9"/>
    <w:rsid w:val="00D614DA"/>
    <w:rsid w:val="00D615B8"/>
    <w:rsid w:val="00D61B97"/>
    <w:rsid w:val="00D61EE3"/>
    <w:rsid w:val="00D63197"/>
    <w:rsid w:val="00D636B4"/>
    <w:rsid w:val="00D6390B"/>
    <w:rsid w:val="00D63FB7"/>
    <w:rsid w:val="00D653BB"/>
    <w:rsid w:val="00D6697C"/>
    <w:rsid w:val="00D66C5E"/>
    <w:rsid w:val="00D67DB4"/>
    <w:rsid w:val="00D709D4"/>
    <w:rsid w:val="00D7186E"/>
    <w:rsid w:val="00D721BC"/>
    <w:rsid w:val="00D743E9"/>
    <w:rsid w:val="00D74675"/>
    <w:rsid w:val="00D75387"/>
    <w:rsid w:val="00D754B0"/>
    <w:rsid w:val="00D76286"/>
    <w:rsid w:val="00D76AA7"/>
    <w:rsid w:val="00D76D7E"/>
    <w:rsid w:val="00D7732A"/>
    <w:rsid w:val="00D77A69"/>
    <w:rsid w:val="00D77C1A"/>
    <w:rsid w:val="00D80F64"/>
    <w:rsid w:val="00D81812"/>
    <w:rsid w:val="00D81890"/>
    <w:rsid w:val="00D826E3"/>
    <w:rsid w:val="00D82EF7"/>
    <w:rsid w:val="00D83149"/>
    <w:rsid w:val="00D83653"/>
    <w:rsid w:val="00D83881"/>
    <w:rsid w:val="00D83F3A"/>
    <w:rsid w:val="00D83FD4"/>
    <w:rsid w:val="00D846A7"/>
    <w:rsid w:val="00D8551C"/>
    <w:rsid w:val="00D85C83"/>
    <w:rsid w:val="00D86077"/>
    <w:rsid w:val="00D86421"/>
    <w:rsid w:val="00D86A44"/>
    <w:rsid w:val="00D86F4D"/>
    <w:rsid w:val="00D86F62"/>
    <w:rsid w:val="00D87294"/>
    <w:rsid w:val="00D87A88"/>
    <w:rsid w:val="00D9011B"/>
    <w:rsid w:val="00D90628"/>
    <w:rsid w:val="00D91B71"/>
    <w:rsid w:val="00D9209C"/>
    <w:rsid w:val="00D92139"/>
    <w:rsid w:val="00D92863"/>
    <w:rsid w:val="00D928E1"/>
    <w:rsid w:val="00D92E9A"/>
    <w:rsid w:val="00D93566"/>
    <w:rsid w:val="00D93D49"/>
    <w:rsid w:val="00D95198"/>
    <w:rsid w:val="00D9522B"/>
    <w:rsid w:val="00D95D1C"/>
    <w:rsid w:val="00D95DD2"/>
    <w:rsid w:val="00D9639F"/>
    <w:rsid w:val="00D97163"/>
    <w:rsid w:val="00D97A31"/>
    <w:rsid w:val="00DA024B"/>
    <w:rsid w:val="00DA0359"/>
    <w:rsid w:val="00DA0E79"/>
    <w:rsid w:val="00DA1859"/>
    <w:rsid w:val="00DA19C4"/>
    <w:rsid w:val="00DA1AE7"/>
    <w:rsid w:val="00DA1E24"/>
    <w:rsid w:val="00DA212F"/>
    <w:rsid w:val="00DA2632"/>
    <w:rsid w:val="00DA36BA"/>
    <w:rsid w:val="00DA40DA"/>
    <w:rsid w:val="00DA44AF"/>
    <w:rsid w:val="00DA4796"/>
    <w:rsid w:val="00DA4AAD"/>
    <w:rsid w:val="00DA5617"/>
    <w:rsid w:val="00DA58E3"/>
    <w:rsid w:val="00DA5AE1"/>
    <w:rsid w:val="00DA6191"/>
    <w:rsid w:val="00DA64FE"/>
    <w:rsid w:val="00DA654F"/>
    <w:rsid w:val="00DA664B"/>
    <w:rsid w:val="00DA7840"/>
    <w:rsid w:val="00DA7A5F"/>
    <w:rsid w:val="00DB02B0"/>
    <w:rsid w:val="00DB12B1"/>
    <w:rsid w:val="00DB14CE"/>
    <w:rsid w:val="00DB1D25"/>
    <w:rsid w:val="00DB1D8D"/>
    <w:rsid w:val="00DB1F71"/>
    <w:rsid w:val="00DB268B"/>
    <w:rsid w:val="00DB32DD"/>
    <w:rsid w:val="00DB348E"/>
    <w:rsid w:val="00DB3B3D"/>
    <w:rsid w:val="00DB3F97"/>
    <w:rsid w:val="00DB40DE"/>
    <w:rsid w:val="00DB5639"/>
    <w:rsid w:val="00DB5952"/>
    <w:rsid w:val="00DB5970"/>
    <w:rsid w:val="00DB5B84"/>
    <w:rsid w:val="00DB5BEF"/>
    <w:rsid w:val="00DB5E32"/>
    <w:rsid w:val="00DB64A8"/>
    <w:rsid w:val="00DB7107"/>
    <w:rsid w:val="00DB785A"/>
    <w:rsid w:val="00DC023A"/>
    <w:rsid w:val="00DC0D61"/>
    <w:rsid w:val="00DC111B"/>
    <w:rsid w:val="00DC14CC"/>
    <w:rsid w:val="00DC1A98"/>
    <w:rsid w:val="00DC2C65"/>
    <w:rsid w:val="00DC4531"/>
    <w:rsid w:val="00DC4548"/>
    <w:rsid w:val="00DC4BEB"/>
    <w:rsid w:val="00DC6042"/>
    <w:rsid w:val="00DC6A24"/>
    <w:rsid w:val="00DC6AAE"/>
    <w:rsid w:val="00DD0BED"/>
    <w:rsid w:val="00DD1682"/>
    <w:rsid w:val="00DD1E07"/>
    <w:rsid w:val="00DD1FE7"/>
    <w:rsid w:val="00DD20EA"/>
    <w:rsid w:val="00DD3B98"/>
    <w:rsid w:val="00DD45BA"/>
    <w:rsid w:val="00DD4A4E"/>
    <w:rsid w:val="00DD5728"/>
    <w:rsid w:val="00DD58EA"/>
    <w:rsid w:val="00DD66B3"/>
    <w:rsid w:val="00DD6C4B"/>
    <w:rsid w:val="00DD71BC"/>
    <w:rsid w:val="00DD75E1"/>
    <w:rsid w:val="00DD7E16"/>
    <w:rsid w:val="00DE0783"/>
    <w:rsid w:val="00DE0D1F"/>
    <w:rsid w:val="00DE152A"/>
    <w:rsid w:val="00DE198F"/>
    <w:rsid w:val="00DE2184"/>
    <w:rsid w:val="00DE2326"/>
    <w:rsid w:val="00DE2659"/>
    <w:rsid w:val="00DE2D79"/>
    <w:rsid w:val="00DE3068"/>
    <w:rsid w:val="00DE368E"/>
    <w:rsid w:val="00DE3A2A"/>
    <w:rsid w:val="00DE46BA"/>
    <w:rsid w:val="00DE5228"/>
    <w:rsid w:val="00DE5296"/>
    <w:rsid w:val="00DE5F47"/>
    <w:rsid w:val="00DE67B9"/>
    <w:rsid w:val="00DE6F02"/>
    <w:rsid w:val="00DE7952"/>
    <w:rsid w:val="00DE7A17"/>
    <w:rsid w:val="00DF056F"/>
    <w:rsid w:val="00DF08DE"/>
    <w:rsid w:val="00DF0948"/>
    <w:rsid w:val="00DF11A9"/>
    <w:rsid w:val="00DF1290"/>
    <w:rsid w:val="00DF1329"/>
    <w:rsid w:val="00DF1566"/>
    <w:rsid w:val="00DF1ECC"/>
    <w:rsid w:val="00DF2ECC"/>
    <w:rsid w:val="00DF3A34"/>
    <w:rsid w:val="00DF4053"/>
    <w:rsid w:val="00DF4542"/>
    <w:rsid w:val="00DF4923"/>
    <w:rsid w:val="00DF5356"/>
    <w:rsid w:val="00DF567D"/>
    <w:rsid w:val="00DF596B"/>
    <w:rsid w:val="00DF5EA5"/>
    <w:rsid w:val="00DF620D"/>
    <w:rsid w:val="00DF658C"/>
    <w:rsid w:val="00DF6A33"/>
    <w:rsid w:val="00DF7209"/>
    <w:rsid w:val="00DF7506"/>
    <w:rsid w:val="00DF7E7C"/>
    <w:rsid w:val="00E006E0"/>
    <w:rsid w:val="00E01C2D"/>
    <w:rsid w:val="00E01D19"/>
    <w:rsid w:val="00E02463"/>
    <w:rsid w:val="00E02481"/>
    <w:rsid w:val="00E02BBC"/>
    <w:rsid w:val="00E02BF1"/>
    <w:rsid w:val="00E03071"/>
    <w:rsid w:val="00E03D5C"/>
    <w:rsid w:val="00E03E74"/>
    <w:rsid w:val="00E03FB7"/>
    <w:rsid w:val="00E04759"/>
    <w:rsid w:val="00E04C32"/>
    <w:rsid w:val="00E05168"/>
    <w:rsid w:val="00E05871"/>
    <w:rsid w:val="00E05DB2"/>
    <w:rsid w:val="00E05F1A"/>
    <w:rsid w:val="00E05F9D"/>
    <w:rsid w:val="00E060BE"/>
    <w:rsid w:val="00E07067"/>
    <w:rsid w:val="00E077D9"/>
    <w:rsid w:val="00E07C65"/>
    <w:rsid w:val="00E10362"/>
    <w:rsid w:val="00E10544"/>
    <w:rsid w:val="00E10D47"/>
    <w:rsid w:val="00E10E98"/>
    <w:rsid w:val="00E110AD"/>
    <w:rsid w:val="00E11707"/>
    <w:rsid w:val="00E12C5E"/>
    <w:rsid w:val="00E13AB8"/>
    <w:rsid w:val="00E13EAF"/>
    <w:rsid w:val="00E1449B"/>
    <w:rsid w:val="00E14838"/>
    <w:rsid w:val="00E15420"/>
    <w:rsid w:val="00E16288"/>
    <w:rsid w:val="00E17700"/>
    <w:rsid w:val="00E17F48"/>
    <w:rsid w:val="00E215B8"/>
    <w:rsid w:val="00E21FA6"/>
    <w:rsid w:val="00E2354A"/>
    <w:rsid w:val="00E23CB4"/>
    <w:rsid w:val="00E243F2"/>
    <w:rsid w:val="00E244FE"/>
    <w:rsid w:val="00E2474C"/>
    <w:rsid w:val="00E2490D"/>
    <w:rsid w:val="00E24928"/>
    <w:rsid w:val="00E25516"/>
    <w:rsid w:val="00E25517"/>
    <w:rsid w:val="00E25870"/>
    <w:rsid w:val="00E258C3"/>
    <w:rsid w:val="00E263E1"/>
    <w:rsid w:val="00E270AE"/>
    <w:rsid w:val="00E2725B"/>
    <w:rsid w:val="00E27ACA"/>
    <w:rsid w:val="00E27ADF"/>
    <w:rsid w:val="00E27C76"/>
    <w:rsid w:val="00E27EF4"/>
    <w:rsid w:val="00E302AE"/>
    <w:rsid w:val="00E3079A"/>
    <w:rsid w:val="00E30F90"/>
    <w:rsid w:val="00E31225"/>
    <w:rsid w:val="00E3177A"/>
    <w:rsid w:val="00E31924"/>
    <w:rsid w:val="00E31A4B"/>
    <w:rsid w:val="00E325B9"/>
    <w:rsid w:val="00E33215"/>
    <w:rsid w:val="00E33E59"/>
    <w:rsid w:val="00E34103"/>
    <w:rsid w:val="00E34289"/>
    <w:rsid w:val="00E34D78"/>
    <w:rsid w:val="00E34DDA"/>
    <w:rsid w:val="00E35455"/>
    <w:rsid w:val="00E355EE"/>
    <w:rsid w:val="00E356DE"/>
    <w:rsid w:val="00E35AE6"/>
    <w:rsid w:val="00E35BDC"/>
    <w:rsid w:val="00E363AD"/>
    <w:rsid w:val="00E363F8"/>
    <w:rsid w:val="00E37362"/>
    <w:rsid w:val="00E37381"/>
    <w:rsid w:val="00E373A1"/>
    <w:rsid w:val="00E374FD"/>
    <w:rsid w:val="00E3795A"/>
    <w:rsid w:val="00E379B1"/>
    <w:rsid w:val="00E40A26"/>
    <w:rsid w:val="00E4100F"/>
    <w:rsid w:val="00E41188"/>
    <w:rsid w:val="00E418C7"/>
    <w:rsid w:val="00E42193"/>
    <w:rsid w:val="00E423B3"/>
    <w:rsid w:val="00E42781"/>
    <w:rsid w:val="00E4288F"/>
    <w:rsid w:val="00E42B24"/>
    <w:rsid w:val="00E4301E"/>
    <w:rsid w:val="00E4311C"/>
    <w:rsid w:val="00E43CD9"/>
    <w:rsid w:val="00E43F70"/>
    <w:rsid w:val="00E44004"/>
    <w:rsid w:val="00E444A3"/>
    <w:rsid w:val="00E44E9D"/>
    <w:rsid w:val="00E44FFB"/>
    <w:rsid w:val="00E45178"/>
    <w:rsid w:val="00E45670"/>
    <w:rsid w:val="00E458E6"/>
    <w:rsid w:val="00E4592E"/>
    <w:rsid w:val="00E46218"/>
    <w:rsid w:val="00E5079C"/>
    <w:rsid w:val="00E50D77"/>
    <w:rsid w:val="00E5188D"/>
    <w:rsid w:val="00E51CC2"/>
    <w:rsid w:val="00E51DC1"/>
    <w:rsid w:val="00E52E7A"/>
    <w:rsid w:val="00E53148"/>
    <w:rsid w:val="00E532A7"/>
    <w:rsid w:val="00E53A8E"/>
    <w:rsid w:val="00E53E73"/>
    <w:rsid w:val="00E550D6"/>
    <w:rsid w:val="00E553AE"/>
    <w:rsid w:val="00E5546A"/>
    <w:rsid w:val="00E55570"/>
    <w:rsid w:val="00E56181"/>
    <w:rsid w:val="00E56243"/>
    <w:rsid w:val="00E563FF"/>
    <w:rsid w:val="00E56CDB"/>
    <w:rsid w:val="00E57769"/>
    <w:rsid w:val="00E577E7"/>
    <w:rsid w:val="00E57F6A"/>
    <w:rsid w:val="00E57FDF"/>
    <w:rsid w:val="00E60100"/>
    <w:rsid w:val="00E60249"/>
    <w:rsid w:val="00E609DF"/>
    <w:rsid w:val="00E60A9B"/>
    <w:rsid w:val="00E610B9"/>
    <w:rsid w:val="00E610E1"/>
    <w:rsid w:val="00E61493"/>
    <w:rsid w:val="00E61D84"/>
    <w:rsid w:val="00E62208"/>
    <w:rsid w:val="00E623B9"/>
    <w:rsid w:val="00E626E6"/>
    <w:rsid w:val="00E644BB"/>
    <w:rsid w:val="00E6503E"/>
    <w:rsid w:val="00E65491"/>
    <w:rsid w:val="00E65949"/>
    <w:rsid w:val="00E6594E"/>
    <w:rsid w:val="00E65FB2"/>
    <w:rsid w:val="00E6680B"/>
    <w:rsid w:val="00E66CFA"/>
    <w:rsid w:val="00E675F5"/>
    <w:rsid w:val="00E70415"/>
    <w:rsid w:val="00E70E06"/>
    <w:rsid w:val="00E716AF"/>
    <w:rsid w:val="00E72486"/>
    <w:rsid w:val="00E72558"/>
    <w:rsid w:val="00E72946"/>
    <w:rsid w:val="00E72A5B"/>
    <w:rsid w:val="00E72AB0"/>
    <w:rsid w:val="00E730B8"/>
    <w:rsid w:val="00E733EE"/>
    <w:rsid w:val="00E7341D"/>
    <w:rsid w:val="00E7424B"/>
    <w:rsid w:val="00E745DF"/>
    <w:rsid w:val="00E756DF"/>
    <w:rsid w:val="00E759F5"/>
    <w:rsid w:val="00E75D6F"/>
    <w:rsid w:val="00E7697E"/>
    <w:rsid w:val="00E77261"/>
    <w:rsid w:val="00E77E4A"/>
    <w:rsid w:val="00E77F33"/>
    <w:rsid w:val="00E8022F"/>
    <w:rsid w:val="00E8070F"/>
    <w:rsid w:val="00E82144"/>
    <w:rsid w:val="00E82D1B"/>
    <w:rsid w:val="00E8434A"/>
    <w:rsid w:val="00E844BA"/>
    <w:rsid w:val="00E846E7"/>
    <w:rsid w:val="00E859FF"/>
    <w:rsid w:val="00E85B7B"/>
    <w:rsid w:val="00E869FF"/>
    <w:rsid w:val="00E8782D"/>
    <w:rsid w:val="00E87C4A"/>
    <w:rsid w:val="00E90185"/>
    <w:rsid w:val="00E9193F"/>
    <w:rsid w:val="00E923A1"/>
    <w:rsid w:val="00E926AE"/>
    <w:rsid w:val="00E93651"/>
    <w:rsid w:val="00E938B5"/>
    <w:rsid w:val="00E93A86"/>
    <w:rsid w:val="00E9483C"/>
    <w:rsid w:val="00E94AED"/>
    <w:rsid w:val="00E95198"/>
    <w:rsid w:val="00E958B7"/>
    <w:rsid w:val="00E95BD0"/>
    <w:rsid w:val="00E96581"/>
    <w:rsid w:val="00E967D3"/>
    <w:rsid w:val="00E96946"/>
    <w:rsid w:val="00E96A11"/>
    <w:rsid w:val="00E97076"/>
    <w:rsid w:val="00E970FF"/>
    <w:rsid w:val="00E978F1"/>
    <w:rsid w:val="00EA0693"/>
    <w:rsid w:val="00EA1354"/>
    <w:rsid w:val="00EA1981"/>
    <w:rsid w:val="00EA1AAE"/>
    <w:rsid w:val="00EA271B"/>
    <w:rsid w:val="00EA2C52"/>
    <w:rsid w:val="00EA2D21"/>
    <w:rsid w:val="00EA2D29"/>
    <w:rsid w:val="00EA330C"/>
    <w:rsid w:val="00EA387F"/>
    <w:rsid w:val="00EA39D5"/>
    <w:rsid w:val="00EA43F3"/>
    <w:rsid w:val="00EA4F3F"/>
    <w:rsid w:val="00EA5197"/>
    <w:rsid w:val="00EA56C8"/>
    <w:rsid w:val="00EA5943"/>
    <w:rsid w:val="00EA5F79"/>
    <w:rsid w:val="00EA5FA9"/>
    <w:rsid w:val="00EA6C3B"/>
    <w:rsid w:val="00EA7342"/>
    <w:rsid w:val="00EA759B"/>
    <w:rsid w:val="00EA7DBB"/>
    <w:rsid w:val="00EB0854"/>
    <w:rsid w:val="00EB0DBD"/>
    <w:rsid w:val="00EB2B97"/>
    <w:rsid w:val="00EB2E57"/>
    <w:rsid w:val="00EB3514"/>
    <w:rsid w:val="00EB3A06"/>
    <w:rsid w:val="00EB3B96"/>
    <w:rsid w:val="00EB4423"/>
    <w:rsid w:val="00EB47B7"/>
    <w:rsid w:val="00EB4AFF"/>
    <w:rsid w:val="00EB5460"/>
    <w:rsid w:val="00EB58D6"/>
    <w:rsid w:val="00EB5AFF"/>
    <w:rsid w:val="00EB6216"/>
    <w:rsid w:val="00EB62A6"/>
    <w:rsid w:val="00EB6449"/>
    <w:rsid w:val="00EB7030"/>
    <w:rsid w:val="00EB746C"/>
    <w:rsid w:val="00EB7893"/>
    <w:rsid w:val="00EB7C9D"/>
    <w:rsid w:val="00EB7D7D"/>
    <w:rsid w:val="00EC0004"/>
    <w:rsid w:val="00EC0CDF"/>
    <w:rsid w:val="00EC0FFA"/>
    <w:rsid w:val="00EC10C3"/>
    <w:rsid w:val="00EC1403"/>
    <w:rsid w:val="00EC15DA"/>
    <w:rsid w:val="00EC3485"/>
    <w:rsid w:val="00EC40C7"/>
    <w:rsid w:val="00EC43AC"/>
    <w:rsid w:val="00EC44F7"/>
    <w:rsid w:val="00EC495B"/>
    <w:rsid w:val="00EC4D5B"/>
    <w:rsid w:val="00EC500B"/>
    <w:rsid w:val="00EC62CC"/>
    <w:rsid w:val="00EC6EB9"/>
    <w:rsid w:val="00EC6EDB"/>
    <w:rsid w:val="00EC77E7"/>
    <w:rsid w:val="00EC78D5"/>
    <w:rsid w:val="00EC7A1B"/>
    <w:rsid w:val="00EC7EA8"/>
    <w:rsid w:val="00ED0E63"/>
    <w:rsid w:val="00ED111C"/>
    <w:rsid w:val="00ED132A"/>
    <w:rsid w:val="00ED18C6"/>
    <w:rsid w:val="00ED2778"/>
    <w:rsid w:val="00ED3976"/>
    <w:rsid w:val="00ED422C"/>
    <w:rsid w:val="00ED53C0"/>
    <w:rsid w:val="00ED678B"/>
    <w:rsid w:val="00ED68CE"/>
    <w:rsid w:val="00ED7102"/>
    <w:rsid w:val="00ED7207"/>
    <w:rsid w:val="00ED7364"/>
    <w:rsid w:val="00ED7FEB"/>
    <w:rsid w:val="00EE0424"/>
    <w:rsid w:val="00EE0A4E"/>
    <w:rsid w:val="00EE1A0B"/>
    <w:rsid w:val="00EE1C4F"/>
    <w:rsid w:val="00EE244F"/>
    <w:rsid w:val="00EE2EBF"/>
    <w:rsid w:val="00EE3309"/>
    <w:rsid w:val="00EE3486"/>
    <w:rsid w:val="00EE4182"/>
    <w:rsid w:val="00EE46B1"/>
    <w:rsid w:val="00EE5305"/>
    <w:rsid w:val="00EE5550"/>
    <w:rsid w:val="00EE5CD0"/>
    <w:rsid w:val="00EE6FB4"/>
    <w:rsid w:val="00EE715D"/>
    <w:rsid w:val="00EE720E"/>
    <w:rsid w:val="00EE7C31"/>
    <w:rsid w:val="00EE7CFE"/>
    <w:rsid w:val="00EE7F2F"/>
    <w:rsid w:val="00EF1239"/>
    <w:rsid w:val="00EF15ED"/>
    <w:rsid w:val="00EF244F"/>
    <w:rsid w:val="00EF2621"/>
    <w:rsid w:val="00EF3F9D"/>
    <w:rsid w:val="00EF41B2"/>
    <w:rsid w:val="00EF43EB"/>
    <w:rsid w:val="00EF456E"/>
    <w:rsid w:val="00EF4616"/>
    <w:rsid w:val="00EF4977"/>
    <w:rsid w:val="00EF4EA7"/>
    <w:rsid w:val="00EF52BA"/>
    <w:rsid w:val="00EF5B07"/>
    <w:rsid w:val="00EF5F5D"/>
    <w:rsid w:val="00EF6480"/>
    <w:rsid w:val="00EF64D9"/>
    <w:rsid w:val="00EF6DFC"/>
    <w:rsid w:val="00EF7175"/>
    <w:rsid w:val="00EF7A0A"/>
    <w:rsid w:val="00F00671"/>
    <w:rsid w:val="00F006E0"/>
    <w:rsid w:val="00F008A0"/>
    <w:rsid w:val="00F00A39"/>
    <w:rsid w:val="00F00E34"/>
    <w:rsid w:val="00F011E8"/>
    <w:rsid w:val="00F01DA1"/>
    <w:rsid w:val="00F01ED4"/>
    <w:rsid w:val="00F025C5"/>
    <w:rsid w:val="00F0295D"/>
    <w:rsid w:val="00F02B25"/>
    <w:rsid w:val="00F02C6A"/>
    <w:rsid w:val="00F0336A"/>
    <w:rsid w:val="00F03ACC"/>
    <w:rsid w:val="00F03E82"/>
    <w:rsid w:val="00F04C4E"/>
    <w:rsid w:val="00F05300"/>
    <w:rsid w:val="00F05392"/>
    <w:rsid w:val="00F0548E"/>
    <w:rsid w:val="00F058C3"/>
    <w:rsid w:val="00F070EE"/>
    <w:rsid w:val="00F07166"/>
    <w:rsid w:val="00F0724B"/>
    <w:rsid w:val="00F10434"/>
    <w:rsid w:val="00F10C8A"/>
    <w:rsid w:val="00F10F7E"/>
    <w:rsid w:val="00F116CF"/>
    <w:rsid w:val="00F128F5"/>
    <w:rsid w:val="00F12C9B"/>
    <w:rsid w:val="00F13CD3"/>
    <w:rsid w:val="00F13FC6"/>
    <w:rsid w:val="00F146BE"/>
    <w:rsid w:val="00F14B35"/>
    <w:rsid w:val="00F152F0"/>
    <w:rsid w:val="00F1604E"/>
    <w:rsid w:val="00F160BB"/>
    <w:rsid w:val="00F167D6"/>
    <w:rsid w:val="00F169DD"/>
    <w:rsid w:val="00F1743C"/>
    <w:rsid w:val="00F2043D"/>
    <w:rsid w:val="00F20849"/>
    <w:rsid w:val="00F20AFB"/>
    <w:rsid w:val="00F22246"/>
    <w:rsid w:val="00F22315"/>
    <w:rsid w:val="00F2283C"/>
    <w:rsid w:val="00F2294F"/>
    <w:rsid w:val="00F23646"/>
    <w:rsid w:val="00F23BA7"/>
    <w:rsid w:val="00F240A9"/>
    <w:rsid w:val="00F24171"/>
    <w:rsid w:val="00F24AF2"/>
    <w:rsid w:val="00F2501D"/>
    <w:rsid w:val="00F25DD4"/>
    <w:rsid w:val="00F25F1C"/>
    <w:rsid w:val="00F265DD"/>
    <w:rsid w:val="00F2662C"/>
    <w:rsid w:val="00F26CD8"/>
    <w:rsid w:val="00F27200"/>
    <w:rsid w:val="00F30657"/>
    <w:rsid w:val="00F30D09"/>
    <w:rsid w:val="00F31B6A"/>
    <w:rsid w:val="00F325D6"/>
    <w:rsid w:val="00F32748"/>
    <w:rsid w:val="00F330A8"/>
    <w:rsid w:val="00F3386C"/>
    <w:rsid w:val="00F339C4"/>
    <w:rsid w:val="00F339CF"/>
    <w:rsid w:val="00F349F2"/>
    <w:rsid w:val="00F34B34"/>
    <w:rsid w:val="00F35296"/>
    <w:rsid w:val="00F360B7"/>
    <w:rsid w:val="00F3650B"/>
    <w:rsid w:val="00F36B45"/>
    <w:rsid w:val="00F375E0"/>
    <w:rsid w:val="00F37936"/>
    <w:rsid w:val="00F4078B"/>
    <w:rsid w:val="00F40867"/>
    <w:rsid w:val="00F416D3"/>
    <w:rsid w:val="00F4173D"/>
    <w:rsid w:val="00F41CCD"/>
    <w:rsid w:val="00F42597"/>
    <w:rsid w:val="00F43515"/>
    <w:rsid w:val="00F4380E"/>
    <w:rsid w:val="00F45A38"/>
    <w:rsid w:val="00F45B3E"/>
    <w:rsid w:val="00F45CBB"/>
    <w:rsid w:val="00F45CC6"/>
    <w:rsid w:val="00F465B7"/>
    <w:rsid w:val="00F46DF7"/>
    <w:rsid w:val="00F47181"/>
    <w:rsid w:val="00F478DF"/>
    <w:rsid w:val="00F47999"/>
    <w:rsid w:val="00F47EC5"/>
    <w:rsid w:val="00F47EEF"/>
    <w:rsid w:val="00F5035A"/>
    <w:rsid w:val="00F50513"/>
    <w:rsid w:val="00F5094D"/>
    <w:rsid w:val="00F51174"/>
    <w:rsid w:val="00F51760"/>
    <w:rsid w:val="00F519B5"/>
    <w:rsid w:val="00F51AF9"/>
    <w:rsid w:val="00F51C48"/>
    <w:rsid w:val="00F5208C"/>
    <w:rsid w:val="00F535B7"/>
    <w:rsid w:val="00F53A6C"/>
    <w:rsid w:val="00F53CBB"/>
    <w:rsid w:val="00F53DBE"/>
    <w:rsid w:val="00F54C50"/>
    <w:rsid w:val="00F5523C"/>
    <w:rsid w:val="00F55760"/>
    <w:rsid w:val="00F55968"/>
    <w:rsid w:val="00F55CD5"/>
    <w:rsid w:val="00F56081"/>
    <w:rsid w:val="00F564D7"/>
    <w:rsid w:val="00F569A9"/>
    <w:rsid w:val="00F56EE0"/>
    <w:rsid w:val="00F571ED"/>
    <w:rsid w:val="00F57868"/>
    <w:rsid w:val="00F57B18"/>
    <w:rsid w:val="00F57D15"/>
    <w:rsid w:val="00F600E3"/>
    <w:rsid w:val="00F606F6"/>
    <w:rsid w:val="00F6205F"/>
    <w:rsid w:val="00F62DF3"/>
    <w:rsid w:val="00F637B7"/>
    <w:rsid w:val="00F63A94"/>
    <w:rsid w:val="00F63DE2"/>
    <w:rsid w:val="00F63EDD"/>
    <w:rsid w:val="00F64344"/>
    <w:rsid w:val="00F64944"/>
    <w:rsid w:val="00F64D2F"/>
    <w:rsid w:val="00F65333"/>
    <w:rsid w:val="00F6539C"/>
    <w:rsid w:val="00F65A5C"/>
    <w:rsid w:val="00F6601B"/>
    <w:rsid w:val="00F6630F"/>
    <w:rsid w:val="00F66AF9"/>
    <w:rsid w:val="00F675AE"/>
    <w:rsid w:val="00F67743"/>
    <w:rsid w:val="00F7016E"/>
    <w:rsid w:val="00F706FE"/>
    <w:rsid w:val="00F70872"/>
    <w:rsid w:val="00F70896"/>
    <w:rsid w:val="00F709B2"/>
    <w:rsid w:val="00F71164"/>
    <w:rsid w:val="00F7136B"/>
    <w:rsid w:val="00F71947"/>
    <w:rsid w:val="00F71998"/>
    <w:rsid w:val="00F71D96"/>
    <w:rsid w:val="00F7260D"/>
    <w:rsid w:val="00F728C3"/>
    <w:rsid w:val="00F72A60"/>
    <w:rsid w:val="00F72C16"/>
    <w:rsid w:val="00F73B98"/>
    <w:rsid w:val="00F7418C"/>
    <w:rsid w:val="00F7419C"/>
    <w:rsid w:val="00F7452B"/>
    <w:rsid w:val="00F74B4E"/>
    <w:rsid w:val="00F76E59"/>
    <w:rsid w:val="00F7738B"/>
    <w:rsid w:val="00F80A89"/>
    <w:rsid w:val="00F80B93"/>
    <w:rsid w:val="00F80BE1"/>
    <w:rsid w:val="00F81D32"/>
    <w:rsid w:val="00F82351"/>
    <w:rsid w:val="00F823DC"/>
    <w:rsid w:val="00F82DC0"/>
    <w:rsid w:val="00F82FC0"/>
    <w:rsid w:val="00F83BB1"/>
    <w:rsid w:val="00F84AD6"/>
    <w:rsid w:val="00F84D1F"/>
    <w:rsid w:val="00F85716"/>
    <w:rsid w:val="00F85B3A"/>
    <w:rsid w:val="00F85B71"/>
    <w:rsid w:val="00F86A83"/>
    <w:rsid w:val="00F87F7E"/>
    <w:rsid w:val="00F901D2"/>
    <w:rsid w:val="00F903F5"/>
    <w:rsid w:val="00F90BA8"/>
    <w:rsid w:val="00F90D29"/>
    <w:rsid w:val="00F90EE7"/>
    <w:rsid w:val="00F9120F"/>
    <w:rsid w:val="00F9134B"/>
    <w:rsid w:val="00F92918"/>
    <w:rsid w:val="00F929E2"/>
    <w:rsid w:val="00F931A8"/>
    <w:rsid w:val="00F93584"/>
    <w:rsid w:val="00F93678"/>
    <w:rsid w:val="00F94984"/>
    <w:rsid w:val="00F94AF8"/>
    <w:rsid w:val="00F96C2B"/>
    <w:rsid w:val="00F96D69"/>
    <w:rsid w:val="00F97EB3"/>
    <w:rsid w:val="00FA095B"/>
    <w:rsid w:val="00FA103C"/>
    <w:rsid w:val="00FA125D"/>
    <w:rsid w:val="00FA1285"/>
    <w:rsid w:val="00FA210C"/>
    <w:rsid w:val="00FA22B2"/>
    <w:rsid w:val="00FA23E9"/>
    <w:rsid w:val="00FA287D"/>
    <w:rsid w:val="00FA2A8B"/>
    <w:rsid w:val="00FA2B30"/>
    <w:rsid w:val="00FA34D8"/>
    <w:rsid w:val="00FA358B"/>
    <w:rsid w:val="00FA48C4"/>
    <w:rsid w:val="00FA4CDC"/>
    <w:rsid w:val="00FA554F"/>
    <w:rsid w:val="00FA6945"/>
    <w:rsid w:val="00FA6A34"/>
    <w:rsid w:val="00FA6F72"/>
    <w:rsid w:val="00FB07B6"/>
    <w:rsid w:val="00FB1310"/>
    <w:rsid w:val="00FB158E"/>
    <w:rsid w:val="00FB1ABA"/>
    <w:rsid w:val="00FB3A74"/>
    <w:rsid w:val="00FB3AAD"/>
    <w:rsid w:val="00FB3CEF"/>
    <w:rsid w:val="00FB40C5"/>
    <w:rsid w:val="00FB4B71"/>
    <w:rsid w:val="00FB5678"/>
    <w:rsid w:val="00FB5985"/>
    <w:rsid w:val="00FB746C"/>
    <w:rsid w:val="00FB74F3"/>
    <w:rsid w:val="00FB75DC"/>
    <w:rsid w:val="00FC1143"/>
    <w:rsid w:val="00FC15DB"/>
    <w:rsid w:val="00FC17DC"/>
    <w:rsid w:val="00FC1A8F"/>
    <w:rsid w:val="00FC21AA"/>
    <w:rsid w:val="00FC2417"/>
    <w:rsid w:val="00FC26FC"/>
    <w:rsid w:val="00FC28CA"/>
    <w:rsid w:val="00FC321C"/>
    <w:rsid w:val="00FC34E6"/>
    <w:rsid w:val="00FC3C61"/>
    <w:rsid w:val="00FC4C85"/>
    <w:rsid w:val="00FC4E94"/>
    <w:rsid w:val="00FC55B0"/>
    <w:rsid w:val="00FC6ADC"/>
    <w:rsid w:val="00FC6CC1"/>
    <w:rsid w:val="00FC6E5D"/>
    <w:rsid w:val="00FC7407"/>
    <w:rsid w:val="00FC7FC1"/>
    <w:rsid w:val="00FD091C"/>
    <w:rsid w:val="00FD1A5C"/>
    <w:rsid w:val="00FD1A77"/>
    <w:rsid w:val="00FD1EEE"/>
    <w:rsid w:val="00FD2709"/>
    <w:rsid w:val="00FD29DB"/>
    <w:rsid w:val="00FD2DD0"/>
    <w:rsid w:val="00FD335B"/>
    <w:rsid w:val="00FD35CC"/>
    <w:rsid w:val="00FD3B7E"/>
    <w:rsid w:val="00FD4479"/>
    <w:rsid w:val="00FD4ABB"/>
    <w:rsid w:val="00FD4FD1"/>
    <w:rsid w:val="00FD6DA0"/>
    <w:rsid w:val="00FD755E"/>
    <w:rsid w:val="00FD7877"/>
    <w:rsid w:val="00FD7AC1"/>
    <w:rsid w:val="00FD7C1B"/>
    <w:rsid w:val="00FE00A7"/>
    <w:rsid w:val="00FE089A"/>
    <w:rsid w:val="00FE0D49"/>
    <w:rsid w:val="00FE0FA1"/>
    <w:rsid w:val="00FE17DC"/>
    <w:rsid w:val="00FE1935"/>
    <w:rsid w:val="00FE229D"/>
    <w:rsid w:val="00FE240A"/>
    <w:rsid w:val="00FE279F"/>
    <w:rsid w:val="00FE4166"/>
    <w:rsid w:val="00FE4DB2"/>
    <w:rsid w:val="00FE4E0F"/>
    <w:rsid w:val="00FE549D"/>
    <w:rsid w:val="00FE54F2"/>
    <w:rsid w:val="00FE58FF"/>
    <w:rsid w:val="00FE5ECC"/>
    <w:rsid w:val="00FE6178"/>
    <w:rsid w:val="00FE6A22"/>
    <w:rsid w:val="00FE73F8"/>
    <w:rsid w:val="00FE7545"/>
    <w:rsid w:val="00FF12A8"/>
    <w:rsid w:val="00FF1CCD"/>
    <w:rsid w:val="00FF22C2"/>
    <w:rsid w:val="00FF24CF"/>
    <w:rsid w:val="00FF2E0B"/>
    <w:rsid w:val="00FF3340"/>
    <w:rsid w:val="00FF3511"/>
    <w:rsid w:val="00FF3701"/>
    <w:rsid w:val="00FF3890"/>
    <w:rsid w:val="00FF3C7F"/>
    <w:rsid w:val="00FF3F3E"/>
    <w:rsid w:val="00FF4221"/>
    <w:rsid w:val="00FF5289"/>
    <w:rsid w:val="00FF5506"/>
    <w:rsid w:val="00FF55A5"/>
    <w:rsid w:val="00FF56DD"/>
    <w:rsid w:val="00FF5764"/>
    <w:rsid w:val="00FF697D"/>
    <w:rsid w:val="00FF69E2"/>
    <w:rsid w:val="00FF6B67"/>
    <w:rsid w:val="00FF6F34"/>
    <w:rsid w:val="00FF70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0A5"/>
  </w:style>
  <w:style w:type="paragraph" w:styleId="Heading1">
    <w:name w:val="heading 1"/>
    <w:basedOn w:val="Normal"/>
    <w:next w:val="Normal"/>
    <w:link w:val="Heading1Char"/>
    <w:uiPriority w:val="9"/>
    <w:qFormat/>
    <w:rsid w:val="00F55968"/>
    <w:pPr>
      <w:keepNext/>
      <w:keepLines/>
      <w:spacing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5968"/>
    <w:pPr>
      <w:keepNext/>
      <w:keepLines/>
      <w:spacing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F55968"/>
    <w:rPr>
      <w:rFonts w:eastAsiaTheme="majorEastAsia" w:cstheme="majorBidi"/>
      <w:b/>
      <w:sz w:val="32"/>
      <w:szCs w:val="32"/>
    </w:rPr>
  </w:style>
  <w:style w:type="character" w:customStyle="1" w:styleId="Heading2Char">
    <w:name w:val="Heading 2 Char"/>
    <w:basedOn w:val="DefaultParagraphFont"/>
    <w:link w:val="Heading2"/>
    <w:uiPriority w:val="9"/>
    <w:rsid w:val="00F55968"/>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956E08"/>
    <w:pPr>
      <w:tabs>
        <w:tab w:val="left" w:pos="1100"/>
        <w:tab w:val="right" w:leader="dot" w:pos="9062"/>
      </w:tabs>
      <w:spacing w:after="100"/>
      <w:ind w:left="567" w:hanging="327"/>
      <w:pPrChange w:id="0" w:author="Krisztián Károlyi" w:date="2024-03-27T18:54:00Z">
        <w:pPr>
          <w:tabs>
            <w:tab w:val="left" w:pos="1100"/>
            <w:tab w:val="right" w:leader="dot" w:pos="9062"/>
          </w:tabs>
          <w:spacing w:after="100" w:line="360" w:lineRule="auto"/>
          <w:ind w:left="567" w:hanging="327"/>
        </w:pPr>
      </w:pPrChange>
    </w:pPr>
    <w:rPr>
      <w:rPrChange w:id="0" w:author="Krisztián Károlyi" w:date="2024-03-27T18:54:00Z">
        <w:rPr>
          <w:sz w:val="24"/>
          <w:szCs w:val="24"/>
          <w:lang w:val="hu-HU" w:eastAsia="en-GB" w:bidi="ar-SA"/>
        </w:rPr>
      </w:rPrChange>
    </w:r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 w:type="character" w:styleId="UnresolvedMention">
    <w:name w:val="Unresolved Mention"/>
    <w:basedOn w:val="DefaultParagraphFont"/>
    <w:uiPriority w:val="99"/>
    <w:semiHidden/>
    <w:unhideWhenUsed/>
    <w:rsid w:val="00445E07"/>
    <w:rPr>
      <w:color w:val="605E5C"/>
      <w:shd w:val="clear" w:color="auto" w:fill="E1DFDD"/>
    </w:rPr>
  </w:style>
  <w:style w:type="character" w:styleId="Emphasis">
    <w:name w:val="Emphasis"/>
    <w:basedOn w:val="DefaultParagraphFont"/>
    <w:uiPriority w:val="20"/>
    <w:qFormat/>
    <w:rsid w:val="008F4636"/>
    <w:rPr>
      <w:i/>
      <w:iCs/>
    </w:rPr>
  </w:style>
  <w:style w:type="character" w:styleId="FollowedHyperlink">
    <w:name w:val="FollowedHyperlink"/>
    <w:basedOn w:val="DefaultParagraphFont"/>
    <w:uiPriority w:val="99"/>
    <w:semiHidden/>
    <w:unhideWhenUsed/>
    <w:rsid w:val="006F2B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388">
      <w:bodyDiv w:val="1"/>
      <w:marLeft w:val="0"/>
      <w:marRight w:val="0"/>
      <w:marTop w:val="0"/>
      <w:marBottom w:val="0"/>
      <w:divBdr>
        <w:top w:val="none" w:sz="0" w:space="0" w:color="auto"/>
        <w:left w:val="none" w:sz="0" w:space="0" w:color="auto"/>
        <w:bottom w:val="none" w:sz="0" w:space="0" w:color="auto"/>
        <w:right w:val="none" w:sz="0" w:space="0" w:color="auto"/>
      </w:divBdr>
    </w:div>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9767929">
      <w:bodyDiv w:val="1"/>
      <w:marLeft w:val="0"/>
      <w:marRight w:val="0"/>
      <w:marTop w:val="0"/>
      <w:marBottom w:val="0"/>
      <w:divBdr>
        <w:top w:val="none" w:sz="0" w:space="0" w:color="auto"/>
        <w:left w:val="none" w:sz="0" w:space="0" w:color="auto"/>
        <w:bottom w:val="none" w:sz="0" w:space="0" w:color="auto"/>
        <w:right w:val="none" w:sz="0" w:space="0" w:color="auto"/>
      </w:divBdr>
    </w:div>
    <w:div w:id="2714465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28800732">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44379045">
      <w:bodyDiv w:val="1"/>
      <w:marLeft w:val="0"/>
      <w:marRight w:val="0"/>
      <w:marTop w:val="0"/>
      <w:marBottom w:val="0"/>
      <w:divBdr>
        <w:top w:val="none" w:sz="0" w:space="0" w:color="auto"/>
        <w:left w:val="none" w:sz="0" w:space="0" w:color="auto"/>
        <w:bottom w:val="none" w:sz="0" w:space="0" w:color="auto"/>
        <w:right w:val="none" w:sz="0" w:space="0" w:color="auto"/>
      </w:divBdr>
    </w:div>
    <w:div w:id="59403433">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3355656">
      <w:bodyDiv w:val="1"/>
      <w:marLeft w:val="0"/>
      <w:marRight w:val="0"/>
      <w:marTop w:val="0"/>
      <w:marBottom w:val="0"/>
      <w:divBdr>
        <w:top w:val="none" w:sz="0" w:space="0" w:color="auto"/>
        <w:left w:val="none" w:sz="0" w:space="0" w:color="auto"/>
        <w:bottom w:val="none" w:sz="0" w:space="0" w:color="auto"/>
        <w:right w:val="none" w:sz="0" w:space="0" w:color="auto"/>
      </w:divBdr>
    </w:div>
    <w:div w:id="78259681">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2052">
      <w:bodyDiv w:val="1"/>
      <w:marLeft w:val="0"/>
      <w:marRight w:val="0"/>
      <w:marTop w:val="0"/>
      <w:marBottom w:val="0"/>
      <w:divBdr>
        <w:top w:val="none" w:sz="0" w:space="0" w:color="auto"/>
        <w:left w:val="none" w:sz="0" w:space="0" w:color="auto"/>
        <w:bottom w:val="none" w:sz="0" w:space="0" w:color="auto"/>
        <w:right w:val="none" w:sz="0" w:space="0" w:color="auto"/>
      </w:divBdr>
    </w:div>
    <w:div w:id="85656224">
      <w:bodyDiv w:val="1"/>
      <w:marLeft w:val="0"/>
      <w:marRight w:val="0"/>
      <w:marTop w:val="0"/>
      <w:marBottom w:val="0"/>
      <w:divBdr>
        <w:top w:val="none" w:sz="0" w:space="0" w:color="auto"/>
        <w:left w:val="none" w:sz="0" w:space="0" w:color="auto"/>
        <w:bottom w:val="none" w:sz="0" w:space="0" w:color="auto"/>
        <w:right w:val="none" w:sz="0" w:space="0" w:color="auto"/>
      </w:divBdr>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2505575">
      <w:bodyDiv w:val="1"/>
      <w:marLeft w:val="0"/>
      <w:marRight w:val="0"/>
      <w:marTop w:val="0"/>
      <w:marBottom w:val="0"/>
      <w:divBdr>
        <w:top w:val="none" w:sz="0" w:space="0" w:color="auto"/>
        <w:left w:val="none" w:sz="0" w:space="0" w:color="auto"/>
        <w:bottom w:val="none" w:sz="0" w:space="0" w:color="auto"/>
        <w:right w:val="none" w:sz="0" w:space="0" w:color="auto"/>
      </w:divBdr>
    </w:div>
    <w:div w:id="103889067">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6483">
      <w:bodyDiv w:val="1"/>
      <w:marLeft w:val="0"/>
      <w:marRight w:val="0"/>
      <w:marTop w:val="0"/>
      <w:marBottom w:val="0"/>
      <w:divBdr>
        <w:top w:val="none" w:sz="0" w:space="0" w:color="auto"/>
        <w:left w:val="none" w:sz="0" w:space="0" w:color="auto"/>
        <w:bottom w:val="none" w:sz="0" w:space="0" w:color="auto"/>
        <w:right w:val="none" w:sz="0" w:space="0" w:color="auto"/>
      </w:divBdr>
    </w:div>
    <w:div w:id="120996581">
      <w:bodyDiv w:val="1"/>
      <w:marLeft w:val="0"/>
      <w:marRight w:val="0"/>
      <w:marTop w:val="0"/>
      <w:marBottom w:val="0"/>
      <w:divBdr>
        <w:top w:val="none" w:sz="0" w:space="0" w:color="auto"/>
        <w:left w:val="none" w:sz="0" w:space="0" w:color="auto"/>
        <w:bottom w:val="none" w:sz="0" w:space="0" w:color="auto"/>
        <w:right w:val="none" w:sz="0" w:space="0" w:color="auto"/>
      </w:divBdr>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0949517">
      <w:bodyDiv w:val="1"/>
      <w:marLeft w:val="0"/>
      <w:marRight w:val="0"/>
      <w:marTop w:val="0"/>
      <w:marBottom w:val="0"/>
      <w:divBdr>
        <w:top w:val="none" w:sz="0" w:space="0" w:color="auto"/>
        <w:left w:val="none" w:sz="0" w:space="0" w:color="auto"/>
        <w:bottom w:val="none" w:sz="0" w:space="0" w:color="auto"/>
        <w:right w:val="none" w:sz="0" w:space="0" w:color="auto"/>
      </w:divBdr>
    </w:div>
    <w:div w:id="131486064">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4667648">
      <w:bodyDiv w:val="1"/>
      <w:marLeft w:val="0"/>
      <w:marRight w:val="0"/>
      <w:marTop w:val="0"/>
      <w:marBottom w:val="0"/>
      <w:divBdr>
        <w:top w:val="none" w:sz="0" w:space="0" w:color="auto"/>
        <w:left w:val="none" w:sz="0" w:space="0" w:color="auto"/>
        <w:bottom w:val="none" w:sz="0" w:space="0" w:color="auto"/>
        <w:right w:val="none" w:sz="0" w:space="0" w:color="auto"/>
      </w:divBdr>
    </w:div>
    <w:div w:id="144858249">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48405033">
      <w:bodyDiv w:val="1"/>
      <w:marLeft w:val="0"/>
      <w:marRight w:val="0"/>
      <w:marTop w:val="0"/>
      <w:marBottom w:val="0"/>
      <w:divBdr>
        <w:top w:val="none" w:sz="0" w:space="0" w:color="auto"/>
        <w:left w:val="none" w:sz="0" w:space="0" w:color="auto"/>
        <w:bottom w:val="none" w:sz="0" w:space="0" w:color="auto"/>
        <w:right w:val="none" w:sz="0" w:space="0" w:color="auto"/>
      </w:divBdr>
      <w:divsChild>
        <w:div w:id="635455538">
          <w:marLeft w:val="0"/>
          <w:marRight w:val="0"/>
          <w:marTop w:val="0"/>
          <w:marBottom w:val="0"/>
          <w:divBdr>
            <w:top w:val="none" w:sz="0" w:space="0" w:color="auto"/>
            <w:left w:val="none" w:sz="0" w:space="0" w:color="auto"/>
            <w:bottom w:val="none" w:sz="0" w:space="0" w:color="auto"/>
            <w:right w:val="none" w:sz="0" w:space="0" w:color="auto"/>
          </w:divBdr>
        </w:div>
        <w:div w:id="1380861724">
          <w:marLeft w:val="0"/>
          <w:marRight w:val="0"/>
          <w:marTop w:val="0"/>
          <w:marBottom w:val="0"/>
          <w:divBdr>
            <w:top w:val="none" w:sz="0" w:space="0" w:color="auto"/>
            <w:left w:val="none" w:sz="0" w:space="0" w:color="auto"/>
            <w:bottom w:val="none" w:sz="0" w:space="0" w:color="auto"/>
            <w:right w:val="none" w:sz="0" w:space="0" w:color="auto"/>
          </w:divBdr>
        </w:div>
        <w:div w:id="178810876">
          <w:marLeft w:val="0"/>
          <w:marRight w:val="0"/>
          <w:marTop w:val="0"/>
          <w:marBottom w:val="0"/>
          <w:divBdr>
            <w:top w:val="none" w:sz="0" w:space="0" w:color="auto"/>
            <w:left w:val="none" w:sz="0" w:space="0" w:color="auto"/>
            <w:bottom w:val="none" w:sz="0" w:space="0" w:color="auto"/>
            <w:right w:val="none" w:sz="0" w:space="0" w:color="auto"/>
          </w:divBdr>
        </w:div>
        <w:div w:id="818613174">
          <w:marLeft w:val="0"/>
          <w:marRight w:val="0"/>
          <w:marTop w:val="0"/>
          <w:marBottom w:val="0"/>
          <w:divBdr>
            <w:top w:val="none" w:sz="0" w:space="0" w:color="auto"/>
            <w:left w:val="none" w:sz="0" w:space="0" w:color="auto"/>
            <w:bottom w:val="none" w:sz="0" w:space="0" w:color="auto"/>
            <w:right w:val="none" w:sz="0" w:space="0" w:color="auto"/>
          </w:divBdr>
        </w:div>
        <w:div w:id="1116103175">
          <w:marLeft w:val="0"/>
          <w:marRight w:val="0"/>
          <w:marTop w:val="0"/>
          <w:marBottom w:val="0"/>
          <w:divBdr>
            <w:top w:val="none" w:sz="0" w:space="0" w:color="auto"/>
            <w:left w:val="none" w:sz="0" w:space="0" w:color="auto"/>
            <w:bottom w:val="none" w:sz="0" w:space="0" w:color="auto"/>
            <w:right w:val="none" w:sz="0" w:space="0" w:color="auto"/>
          </w:divBdr>
        </w:div>
        <w:div w:id="961113676">
          <w:marLeft w:val="0"/>
          <w:marRight w:val="0"/>
          <w:marTop w:val="0"/>
          <w:marBottom w:val="0"/>
          <w:divBdr>
            <w:top w:val="none" w:sz="0" w:space="0" w:color="auto"/>
            <w:left w:val="none" w:sz="0" w:space="0" w:color="auto"/>
            <w:bottom w:val="none" w:sz="0" w:space="0" w:color="auto"/>
            <w:right w:val="none" w:sz="0" w:space="0" w:color="auto"/>
          </w:divBdr>
        </w:div>
      </w:divsChild>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930">
      <w:bodyDiv w:val="1"/>
      <w:marLeft w:val="0"/>
      <w:marRight w:val="0"/>
      <w:marTop w:val="0"/>
      <w:marBottom w:val="0"/>
      <w:divBdr>
        <w:top w:val="none" w:sz="0" w:space="0" w:color="auto"/>
        <w:left w:val="none" w:sz="0" w:space="0" w:color="auto"/>
        <w:bottom w:val="none" w:sz="0" w:space="0" w:color="auto"/>
        <w:right w:val="none" w:sz="0" w:space="0" w:color="auto"/>
      </w:divBdr>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2286147">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185293870">
      <w:bodyDiv w:val="1"/>
      <w:marLeft w:val="0"/>
      <w:marRight w:val="0"/>
      <w:marTop w:val="0"/>
      <w:marBottom w:val="0"/>
      <w:divBdr>
        <w:top w:val="none" w:sz="0" w:space="0" w:color="auto"/>
        <w:left w:val="none" w:sz="0" w:space="0" w:color="auto"/>
        <w:bottom w:val="none" w:sz="0" w:space="0" w:color="auto"/>
        <w:right w:val="none" w:sz="0" w:space="0" w:color="auto"/>
      </w:divBdr>
    </w:div>
    <w:div w:id="199825375">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28739">
      <w:bodyDiv w:val="1"/>
      <w:marLeft w:val="0"/>
      <w:marRight w:val="0"/>
      <w:marTop w:val="0"/>
      <w:marBottom w:val="0"/>
      <w:divBdr>
        <w:top w:val="none" w:sz="0" w:space="0" w:color="auto"/>
        <w:left w:val="none" w:sz="0" w:space="0" w:color="auto"/>
        <w:bottom w:val="none" w:sz="0" w:space="0" w:color="auto"/>
        <w:right w:val="none" w:sz="0" w:space="0" w:color="auto"/>
      </w:divBdr>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17476901">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2568778">
      <w:bodyDiv w:val="1"/>
      <w:marLeft w:val="0"/>
      <w:marRight w:val="0"/>
      <w:marTop w:val="0"/>
      <w:marBottom w:val="0"/>
      <w:divBdr>
        <w:top w:val="none" w:sz="0" w:space="0" w:color="auto"/>
        <w:left w:val="none" w:sz="0" w:space="0" w:color="auto"/>
        <w:bottom w:val="none" w:sz="0" w:space="0" w:color="auto"/>
        <w:right w:val="none" w:sz="0" w:space="0" w:color="auto"/>
      </w:divBdr>
    </w:div>
    <w:div w:id="226258822">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2204110">
      <w:bodyDiv w:val="1"/>
      <w:marLeft w:val="0"/>
      <w:marRight w:val="0"/>
      <w:marTop w:val="0"/>
      <w:marBottom w:val="0"/>
      <w:divBdr>
        <w:top w:val="none" w:sz="0" w:space="0" w:color="auto"/>
        <w:left w:val="none" w:sz="0" w:space="0" w:color="auto"/>
        <w:bottom w:val="none" w:sz="0" w:space="0" w:color="auto"/>
        <w:right w:val="none" w:sz="0" w:space="0" w:color="auto"/>
      </w:divBdr>
    </w:div>
    <w:div w:id="236330358">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71019180">
      <w:bodyDiv w:val="1"/>
      <w:marLeft w:val="0"/>
      <w:marRight w:val="0"/>
      <w:marTop w:val="0"/>
      <w:marBottom w:val="0"/>
      <w:divBdr>
        <w:top w:val="none" w:sz="0" w:space="0" w:color="auto"/>
        <w:left w:val="none" w:sz="0" w:space="0" w:color="auto"/>
        <w:bottom w:val="none" w:sz="0" w:space="0" w:color="auto"/>
        <w:right w:val="none" w:sz="0" w:space="0" w:color="auto"/>
      </w:divBdr>
    </w:div>
    <w:div w:id="273948964">
      <w:bodyDiv w:val="1"/>
      <w:marLeft w:val="0"/>
      <w:marRight w:val="0"/>
      <w:marTop w:val="0"/>
      <w:marBottom w:val="0"/>
      <w:divBdr>
        <w:top w:val="none" w:sz="0" w:space="0" w:color="auto"/>
        <w:left w:val="none" w:sz="0" w:space="0" w:color="auto"/>
        <w:bottom w:val="none" w:sz="0" w:space="0" w:color="auto"/>
        <w:right w:val="none" w:sz="0" w:space="0" w:color="auto"/>
      </w:divBdr>
    </w:div>
    <w:div w:id="287707206">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127118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7438">
      <w:bodyDiv w:val="1"/>
      <w:marLeft w:val="0"/>
      <w:marRight w:val="0"/>
      <w:marTop w:val="0"/>
      <w:marBottom w:val="0"/>
      <w:divBdr>
        <w:top w:val="none" w:sz="0" w:space="0" w:color="auto"/>
        <w:left w:val="none" w:sz="0" w:space="0" w:color="auto"/>
        <w:bottom w:val="none" w:sz="0" w:space="0" w:color="auto"/>
        <w:right w:val="none" w:sz="0" w:space="0" w:color="auto"/>
      </w:divBdr>
    </w:div>
    <w:div w:id="312682178">
      <w:bodyDiv w:val="1"/>
      <w:marLeft w:val="0"/>
      <w:marRight w:val="0"/>
      <w:marTop w:val="0"/>
      <w:marBottom w:val="0"/>
      <w:divBdr>
        <w:top w:val="none" w:sz="0" w:space="0" w:color="auto"/>
        <w:left w:val="none" w:sz="0" w:space="0" w:color="auto"/>
        <w:bottom w:val="none" w:sz="0" w:space="0" w:color="auto"/>
        <w:right w:val="none" w:sz="0" w:space="0" w:color="auto"/>
      </w:divBdr>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13874401">
      <w:bodyDiv w:val="1"/>
      <w:marLeft w:val="0"/>
      <w:marRight w:val="0"/>
      <w:marTop w:val="0"/>
      <w:marBottom w:val="0"/>
      <w:divBdr>
        <w:top w:val="none" w:sz="0" w:space="0" w:color="auto"/>
        <w:left w:val="none" w:sz="0" w:space="0" w:color="auto"/>
        <w:bottom w:val="none" w:sz="0" w:space="0" w:color="auto"/>
        <w:right w:val="none" w:sz="0" w:space="0" w:color="auto"/>
      </w:divBdr>
    </w:div>
    <w:div w:id="314188678">
      <w:bodyDiv w:val="1"/>
      <w:marLeft w:val="0"/>
      <w:marRight w:val="0"/>
      <w:marTop w:val="0"/>
      <w:marBottom w:val="0"/>
      <w:divBdr>
        <w:top w:val="none" w:sz="0" w:space="0" w:color="auto"/>
        <w:left w:val="none" w:sz="0" w:space="0" w:color="auto"/>
        <w:bottom w:val="none" w:sz="0" w:space="0" w:color="auto"/>
        <w:right w:val="none" w:sz="0" w:space="0" w:color="auto"/>
      </w:divBdr>
    </w:div>
    <w:div w:id="316501447">
      <w:bodyDiv w:val="1"/>
      <w:marLeft w:val="0"/>
      <w:marRight w:val="0"/>
      <w:marTop w:val="0"/>
      <w:marBottom w:val="0"/>
      <w:divBdr>
        <w:top w:val="none" w:sz="0" w:space="0" w:color="auto"/>
        <w:left w:val="none" w:sz="0" w:space="0" w:color="auto"/>
        <w:bottom w:val="none" w:sz="0" w:space="0" w:color="auto"/>
        <w:right w:val="none" w:sz="0" w:space="0" w:color="auto"/>
      </w:divBdr>
    </w:div>
    <w:div w:id="317851999">
      <w:bodyDiv w:val="1"/>
      <w:marLeft w:val="0"/>
      <w:marRight w:val="0"/>
      <w:marTop w:val="0"/>
      <w:marBottom w:val="0"/>
      <w:divBdr>
        <w:top w:val="none" w:sz="0" w:space="0" w:color="auto"/>
        <w:left w:val="none" w:sz="0" w:space="0" w:color="auto"/>
        <w:bottom w:val="none" w:sz="0" w:space="0" w:color="auto"/>
        <w:right w:val="none" w:sz="0" w:space="0" w:color="auto"/>
      </w:divBdr>
    </w:div>
    <w:div w:id="321272542">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361264">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4748857">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33537726">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52847796">
      <w:bodyDiv w:val="1"/>
      <w:marLeft w:val="0"/>
      <w:marRight w:val="0"/>
      <w:marTop w:val="0"/>
      <w:marBottom w:val="0"/>
      <w:divBdr>
        <w:top w:val="none" w:sz="0" w:space="0" w:color="auto"/>
        <w:left w:val="none" w:sz="0" w:space="0" w:color="auto"/>
        <w:bottom w:val="none" w:sz="0" w:space="0" w:color="auto"/>
        <w:right w:val="none" w:sz="0" w:space="0" w:color="auto"/>
      </w:divBdr>
    </w:div>
    <w:div w:id="354888167">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12708299">
      <w:bodyDiv w:val="1"/>
      <w:marLeft w:val="0"/>
      <w:marRight w:val="0"/>
      <w:marTop w:val="0"/>
      <w:marBottom w:val="0"/>
      <w:divBdr>
        <w:top w:val="none" w:sz="0" w:space="0" w:color="auto"/>
        <w:left w:val="none" w:sz="0" w:space="0" w:color="auto"/>
        <w:bottom w:val="none" w:sz="0" w:space="0" w:color="auto"/>
        <w:right w:val="none" w:sz="0" w:space="0" w:color="auto"/>
      </w:divBdr>
    </w:div>
    <w:div w:id="413010623">
      <w:bodyDiv w:val="1"/>
      <w:marLeft w:val="0"/>
      <w:marRight w:val="0"/>
      <w:marTop w:val="0"/>
      <w:marBottom w:val="0"/>
      <w:divBdr>
        <w:top w:val="none" w:sz="0" w:space="0" w:color="auto"/>
        <w:left w:val="none" w:sz="0" w:space="0" w:color="auto"/>
        <w:bottom w:val="none" w:sz="0" w:space="0" w:color="auto"/>
        <w:right w:val="none" w:sz="0" w:space="0" w:color="auto"/>
      </w:divBdr>
    </w:div>
    <w:div w:id="414129298">
      <w:bodyDiv w:val="1"/>
      <w:marLeft w:val="0"/>
      <w:marRight w:val="0"/>
      <w:marTop w:val="0"/>
      <w:marBottom w:val="0"/>
      <w:divBdr>
        <w:top w:val="none" w:sz="0" w:space="0" w:color="auto"/>
        <w:left w:val="none" w:sz="0" w:space="0" w:color="auto"/>
        <w:bottom w:val="none" w:sz="0" w:space="0" w:color="auto"/>
        <w:right w:val="none" w:sz="0" w:space="0" w:color="auto"/>
      </w:divBdr>
    </w:div>
    <w:div w:id="419254714">
      <w:bodyDiv w:val="1"/>
      <w:marLeft w:val="0"/>
      <w:marRight w:val="0"/>
      <w:marTop w:val="0"/>
      <w:marBottom w:val="0"/>
      <w:divBdr>
        <w:top w:val="none" w:sz="0" w:space="0" w:color="auto"/>
        <w:left w:val="none" w:sz="0" w:space="0" w:color="auto"/>
        <w:bottom w:val="none" w:sz="0" w:space="0" w:color="auto"/>
        <w:right w:val="none" w:sz="0" w:space="0" w:color="auto"/>
      </w:divBdr>
    </w:div>
    <w:div w:id="422995819">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40145056">
      <w:bodyDiv w:val="1"/>
      <w:marLeft w:val="0"/>
      <w:marRight w:val="0"/>
      <w:marTop w:val="0"/>
      <w:marBottom w:val="0"/>
      <w:divBdr>
        <w:top w:val="none" w:sz="0" w:space="0" w:color="auto"/>
        <w:left w:val="none" w:sz="0" w:space="0" w:color="auto"/>
        <w:bottom w:val="none" w:sz="0" w:space="0" w:color="auto"/>
        <w:right w:val="none" w:sz="0" w:space="0" w:color="auto"/>
      </w:divBdr>
    </w:div>
    <w:div w:id="447512010">
      <w:bodyDiv w:val="1"/>
      <w:marLeft w:val="0"/>
      <w:marRight w:val="0"/>
      <w:marTop w:val="0"/>
      <w:marBottom w:val="0"/>
      <w:divBdr>
        <w:top w:val="none" w:sz="0" w:space="0" w:color="auto"/>
        <w:left w:val="none" w:sz="0" w:space="0" w:color="auto"/>
        <w:bottom w:val="none" w:sz="0" w:space="0" w:color="auto"/>
        <w:right w:val="none" w:sz="0" w:space="0" w:color="auto"/>
      </w:divBdr>
    </w:div>
    <w:div w:id="450786838">
      <w:bodyDiv w:val="1"/>
      <w:marLeft w:val="0"/>
      <w:marRight w:val="0"/>
      <w:marTop w:val="0"/>
      <w:marBottom w:val="0"/>
      <w:divBdr>
        <w:top w:val="none" w:sz="0" w:space="0" w:color="auto"/>
        <w:left w:val="none" w:sz="0" w:space="0" w:color="auto"/>
        <w:bottom w:val="none" w:sz="0" w:space="0" w:color="auto"/>
        <w:right w:val="none" w:sz="0" w:space="0" w:color="auto"/>
      </w:divBdr>
    </w:div>
    <w:div w:id="459962833">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68285844">
      <w:bodyDiv w:val="1"/>
      <w:marLeft w:val="0"/>
      <w:marRight w:val="0"/>
      <w:marTop w:val="0"/>
      <w:marBottom w:val="0"/>
      <w:divBdr>
        <w:top w:val="none" w:sz="0" w:space="0" w:color="auto"/>
        <w:left w:val="none" w:sz="0" w:space="0" w:color="auto"/>
        <w:bottom w:val="none" w:sz="0" w:space="0" w:color="auto"/>
        <w:right w:val="none" w:sz="0" w:space="0" w:color="auto"/>
      </w:divBdr>
    </w:div>
    <w:div w:id="469250496">
      <w:bodyDiv w:val="1"/>
      <w:marLeft w:val="0"/>
      <w:marRight w:val="0"/>
      <w:marTop w:val="0"/>
      <w:marBottom w:val="0"/>
      <w:divBdr>
        <w:top w:val="none" w:sz="0" w:space="0" w:color="auto"/>
        <w:left w:val="none" w:sz="0" w:space="0" w:color="auto"/>
        <w:bottom w:val="none" w:sz="0" w:space="0" w:color="auto"/>
        <w:right w:val="none" w:sz="0" w:space="0" w:color="auto"/>
      </w:divBdr>
    </w:div>
    <w:div w:id="471488036">
      <w:bodyDiv w:val="1"/>
      <w:marLeft w:val="0"/>
      <w:marRight w:val="0"/>
      <w:marTop w:val="0"/>
      <w:marBottom w:val="0"/>
      <w:divBdr>
        <w:top w:val="none" w:sz="0" w:space="0" w:color="auto"/>
        <w:left w:val="none" w:sz="0" w:space="0" w:color="auto"/>
        <w:bottom w:val="none" w:sz="0" w:space="0" w:color="auto"/>
        <w:right w:val="none" w:sz="0" w:space="0" w:color="auto"/>
      </w:divBdr>
    </w:div>
    <w:div w:id="476844621">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85971735">
      <w:bodyDiv w:val="1"/>
      <w:marLeft w:val="0"/>
      <w:marRight w:val="0"/>
      <w:marTop w:val="0"/>
      <w:marBottom w:val="0"/>
      <w:divBdr>
        <w:top w:val="none" w:sz="0" w:space="0" w:color="auto"/>
        <w:left w:val="none" w:sz="0" w:space="0" w:color="auto"/>
        <w:bottom w:val="none" w:sz="0" w:space="0" w:color="auto"/>
        <w:right w:val="none" w:sz="0" w:space="0" w:color="auto"/>
      </w:divBdr>
    </w:div>
    <w:div w:id="487743730">
      <w:bodyDiv w:val="1"/>
      <w:marLeft w:val="0"/>
      <w:marRight w:val="0"/>
      <w:marTop w:val="0"/>
      <w:marBottom w:val="0"/>
      <w:divBdr>
        <w:top w:val="none" w:sz="0" w:space="0" w:color="auto"/>
        <w:left w:val="none" w:sz="0" w:space="0" w:color="auto"/>
        <w:bottom w:val="none" w:sz="0" w:space="0" w:color="auto"/>
        <w:right w:val="none" w:sz="0" w:space="0" w:color="auto"/>
      </w:divBdr>
    </w:div>
    <w:div w:id="488835213">
      <w:bodyDiv w:val="1"/>
      <w:marLeft w:val="0"/>
      <w:marRight w:val="0"/>
      <w:marTop w:val="0"/>
      <w:marBottom w:val="0"/>
      <w:divBdr>
        <w:top w:val="none" w:sz="0" w:space="0" w:color="auto"/>
        <w:left w:val="none" w:sz="0" w:space="0" w:color="auto"/>
        <w:bottom w:val="none" w:sz="0" w:space="0" w:color="auto"/>
        <w:right w:val="none" w:sz="0" w:space="0" w:color="auto"/>
      </w:divBdr>
    </w:div>
    <w:div w:id="492986299">
      <w:bodyDiv w:val="1"/>
      <w:marLeft w:val="0"/>
      <w:marRight w:val="0"/>
      <w:marTop w:val="0"/>
      <w:marBottom w:val="0"/>
      <w:divBdr>
        <w:top w:val="none" w:sz="0" w:space="0" w:color="auto"/>
        <w:left w:val="none" w:sz="0" w:space="0" w:color="auto"/>
        <w:bottom w:val="none" w:sz="0" w:space="0" w:color="auto"/>
        <w:right w:val="none" w:sz="0" w:space="0" w:color="auto"/>
      </w:divBdr>
    </w:div>
    <w:div w:id="493037431">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5192000">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0954">
      <w:bodyDiv w:val="1"/>
      <w:marLeft w:val="0"/>
      <w:marRight w:val="0"/>
      <w:marTop w:val="0"/>
      <w:marBottom w:val="0"/>
      <w:divBdr>
        <w:top w:val="none" w:sz="0" w:space="0" w:color="auto"/>
        <w:left w:val="none" w:sz="0" w:space="0" w:color="auto"/>
        <w:bottom w:val="none" w:sz="0" w:space="0" w:color="auto"/>
        <w:right w:val="none" w:sz="0" w:space="0" w:color="auto"/>
      </w:divBdr>
    </w:div>
    <w:div w:id="514733916">
      <w:bodyDiv w:val="1"/>
      <w:marLeft w:val="0"/>
      <w:marRight w:val="0"/>
      <w:marTop w:val="0"/>
      <w:marBottom w:val="0"/>
      <w:divBdr>
        <w:top w:val="none" w:sz="0" w:space="0" w:color="auto"/>
        <w:left w:val="none" w:sz="0" w:space="0" w:color="auto"/>
        <w:bottom w:val="none" w:sz="0" w:space="0" w:color="auto"/>
        <w:right w:val="none" w:sz="0" w:space="0" w:color="auto"/>
      </w:divBdr>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7915072">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068391">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4389179">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552959582">
      <w:bodyDiv w:val="1"/>
      <w:marLeft w:val="0"/>
      <w:marRight w:val="0"/>
      <w:marTop w:val="0"/>
      <w:marBottom w:val="0"/>
      <w:divBdr>
        <w:top w:val="none" w:sz="0" w:space="0" w:color="auto"/>
        <w:left w:val="none" w:sz="0" w:space="0" w:color="auto"/>
        <w:bottom w:val="none" w:sz="0" w:space="0" w:color="auto"/>
        <w:right w:val="none" w:sz="0" w:space="0" w:color="auto"/>
      </w:divBdr>
    </w:div>
    <w:div w:id="558440531">
      <w:bodyDiv w:val="1"/>
      <w:marLeft w:val="0"/>
      <w:marRight w:val="0"/>
      <w:marTop w:val="0"/>
      <w:marBottom w:val="0"/>
      <w:divBdr>
        <w:top w:val="none" w:sz="0" w:space="0" w:color="auto"/>
        <w:left w:val="none" w:sz="0" w:space="0" w:color="auto"/>
        <w:bottom w:val="none" w:sz="0" w:space="0" w:color="auto"/>
        <w:right w:val="none" w:sz="0" w:space="0" w:color="auto"/>
      </w:divBdr>
    </w:div>
    <w:div w:id="560556457">
      <w:bodyDiv w:val="1"/>
      <w:marLeft w:val="0"/>
      <w:marRight w:val="0"/>
      <w:marTop w:val="0"/>
      <w:marBottom w:val="0"/>
      <w:divBdr>
        <w:top w:val="none" w:sz="0" w:space="0" w:color="auto"/>
        <w:left w:val="none" w:sz="0" w:space="0" w:color="auto"/>
        <w:bottom w:val="none" w:sz="0" w:space="0" w:color="auto"/>
        <w:right w:val="none" w:sz="0" w:space="0" w:color="auto"/>
      </w:divBdr>
    </w:div>
    <w:div w:id="566644820">
      <w:bodyDiv w:val="1"/>
      <w:marLeft w:val="0"/>
      <w:marRight w:val="0"/>
      <w:marTop w:val="0"/>
      <w:marBottom w:val="0"/>
      <w:divBdr>
        <w:top w:val="none" w:sz="0" w:space="0" w:color="auto"/>
        <w:left w:val="none" w:sz="0" w:space="0" w:color="auto"/>
        <w:bottom w:val="none" w:sz="0" w:space="0" w:color="auto"/>
        <w:right w:val="none" w:sz="0" w:space="0" w:color="auto"/>
      </w:divBdr>
    </w:div>
    <w:div w:id="567494917">
      <w:bodyDiv w:val="1"/>
      <w:marLeft w:val="0"/>
      <w:marRight w:val="0"/>
      <w:marTop w:val="0"/>
      <w:marBottom w:val="0"/>
      <w:divBdr>
        <w:top w:val="none" w:sz="0" w:space="0" w:color="auto"/>
        <w:left w:val="none" w:sz="0" w:space="0" w:color="auto"/>
        <w:bottom w:val="none" w:sz="0" w:space="0" w:color="auto"/>
        <w:right w:val="none" w:sz="0" w:space="0" w:color="auto"/>
      </w:divBdr>
    </w:div>
    <w:div w:id="568731271">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27321290">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42925239">
      <w:bodyDiv w:val="1"/>
      <w:marLeft w:val="0"/>
      <w:marRight w:val="0"/>
      <w:marTop w:val="0"/>
      <w:marBottom w:val="0"/>
      <w:divBdr>
        <w:top w:val="none" w:sz="0" w:space="0" w:color="auto"/>
        <w:left w:val="none" w:sz="0" w:space="0" w:color="auto"/>
        <w:bottom w:val="none" w:sz="0" w:space="0" w:color="auto"/>
        <w:right w:val="none" w:sz="0" w:space="0" w:color="auto"/>
      </w:divBdr>
    </w:div>
    <w:div w:id="644437324">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4996454">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353262">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685593586">
      <w:bodyDiv w:val="1"/>
      <w:marLeft w:val="0"/>
      <w:marRight w:val="0"/>
      <w:marTop w:val="0"/>
      <w:marBottom w:val="0"/>
      <w:divBdr>
        <w:top w:val="none" w:sz="0" w:space="0" w:color="auto"/>
        <w:left w:val="none" w:sz="0" w:space="0" w:color="auto"/>
        <w:bottom w:val="none" w:sz="0" w:space="0" w:color="auto"/>
        <w:right w:val="none" w:sz="0" w:space="0" w:color="auto"/>
      </w:divBdr>
    </w:div>
    <w:div w:id="690646713">
      <w:bodyDiv w:val="1"/>
      <w:marLeft w:val="0"/>
      <w:marRight w:val="0"/>
      <w:marTop w:val="0"/>
      <w:marBottom w:val="0"/>
      <w:divBdr>
        <w:top w:val="none" w:sz="0" w:space="0" w:color="auto"/>
        <w:left w:val="none" w:sz="0" w:space="0" w:color="auto"/>
        <w:bottom w:val="none" w:sz="0" w:space="0" w:color="auto"/>
        <w:right w:val="none" w:sz="0" w:space="0" w:color="auto"/>
      </w:divBdr>
    </w:div>
    <w:div w:id="702904166">
      <w:bodyDiv w:val="1"/>
      <w:marLeft w:val="0"/>
      <w:marRight w:val="0"/>
      <w:marTop w:val="0"/>
      <w:marBottom w:val="0"/>
      <w:divBdr>
        <w:top w:val="none" w:sz="0" w:space="0" w:color="auto"/>
        <w:left w:val="none" w:sz="0" w:space="0" w:color="auto"/>
        <w:bottom w:val="none" w:sz="0" w:space="0" w:color="auto"/>
        <w:right w:val="none" w:sz="0" w:space="0" w:color="auto"/>
      </w:divBdr>
    </w:div>
    <w:div w:id="703679916">
      <w:bodyDiv w:val="1"/>
      <w:marLeft w:val="0"/>
      <w:marRight w:val="0"/>
      <w:marTop w:val="0"/>
      <w:marBottom w:val="0"/>
      <w:divBdr>
        <w:top w:val="none" w:sz="0" w:space="0" w:color="auto"/>
        <w:left w:val="none" w:sz="0" w:space="0" w:color="auto"/>
        <w:bottom w:val="none" w:sz="0" w:space="0" w:color="auto"/>
        <w:right w:val="none" w:sz="0" w:space="0" w:color="auto"/>
      </w:divBdr>
    </w:div>
    <w:div w:id="715929561">
      <w:bodyDiv w:val="1"/>
      <w:marLeft w:val="0"/>
      <w:marRight w:val="0"/>
      <w:marTop w:val="0"/>
      <w:marBottom w:val="0"/>
      <w:divBdr>
        <w:top w:val="none" w:sz="0" w:space="0" w:color="auto"/>
        <w:left w:val="none" w:sz="0" w:space="0" w:color="auto"/>
        <w:bottom w:val="none" w:sz="0" w:space="0" w:color="auto"/>
        <w:right w:val="none" w:sz="0" w:space="0" w:color="auto"/>
      </w:divBdr>
      <w:divsChild>
        <w:div w:id="405998644">
          <w:marLeft w:val="0"/>
          <w:marRight w:val="0"/>
          <w:marTop w:val="0"/>
          <w:marBottom w:val="0"/>
          <w:divBdr>
            <w:top w:val="none" w:sz="0" w:space="0" w:color="auto"/>
            <w:left w:val="none" w:sz="0" w:space="0" w:color="auto"/>
            <w:bottom w:val="none" w:sz="0" w:space="0" w:color="auto"/>
            <w:right w:val="none" w:sz="0" w:space="0" w:color="auto"/>
          </w:divBdr>
          <w:divsChild>
            <w:div w:id="1351687324">
              <w:marLeft w:val="0"/>
              <w:marRight w:val="0"/>
              <w:marTop w:val="0"/>
              <w:marBottom w:val="0"/>
              <w:divBdr>
                <w:top w:val="none" w:sz="0" w:space="0" w:color="auto"/>
                <w:left w:val="none" w:sz="0" w:space="0" w:color="auto"/>
                <w:bottom w:val="none" w:sz="0" w:space="0" w:color="auto"/>
                <w:right w:val="none" w:sz="0" w:space="0" w:color="auto"/>
              </w:divBdr>
            </w:div>
            <w:div w:id="444622256">
              <w:marLeft w:val="0"/>
              <w:marRight w:val="0"/>
              <w:marTop w:val="0"/>
              <w:marBottom w:val="0"/>
              <w:divBdr>
                <w:top w:val="none" w:sz="0" w:space="0" w:color="auto"/>
                <w:left w:val="none" w:sz="0" w:space="0" w:color="auto"/>
                <w:bottom w:val="none" w:sz="0" w:space="0" w:color="auto"/>
                <w:right w:val="none" w:sz="0" w:space="0" w:color="auto"/>
              </w:divBdr>
            </w:div>
            <w:div w:id="1034773979">
              <w:marLeft w:val="0"/>
              <w:marRight w:val="0"/>
              <w:marTop w:val="0"/>
              <w:marBottom w:val="0"/>
              <w:divBdr>
                <w:top w:val="none" w:sz="0" w:space="0" w:color="auto"/>
                <w:left w:val="none" w:sz="0" w:space="0" w:color="auto"/>
                <w:bottom w:val="none" w:sz="0" w:space="0" w:color="auto"/>
                <w:right w:val="none" w:sz="0" w:space="0" w:color="auto"/>
              </w:divBdr>
            </w:div>
            <w:div w:id="447511518">
              <w:marLeft w:val="0"/>
              <w:marRight w:val="0"/>
              <w:marTop w:val="0"/>
              <w:marBottom w:val="0"/>
              <w:divBdr>
                <w:top w:val="none" w:sz="0" w:space="0" w:color="auto"/>
                <w:left w:val="none" w:sz="0" w:space="0" w:color="auto"/>
                <w:bottom w:val="none" w:sz="0" w:space="0" w:color="auto"/>
                <w:right w:val="none" w:sz="0" w:space="0" w:color="auto"/>
              </w:divBdr>
            </w:div>
            <w:div w:id="566234355">
              <w:marLeft w:val="0"/>
              <w:marRight w:val="0"/>
              <w:marTop w:val="0"/>
              <w:marBottom w:val="0"/>
              <w:divBdr>
                <w:top w:val="none" w:sz="0" w:space="0" w:color="auto"/>
                <w:left w:val="none" w:sz="0" w:space="0" w:color="auto"/>
                <w:bottom w:val="none" w:sz="0" w:space="0" w:color="auto"/>
                <w:right w:val="none" w:sz="0" w:space="0" w:color="auto"/>
              </w:divBdr>
            </w:div>
            <w:div w:id="1190605952">
              <w:marLeft w:val="0"/>
              <w:marRight w:val="0"/>
              <w:marTop w:val="0"/>
              <w:marBottom w:val="0"/>
              <w:divBdr>
                <w:top w:val="none" w:sz="0" w:space="0" w:color="auto"/>
                <w:left w:val="none" w:sz="0" w:space="0" w:color="auto"/>
                <w:bottom w:val="none" w:sz="0" w:space="0" w:color="auto"/>
                <w:right w:val="none" w:sz="0" w:space="0" w:color="auto"/>
              </w:divBdr>
            </w:div>
            <w:div w:id="888538870">
              <w:marLeft w:val="0"/>
              <w:marRight w:val="0"/>
              <w:marTop w:val="0"/>
              <w:marBottom w:val="0"/>
              <w:divBdr>
                <w:top w:val="none" w:sz="0" w:space="0" w:color="auto"/>
                <w:left w:val="none" w:sz="0" w:space="0" w:color="auto"/>
                <w:bottom w:val="none" w:sz="0" w:space="0" w:color="auto"/>
                <w:right w:val="none" w:sz="0" w:space="0" w:color="auto"/>
              </w:divBdr>
            </w:div>
            <w:div w:id="554894746">
              <w:marLeft w:val="0"/>
              <w:marRight w:val="0"/>
              <w:marTop w:val="0"/>
              <w:marBottom w:val="0"/>
              <w:divBdr>
                <w:top w:val="none" w:sz="0" w:space="0" w:color="auto"/>
                <w:left w:val="none" w:sz="0" w:space="0" w:color="auto"/>
                <w:bottom w:val="none" w:sz="0" w:space="0" w:color="auto"/>
                <w:right w:val="none" w:sz="0" w:space="0" w:color="auto"/>
              </w:divBdr>
            </w:div>
            <w:div w:id="2128349938">
              <w:marLeft w:val="0"/>
              <w:marRight w:val="0"/>
              <w:marTop w:val="0"/>
              <w:marBottom w:val="0"/>
              <w:divBdr>
                <w:top w:val="none" w:sz="0" w:space="0" w:color="auto"/>
                <w:left w:val="none" w:sz="0" w:space="0" w:color="auto"/>
                <w:bottom w:val="none" w:sz="0" w:space="0" w:color="auto"/>
                <w:right w:val="none" w:sz="0" w:space="0" w:color="auto"/>
              </w:divBdr>
            </w:div>
            <w:div w:id="1844516625">
              <w:marLeft w:val="0"/>
              <w:marRight w:val="0"/>
              <w:marTop w:val="0"/>
              <w:marBottom w:val="0"/>
              <w:divBdr>
                <w:top w:val="none" w:sz="0" w:space="0" w:color="auto"/>
                <w:left w:val="none" w:sz="0" w:space="0" w:color="auto"/>
                <w:bottom w:val="none" w:sz="0" w:space="0" w:color="auto"/>
                <w:right w:val="none" w:sz="0" w:space="0" w:color="auto"/>
              </w:divBdr>
            </w:div>
            <w:div w:id="1917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8994">
      <w:bodyDiv w:val="1"/>
      <w:marLeft w:val="0"/>
      <w:marRight w:val="0"/>
      <w:marTop w:val="0"/>
      <w:marBottom w:val="0"/>
      <w:divBdr>
        <w:top w:val="none" w:sz="0" w:space="0" w:color="auto"/>
        <w:left w:val="none" w:sz="0" w:space="0" w:color="auto"/>
        <w:bottom w:val="none" w:sz="0" w:space="0" w:color="auto"/>
        <w:right w:val="none" w:sz="0" w:space="0" w:color="auto"/>
      </w:divBdr>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54783129">
      <w:bodyDiv w:val="1"/>
      <w:marLeft w:val="0"/>
      <w:marRight w:val="0"/>
      <w:marTop w:val="0"/>
      <w:marBottom w:val="0"/>
      <w:divBdr>
        <w:top w:val="none" w:sz="0" w:space="0" w:color="auto"/>
        <w:left w:val="none" w:sz="0" w:space="0" w:color="auto"/>
        <w:bottom w:val="none" w:sz="0" w:space="0" w:color="auto"/>
        <w:right w:val="none" w:sz="0" w:space="0" w:color="auto"/>
      </w:divBdr>
    </w:div>
    <w:div w:id="755248017">
      <w:bodyDiv w:val="1"/>
      <w:marLeft w:val="0"/>
      <w:marRight w:val="0"/>
      <w:marTop w:val="0"/>
      <w:marBottom w:val="0"/>
      <w:divBdr>
        <w:top w:val="none" w:sz="0" w:space="0" w:color="auto"/>
        <w:left w:val="none" w:sz="0" w:space="0" w:color="auto"/>
        <w:bottom w:val="none" w:sz="0" w:space="0" w:color="auto"/>
        <w:right w:val="none" w:sz="0" w:space="0" w:color="auto"/>
      </w:divBdr>
    </w:div>
    <w:div w:id="760178588">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66004751">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79955439">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795492720">
      <w:bodyDiv w:val="1"/>
      <w:marLeft w:val="0"/>
      <w:marRight w:val="0"/>
      <w:marTop w:val="0"/>
      <w:marBottom w:val="0"/>
      <w:divBdr>
        <w:top w:val="none" w:sz="0" w:space="0" w:color="auto"/>
        <w:left w:val="none" w:sz="0" w:space="0" w:color="auto"/>
        <w:bottom w:val="none" w:sz="0" w:space="0" w:color="auto"/>
        <w:right w:val="none" w:sz="0" w:space="0" w:color="auto"/>
      </w:divBdr>
    </w:div>
    <w:div w:id="798499596">
      <w:bodyDiv w:val="1"/>
      <w:marLeft w:val="0"/>
      <w:marRight w:val="0"/>
      <w:marTop w:val="0"/>
      <w:marBottom w:val="0"/>
      <w:divBdr>
        <w:top w:val="none" w:sz="0" w:space="0" w:color="auto"/>
        <w:left w:val="none" w:sz="0" w:space="0" w:color="auto"/>
        <w:bottom w:val="none" w:sz="0" w:space="0" w:color="auto"/>
        <w:right w:val="none" w:sz="0" w:space="0" w:color="auto"/>
      </w:divBdr>
    </w:div>
    <w:div w:id="805663304">
      <w:bodyDiv w:val="1"/>
      <w:marLeft w:val="0"/>
      <w:marRight w:val="0"/>
      <w:marTop w:val="0"/>
      <w:marBottom w:val="0"/>
      <w:divBdr>
        <w:top w:val="none" w:sz="0" w:space="0" w:color="auto"/>
        <w:left w:val="none" w:sz="0" w:space="0" w:color="auto"/>
        <w:bottom w:val="none" w:sz="0" w:space="0" w:color="auto"/>
        <w:right w:val="none" w:sz="0" w:space="0" w:color="auto"/>
      </w:divBdr>
    </w:div>
    <w:div w:id="805897556">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27938901">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5002427">
      <w:bodyDiv w:val="1"/>
      <w:marLeft w:val="0"/>
      <w:marRight w:val="0"/>
      <w:marTop w:val="0"/>
      <w:marBottom w:val="0"/>
      <w:divBdr>
        <w:top w:val="none" w:sz="0" w:space="0" w:color="auto"/>
        <w:left w:val="none" w:sz="0" w:space="0" w:color="auto"/>
        <w:bottom w:val="none" w:sz="0" w:space="0" w:color="auto"/>
        <w:right w:val="none" w:sz="0" w:space="0" w:color="auto"/>
      </w:divBdr>
    </w:div>
    <w:div w:id="837964266">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56314428">
      <w:bodyDiv w:val="1"/>
      <w:marLeft w:val="0"/>
      <w:marRight w:val="0"/>
      <w:marTop w:val="0"/>
      <w:marBottom w:val="0"/>
      <w:divBdr>
        <w:top w:val="none" w:sz="0" w:space="0" w:color="auto"/>
        <w:left w:val="none" w:sz="0" w:space="0" w:color="auto"/>
        <w:bottom w:val="none" w:sz="0" w:space="0" w:color="auto"/>
        <w:right w:val="none" w:sz="0" w:space="0" w:color="auto"/>
      </w:divBdr>
    </w:div>
    <w:div w:id="856886289">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1208733">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894195943">
      <w:bodyDiv w:val="1"/>
      <w:marLeft w:val="0"/>
      <w:marRight w:val="0"/>
      <w:marTop w:val="0"/>
      <w:marBottom w:val="0"/>
      <w:divBdr>
        <w:top w:val="none" w:sz="0" w:space="0" w:color="auto"/>
        <w:left w:val="none" w:sz="0" w:space="0" w:color="auto"/>
        <w:bottom w:val="none" w:sz="0" w:space="0" w:color="auto"/>
        <w:right w:val="none" w:sz="0" w:space="0" w:color="auto"/>
      </w:divBdr>
    </w:div>
    <w:div w:id="896208864">
      <w:bodyDiv w:val="1"/>
      <w:marLeft w:val="0"/>
      <w:marRight w:val="0"/>
      <w:marTop w:val="0"/>
      <w:marBottom w:val="0"/>
      <w:divBdr>
        <w:top w:val="none" w:sz="0" w:space="0" w:color="auto"/>
        <w:left w:val="none" w:sz="0" w:space="0" w:color="auto"/>
        <w:bottom w:val="none" w:sz="0" w:space="0" w:color="auto"/>
        <w:right w:val="none" w:sz="0" w:space="0" w:color="auto"/>
      </w:divBdr>
    </w:div>
    <w:div w:id="908148545">
      <w:bodyDiv w:val="1"/>
      <w:marLeft w:val="0"/>
      <w:marRight w:val="0"/>
      <w:marTop w:val="0"/>
      <w:marBottom w:val="0"/>
      <w:divBdr>
        <w:top w:val="none" w:sz="0" w:space="0" w:color="auto"/>
        <w:left w:val="none" w:sz="0" w:space="0" w:color="auto"/>
        <w:bottom w:val="none" w:sz="0" w:space="0" w:color="auto"/>
        <w:right w:val="none" w:sz="0" w:space="0" w:color="auto"/>
      </w:divBdr>
    </w:div>
    <w:div w:id="912664928">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42017">
      <w:bodyDiv w:val="1"/>
      <w:marLeft w:val="0"/>
      <w:marRight w:val="0"/>
      <w:marTop w:val="0"/>
      <w:marBottom w:val="0"/>
      <w:divBdr>
        <w:top w:val="none" w:sz="0" w:space="0" w:color="auto"/>
        <w:left w:val="none" w:sz="0" w:space="0" w:color="auto"/>
        <w:bottom w:val="none" w:sz="0" w:space="0" w:color="auto"/>
        <w:right w:val="none" w:sz="0" w:space="0" w:color="auto"/>
      </w:divBdr>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2279296">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4999">
      <w:bodyDiv w:val="1"/>
      <w:marLeft w:val="0"/>
      <w:marRight w:val="0"/>
      <w:marTop w:val="0"/>
      <w:marBottom w:val="0"/>
      <w:divBdr>
        <w:top w:val="none" w:sz="0" w:space="0" w:color="auto"/>
        <w:left w:val="none" w:sz="0" w:space="0" w:color="auto"/>
        <w:bottom w:val="none" w:sz="0" w:space="0" w:color="auto"/>
        <w:right w:val="none" w:sz="0" w:space="0" w:color="auto"/>
      </w:divBdr>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7062297">
      <w:bodyDiv w:val="1"/>
      <w:marLeft w:val="0"/>
      <w:marRight w:val="0"/>
      <w:marTop w:val="0"/>
      <w:marBottom w:val="0"/>
      <w:divBdr>
        <w:top w:val="none" w:sz="0" w:space="0" w:color="auto"/>
        <w:left w:val="none" w:sz="0" w:space="0" w:color="auto"/>
        <w:bottom w:val="none" w:sz="0" w:space="0" w:color="auto"/>
        <w:right w:val="none" w:sz="0" w:space="0" w:color="auto"/>
      </w:divBdr>
    </w:div>
    <w:div w:id="937524855">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5472">
      <w:bodyDiv w:val="1"/>
      <w:marLeft w:val="0"/>
      <w:marRight w:val="0"/>
      <w:marTop w:val="0"/>
      <w:marBottom w:val="0"/>
      <w:divBdr>
        <w:top w:val="none" w:sz="0" w:space="0" w:color="auto"/>
        <w:left w:val="none" w:sz="0" w:space="0" w:color="auto"/>
        <w:bottom w:val="none" w:sz="0" w:space="0" w:color="auto"/>
        <w:right w:val="none" w:sz="0" w:space="0" w:color="auto"/>
      </w:divBdr>
    </w:div>
    <w:div w:id="943079066">
      <w:bodyDiv w:val="1"/>
      <w:marLeft w:val="0"/>
      <w:marRight w:val="0"/>
      <w:marTop w:val="0"/>
      <w:marBottom w:val="0"/>
      <w:divBdr>
        <w:top w:val="none" w:sz="0" w:space="0" w:color="auto"/>
        <w:left w:val="none" w:sz="0" w:space="0" w:color="auto"/>
        <w:bottom w:val="none" w:sz="0" w:space="0" w:color="auto"/>
        <w:right w:val="none" w:sz="0" w:space="0" w:color="auto"/>
      </w:divBdr>
    </w:div>
    <w:div w:id="946304521">
      <w:bodyDiv w:val="1"/>
      <w:marLeft w:val="0"/>
      <w:marRight w:val="0"/>
      <w:marTop w:val="0"/>
      <w:marBottom w:val="0"/>
      <w:divBdr>
        <w:top w:val="none" w:sz="0" w:space="0" w:color="auto"/>
        <w:left w:val="none" w:sz="0" w:space="0" w:color="auto"/>
        <w:bottom w:val="none" w:sz="0" w:space="0" w:color="auto"/>
        <w:right w:val="none" w:sz="0" w:space="0" w:color="auto"/>
      </w:divBdr>
    </w:div>
    <w:div w:id="957564516">
      <w:bodyDiv w:val="1"/>
      <w:marLeft w:val="0"/>
      <w:marRight w:val="0"/>
      <w:marTop w:val="0"/>
      <w:marBottom w:val="0"/>
      <w:divBdr>
        <w:top w:val="none" w:sz="0" w:space="0" w:color="auto"/>
        <w:left w:val="none" w:sz="0" w:space="0" w:color="auto"/>
        <w:bottom w:val="none" w:sz="0" w:space="0" w:color="auto"/>
        <w:right w:val="none" w:sz="0" w:space="0" w:color="auto"/>
      </w:divBdr>
    </w:div>
    <w:div w:id="960308290">
      <w:bodyDiv w:val="1"/>
      <w:marLeft w:val="0"/>
      <w:marRight w:val="0"/>
      <w:marTop w:val="0"/>
      <w:marBottom w:val="0"/>
      <w:divBdr>
        <w:top w:val="none" w:sz="0" w:space="0" w:color="auto"/>
        <w:left w:val="none" w:sz="0" w:space="0" w:color="auto"/>
        <w:bottom w:val="none" w:sz="0" w:space="0" w:color="auto"/>
        <w:right w:val="none" w:sz="0" w:space="0" w:color="auto"/>
      </w:divBdr>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964509658">
      <w:bodyDiv w:val="1"/>
      <w:marLeft w:val="0"/>
      <w:marRight w:val="0"/>
      <w:marTop w:val="0"/>
      <w:marBottom w:val="0"/>
      <w:divBdr>
        <w:top w:val="none" w:sz="0" w:space="0" w:color="auto"/>
        <w:left w:val="none" w:sz="0" w:space="0" w:color="auto"/>
        <w:bottom w:val="none" w:sz="0" w:space="0" w:color="auto"/>
        <w:right w:val="none" w:sz="0" w:space="0" w:color="auto"/>
      </w:divBdr>
    </w:div>
    <w:div w:id="967012153">
      <w:bodyDiv w:val="1"/>
      <w:marLeft w:val="0"/>
      <w:marRight w:val="0"/>
      <w:marTop w:val="0"/>
      <w:marBottom w:val="0"/>
      <w:divBdr>
        <w:top w:val="none" w:sz="0" w:space="0" w:color="auto"/>
        <w:left w:val="none" w:sz="0" w:space="0" w:color="auto"/>
        <w:bottom w:val="none" w:sz="0" w:space="0" w:color="auto"/>
        <w:right w:val="none" w:sz="0" w:space="0" w:color="auto"/>
      </w:divBdr>
    </w:div>
    <w:div w:id="968121773">
      <w:bodyDiv w:val="1"/>
      <w:marLeft w:val="0"/>
      <w:marRight w:val="0"/>
      <w:marTop w:val="0"/>
      <w:marBottom w:val="0"/>
      <w:divBdr>
        <w:top w:val="none" w:sz="0" w:space="0" w:color="auto"/>
        <w:left w:val="none" w:sz="0" w:space="0" w:color="auto"/>
        <w:bottom w:val="none" w:sz="0" w:space="0" w:color="auto"/>
        <w:right w:val="none" w:sz="0" w:space="0" w:color="auto"/>
      </w:divBdr>
    </w:div>
    <w:div w:id="986470487">
      <w:bodyDiv w:val="1"/>
      <w:marLeft w:val="0"/>
      <w:marRight w:val="0"/>
      <w:marTop w:val="0"/>
      <w:marBottom w:val="0"/>
      <w:divBdr>
        <w:top w:val="none" w:sz="0" w:space="0" w:color="auto"/>
        <w:left w:val="none" w:sz="0" w:space="0" w:color="auto"/>
        <w:bottom w:val="none" w:sz="0" w:space="0" w:color="auto"/>
        <w:right w:val="none" w:sz="0" w:space="0" w:color="auto"/>
      </w:divBdr>
    </w:div>
    <w:div w:id="987050923">
      <w:bodyDiv w:val="1"/>
      <w:marLeft w:val="0"/>
      <w:marRight w:val="0"/>
      <w:marTop w:val="0"/>
      <w:marBottom w:val="0"/>
      <w:divBdr>
        <w:top w:val="none" w:sz="0" w:space="0" w:color="auto"/>
        <w:left w:val="none" w:sz="0" w:space="0" w:color="auto"/>
        <w:bottom w:val="none" w:sz="0" w:space="0" w:color="auto"/>
        <w:right w:val="none" w:sz="0" w:space="0" w:color="auto"/>
      </w:divBdr>
    </w:div>
    <w:div w:id="991906266">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06832308">
      <w:bodyDiv w:val="1"/>
      <w:marLeft w:val="0"/>
      <w:marRight w:val="0"/>
      <w:marTop w:val="0"/>
      <w:marBottom w:val="0"/>
      <w:divBdr>
        <w:top w:val="none" w:sz="0" w:space="0" w:color="auto"/>
        <w:left w:val="none" w:sz="0" w:space="0" w:color="auto"/>
        <w:bottom w:val="none" w:sz="0" w:space="0" w:color="auto"/>
        <w:right w:val="none" w:sz="0" w:space="0" w:color="auto"/>
      </w:divBdr>
    </w:div>
    <w:div w:id="1009453180">
      <w:bodyDiv w:val="1"/>
      <w:marLeft w:val="0"/>
      <w:marRight w:val="0"/>
      <w:marTop w:val="0"/>
      <w:marBottom w:val="0"/>
      <w:divBdr>
        <w:top w:val="none" w:sz="0" w:space="0" w:color="auto"/>
        <w:left w:val="none" w:sz="0" w:space="0" w:color="auto"/>
        <w:bottom w:val="none" w:sz="0" w:space="0" w:color="auto"/>
        <w:right w:val="none" w:sz="0" w:space="0" w:color="auto"/>
      </w:divBdr>
    </w:div>
    <w:div w:id="1012293199">
      <w:bodyDiv w:val="1"/>
      <w:marLeft w:val="0"/>
      <w:marRight w:val="0"/>
      <w:marTop w:val="0"/>
      <w:marBottom w:val="0"/>
      <w:divBdr>
        <w:top w:val="none" w:sz="0" w:space="0" w:color="auto"/>
        <w:left w:val="none" w:sz="0" w:space="0" w:color="auto"/>
        <w:bottom w:val="none" w:sz="0" w:space="0" w:color="auto"/>
        <w:right w:val="none" w:sz="0" w:space="0" w:color="auto"/>
      </w:divBdr>
    </w:div>
    <w:div w:id="1013413200">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0781201">
      <w:bodyDiv w:val="1"/>
      <w:marLeft w:val="0"/>
      <w:marRight w:val="0"/>
      <w:marTop w:val="0"/>
      <w:marBottom w:val="0"/>
      <w:divBdr>
        <w:top w:val="none" w:sz="0" w:space="0" w:color="auto"/>
        <w:left w:val="none" w:sz="0" w:space="0" w:color="auto"/>
        <w:bottom w:val="none" w:sz="0" w:space="0" w:color="auto"/>
        <w:right w:val="none" w:sz="0" w:space="0" w:color="auto"/>
      </w:divBdr>
    </w:div>
    <w:div w:id="1041125339">
      <w:bodyDiv w:val="1"/>
      <w:marLeft w:val="0"/>
      <w:marRight w:val="0"/>
      <w:marTop w:val="0"/>
      <w:marBottom w:val="0"/>
      <w:divBdr>
        <w:top w:val="none" w:sz="0" w:space="0" w:color="auto"/>
        <w:left w:val="none" w:sz="0" w:space="0" w:color="auto"/>
        <w:bottom w:val="none" w:sz="0" w:space="0" w:color="auto"/>
        <w:right w:val="none" w:sz="0" w:space="0" w:color="auto"/>
      </w:divBdr>
    </w:div>
    <w:div w:id="1047071819">
      <w:bodyDiv w:val="1"/>
      <w:marLeft w:val="0"/>
      <w:marRight w:val="0"/>
      <w:marTop w:val="0"/>
      <w:marBottom w:val="0"/>
      <w:divBdr>
        <w:top w:val="none" w:sz="0" w:space="0" w:color="auto"/>
        <w:left w:val="none" w:sz="0" w:space="0" w:color="auto"/>
        <w:bottom w:val="none" w:sz="0" w:space="0" w:color="auto"/>
        <w:right w:val="none" w:sz="0" w:space="0" w:color="auto"/>
      </w:divBdr>
    </w:div>
    <w:div w:id="1047998284">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0499180">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59010446">
      <w:bodyDiv w:val="1"/>
      <w:marLeft w:val="0"/>
      <w:marRight w:val="0"/>
      <w:marTop w:val="0"/>
      <w:marBottom w:val="0"/>
      <w:divBdr>
        <w:top w:val="none" w:sz="0" w:space="0" w:color="auto"/>
        <w:left w:val="none" w:sz="0" w:space="0" w:color="auto"/>
        <w:bottom w:val="none" w:sz="0" w:space="0" w:color="auto"/>
        <w:right w:val="none" w:sz="0" w:space="0" w:color="auto"/>
      </w:divBdr>
    </w:div>
    <w:div w:id="1060326012">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69810111">
      <w:bodyDiv w:val="1"/>
      <w:marLeft w:val="0"/>
      <w:marRight w:val="0"/>
      <w:marTop w:val="0"/>
      <w:marBottom w:val="0"/>
      <w:divBdr>
        <w:top w:val="none" w:sz="0" w:space="0" w:color="auto"/>
        <w:left w:val="none" w:sz="0" w:space="0" w:color="auto"/>
        <w:bottom w:val="none" w:sz="0" w:space="0" w:color="auto"/>
        <w:right w:val="none" w:sz="0" w:space="0" w:color="auto"/>
      </w:divBdr>
    </w:div>
    <w:div w:id="1071267445">
      <w:bodyDiv w:val="1"/>
      <w:marLeft w:val="0"/>
      <w:marRight w:val="0"/>
      <w:marTop w:val="0"/>
      <w:marBottom w:val="0"/>
      <w:divBdr>
        <w:top w:val="none" w:sz="0" w:space="0" w:color="auto"/>
        <w:left w:val="none" w:sz="0" w:space="0" w:color="auto"/>
        <w:bottom w:val="none" w:sz="0" w:space="0" w:color="auto"/>
        <w:right w:val="none" w:sz="0" w:space="0" w:color="auto"/>
      </w:divBdr>
    </w:div>
    <w:div w:id="1074470131">
      <w:bodyDiv w:val="1"/>
      <w:marLeft w:val="0"/>
      <w:marRight w:val="0"/>
      <w:marTop w:val="0"/>
      <w:marBottom w:val="0"/>
      <w:divBdr>
        <w:top w:val="none" w:sz="0" w:space="0" w:color="auto"/>
        <w:left w:val="none" w:sz="0" w:space="0" w:color="auto"/>
        <w:bottom w:val="none" w:sz="0" w:space="0" w:color="auto"/>
        <w:right w:val="none" w:sz="0" w:space="0" w:color="auto"/>
      </w:divBdr>
    </w:div>
    <w:div w:id="1074817907">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2989503">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03571112">
      <w:bodyDiv w:val="1"/>
      <w:marLeft w:val="0"/>
      <w:marRight w:val="0"/>
      <w:marTop w:val="0"/>
      <w:marBottom w:val="0"/>
      <w:divBdr>
        <w:top w:val="none" w:sz="0" w:space="0" w:color="auto"/>
        <w:left w:val="none" w:sz="0" w:space="0" w:color="auto"/>
        <w:bottom w:val="none" w:sz="0" w:space="0" w:color="auto"/>
        <w:right w:val="none" w:sz="0" w:space="0" w:color="auto"/>
      </w:divBdr>
      <w:divsChild>
        <w:div w:id="1493715564">
          <w:marLeft w:val="0"/>
          <w:marRight w:val="0"/>
          <w:marTop w:val="0"/>
          <w:marBottom w:val="0"/>
          <w:divBdr>
            <w:top w:val="none" w:sz="0" w:space="0" w:color="auto"/>
            <w:left w:val="none" w:sz="0" w:space="0" w:color="auto"/>
            <w:bottom w:val="none" w:sz="0" w:space="0" w:color="auto"/>
            <w:right w:val="none" w:sz="0" w:space="0" w:color="auto"/>
          </w:divBdr>
          <w:divsChild>
            <w:div w:id="2042316885">
              <w:marLeft w:val="0"/>
              <w:marRight w:val="0"/>
              <w:marTop w:val="0"/>
              <w:marBottom w:val="0"/>
              <w:divBdr>
                <w:top w:val="none" w:sz="0" w:space="0" w:color="auto"/>
                <w:left w:val="none" w:sz="0" w:space="0" w:color="auto"/>
                <w:bottom w:val="none" w:sz="0" w:space="0" w:color="auto"/>
                <w:right w:val="none" w:sz="0" w:space="0" w:color="auto"/>
              </w:divBdr>
            </w:div>
            <w:div w:id="114956445">
              <w:marLeft w:val="0"/>
              <w:marRight w:val="0"/>
              <w:marTop w:val="0"/>
              <w:marBottom w:val="0"/>
              <w:divBdr>
                <w:top w:val="none" w:sz="0" w:space="0" w:color="auto"/>
                <w:left w:val="none" w:sz="0" w:space="0" w:color="auto"/>
                <w:bottom w:val="none" w:sz="0" w:space="0" w:color="auto"/>
                <w:right w:val="none" w:sz="0" w:space="0" w:color="auto"/>
              </w:divBdr>
            </w:div>
            <w:div w:id="1519664127">
              <w:marLeft w:val="0"/>
              <w:marRight w:val="0"/>
              <w:marTop w:val="0"/>
              <w:marBottom w:val="0"/>
              <w:divBdr>
                <w:top w:val="none" w:sz="0" w:space="0" w:color="auto"/>
                <w:left w:val="none" w:sz="0" w:space="0" w:color="auto"/>
                <w:bottom w:val="none" w:sz="0" w:space="0" w:color="auto"/>
                <w:right w:val="none" w:sz="0" w:space="0" w:color="auto"/>
              </w:divBdr>
            </w:div>
            <w:div w:id="1378041943">
              <w:marLeft w:val="0"/>
              <w:marRight w:val="0"/>
              <w:marTop w:val="0"/>
              <w:marBottom w:val="0"/>
              <w:divBdr>
                <w:top w:val="none" w:sz="0" w:space="0" w:color="auto"/>
                <w:left w:val="none" w:sz="0" w:space="0" w:color="auto"/>
                <w:bottom w:val="none" w:sz="0" w:space="0" w:color="auto"/>
                <w:right w:val="none" w:sz="0" w:space="0" w:color="auto"/>
              </w:divBdr>
            </w:div>
            <w:div w:id="1885748359">
              <w:marLeft w:val="0"/>
              <w:marRight w:val="0"/>
              <w:marTop w:val="0"/>
              <w:marBottom w:val="0"/>
              <w:divBdr>
                <w:top w:val="none" w:sz="0" w:space="0" w:color="auto"/>
                <w:left w:val="none" w:sz="0" w:space="0" w:color="auto"/>
                <w:bottom w:val="none" w:sz="0" w:space="0" w:color="auto"/>
                <w:right w:val="none" w:sz="0" w:space="0" w:color="auto"/>
              </w:divBdr>
            </w:div>
            <w:div w:id="702173980">
              <w:marLeft w:val="0"/>
              <w:marRight w:val="0"/>
              <w:marTop w:val="0"/>
              <w:marBottom w:val="0"/>
              <w:divBdr>
                <w:top w:val="none" w:sz="0" w:space="0" w:color="auto"/>
                <w:left w:val="none" w:sz="0" w:space="0" w:color="auto"/>
                <w:bottom w:val="none" w:sz="0" w:space="0" w:color="auto"/>
                <w:right w:val="none" w:sz="0" w:space="0" w:color="auto"/>
              </w:divBdr>
            </w:div>
            <w:div w:id="119492443">
              <w:marLeft w:val="0"/>
              <w:marRight w:val="0"/>
              <w:marTop w:val="0"/>
              <w:marBottom w:val="0"/>
              <w:divBdr>
                <w:top w:val="none" w:sz="0" w:space="0" w:color="auto"/>
                <w:left w:val="none" w:sz="0" w:space="0" w:color="auto"/>
                <w:bottom w:val="none" w:sz="0" w:space="0" w:color="auto"/>
                <w:right w:val="none" w:sz="0" w:space="0" w:color="auto"/>
              </w:divBdr>
            </w:div>
            <w:div w:id="2100713132">
              <w:marLeft w:val="0"/>
              <w:marRight w:val="0"/>
              <w:marTop w:val="0"/>
              <w:marBottom w:val="0"/>
              <w:divBdr>
                <w:top w:val="none" w:sz="0" w:space="0" w:color="auto"/>
                <w:left w:val="none" w:sz="0" w:space="0" w:color="auto"/>
                <w:bottom w:val="none" w:sz="0" w:space="0" w:color="auto"/>
                <w:right w:val="none" w:sz="0" w:space="0" w:color="auto"/>
              </w:divBdr>
            </w:div>
            <w:div w:id="416288065">
              <w:marLeft w:val="0"/>
              <w:marRight w:val="0"/>
              <w:marTop w:val="0"/>
              <w:marBottom w:val="0"/>
              <w:divBdr>
                <w:top w:val="none" w:sz="0" w:space="0" w:color="auto"/>
                <w:left w:val="none" w:sz="0" w:space="0" w:color="auto"/>
                <w:bottom w:val="none" w:sz="0" w:space="0" w:color="auto"/>
                <w:right w:val="none" w:sz="0" w:space="0" w:color="auto"/>
              </w:divBdr>
            </w:div>
            <w:div w:id="226888451">
              <w:marLeft w:val="0"/>
              <w:marRight w:val="0"/>
              <w:marTop w:val="0"/>
              <w:marBottom w:val="0"/>
              <w:divBdr>
                <w:top w:val="none" w:sz="0" w:space="0" w:color="auto"/>
                <w:left w:val="none" w:sz="0" w:space="0" w:color="auto"/>
                <w:bottom w:val="none" w:sz="0" w:space="0" w:color="auto"/>
                <w:right w:val="none" w:sz="0" w:space="0" w:color="auto"/>
              </w:divBdr>
            </w:div>
            <w:div w:id="140388174">
              <w:marLeft w:val="0"/>
              <w:marRight w:val="0"/>
              <w:marTop w:val="0"/>
              <w:marBottom w:val="0"/>
              <w:divBdr>
                <w:top w:val="none" w:sz="0" w:space="0" w:color="auto"/>
                <w:left w:val="none" w:sz="0" w:space="0" w:color="auto"/>
                <w:bottom w:val="none" w:sz="0" w:space="0" w:color="auto"/>
                <w:right w:val="none" w:sz="0" w:space="0" w:color="auto"/>
              </w:divBdr>
            </w:div>
            <w:div w:id="2079130778">
              <w:marLeft w:val="0"/>
              <w:marRight w:val="0"/>
              <w:marTop w:val="0"/>
              <w:marBottom w:val="0"/>
              <w:divBdr>
                <w:top w:val="none" w:sz="0" w:space="0" w:color="auto"/>
                <w:left w:val="none" w:sz="0" w:space="0" w:color="auto"/>
                <w:bottom w:val="none" w:sz="0" w:space="0" w:color="auto"/>
                <w:right w:val="none" w:sz="0" w:space="0" w:color="auto"/>
              </w:divBdr>
            </w:div>
            <w:div w:id="2342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558">
      <w:bodyDiv w:val="1"/>
      <w:marLeft w:val="0"/>
      <w:marRight w:val="0"/>
      <w:marTop w:val="0"/>
      <w:marBottom w:val="0"/>
      <w:divBdr>
        <w:top w:val="none" w:sz="0" w:space="0" w:color="auto"/>
        <w:left w:val="none" w:sz="0" w:space="0" w:color="auto"/>
        <w:bottom w:val="none" w:sz="0" w:space="0" w:color="auto"/>
        <w:right w:val="none" w:sz="0" w:space="0" w:color="auto"/>
      </w:divBdr>
    </w:div>
    <w:div w:id="1130367565">
      <w:bodyDiv w:val="1"/>
      <w:marLeft w:val="0"/>
      <w:marRight w:val="0"/>
      <w:marTop w:val="0"/>
      <w:marBottom w:val="0"/>
      <w:divBdr>
        <w:top w:val="none" w:sz="0" w:space="0" w:color="auto"/>
        <w:left w:val="none" w:sz="0" w:space="0" w:color="auto"/>
        <w:bottom w:val="none" w:sz="0" w:space="0" w:color="auto"/>
        <w:right w:val="none" w:sz="0" w:space="0" w:color="auto"/>
      </w:divBdr>
    </w:div>
    <w:div w:id="1133519897">
      <w:bodyDiv w:val="1"/>
      <w:marLeft w:val="0"/>
      <w:marRight w:val="0"/>
      <w:marTop w:val="0"/>
      <w:marBottom w:val="0"/>
      <w:divBdr>
        <w:top w:val="none" w:sz="0" w:space="0" w:color="auto"/>
        <w:left w:val="none" w:sz="0" w:space="0" w:color="auto"/>
        <w:bottom w:val="none" w:sz="0" w:space="0" w:color="auto"/>
        <w:right w:val="none" w:sz="0" w:space="0" w:color="auto"/>
      </w:divBdr>
    </w:div>
    <w:div w:id="1143234330">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3982541">
      <w:bodyDiv w:val="1"/>
      <w:marLeft w:val="0"/>
      <w:marRight w:val="0"/>
      <w:marTop w:val="0"/>
      <w:marBottom w:val="0"/>
      <w:divBdr>
        <w:top w:val="none" w:sz="0" w:space="0" w:color="auto"/>
        <w:left w:val="none" w:sz="0" w:space="0" w:color="auto"/>
        <w:bottom w:val="none" w:sz="0" w:space="0" w:color="auto"/>
        <w:right w:val="none" w:sz="0" w:space="0" w:color="auto"/>
      </w:divBdr>
    </w:div>
    <w:div w:id="1154180346">
      <w:bodyDiv w:val="1"/>
      <w:marLeft w:val="0"/>
      <w:marRight w:val="0"/>
      <w:marTop w:val="0"/>
      <w:marBottom w:val="0"/>
      <w:divBdr>
        <w:top w:val="none" w:sz="0" w:space="0" w:color="auto"/>
        <w:left w:val="none" w:sz="0" w:space="0" w:color="auto"/>
        <w:bottom w:val="none" w:sz="0" w:space="0" w:color="auto"/>
        <w:right w:val="none" w:sz="0" w:space="0" w:color="auto"/>
      </w:divBdr>
    </w:div>
    <w:div w:id="1155147126">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65437205">
      <w:bodyDiv w:val="1"/>
      <w:marLeft w:val="0"/>
      <w:marRight w:val="0"/>
      <w:marTop w:val="0"/>
      <w:marBottom w:val="0"/>
      <w:divBdr>
        <w:top w:val="none" w:sz="0" w:space="0" w:color="auto"/>
        <w:left w:val="none" w:sz="0" w:space="0" w:color="auto"/>
        <w:bottom w:val="none" w:sz="0" w:space="0" w:color="auto"/>
        <w:right w:val="none" w:sz="0" w:space="0" w:color="auto"/>
      </w:divBdr>
    </w:div>
    <w:div w:id="1170217775">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161">
      <w:bodyDiv w:val="1"/>
      <w:marLeft w:val="0"/>
      <w:marRight w:val="0"/>
      <w:marTop w:val="0"/>
      <w:marBottom w:val="0"/>
      <w:divBdr>
        <w:top w:val="none" w:sz="0" w:space="0" w:color="auto"/>
        <w:left w:val="none" w:sz="0" w:space="0" w:color="auto"/>
        <w:bottom w:val="none" w:sz="0" w:space="0" w:color="auto"/>
        <w:right w:val="none" w:sz="0" w:space="0" w:color="auto"/>
      </w:divBdr>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195003270">
      <w:bodyDiv w:val="1"/>
      <w:marLeft w:val="0"/>
      <w:marRight w:val="0"/>
      <w:marTop w:val="0"/>
      <w:marBottom w:val="0"/>
      <w:divBdr>
        <w:top w:val="none" w:sz="0" w:space="0" w:color="auto"/>
        <w:left w:val="none" w:sz="0" w:space="0" w:color="auto"/>
        <w:bottom w:val="none" w:sz="0" w:space="0" w:color="auto"/>
        <w:right w:val="none" w:sz="0" w:space="0" w:color="auto"/>
      </w:divBdr>
    </w:div>
    <w:div w:id="1201236603">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5949637">
      <w:bodyDiv w:val="1"/>
      <w:marLeft w:val="0"/>
      <w:marRight w:val="0"/>
      <w:marTop w:val="0"/>
      <w:marBottom w:val="0"/>
      <w:divBdr>
        <w:top w:val="none" w:sz="0" w:space="0" w:color="auto"/>
        <w:left w:val="none" w:sz="0" w:space="0" w:color="auto"/>
        <w:bottom w:val="none" w:sz="0" w:space="0" w:color="auto"/>
        <w:right w:val="none" w:sz="0" w:space="0" w:color="auto"/>
      </w:divBdr>
    </w:div>
    <w:div w:id="1207987360">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10604730">
      <w:bodyDiv w:val="1"/>
      <w:marLeft w:val="0"/>
      <w:marRight w:val="0"/>
      <w:marTop w:val="0"/>
      <w:marBottom w:val="0"/>
      <w:divBdr>
        <w:top w:val="none" w:sz="0" w:space="0" w:color="auto"/>
        <w:left w:val="none" w:sz="0" w:space="0" w:color="auto"/>
        <w:bottom w:val="none" w:sz="0" w:space="0" w:color="auto"/>
        <w:right w:val="none" w:sz="0" w:space="0" w:color="auto"/>
      </w:divBdr>
    </w:div>
    <w:div w:id="1212352755">
      <w:bodyDiv w:val="1"/>
      <w:marLeft w:val="0"/>
      <w:marRight w:val="0"/>
      <w:marTop w:val="0"/>
      <w:marBottom w:val="0"/>
      <w:divBdr>
        <w:top w:val="none" w:sz="0" w:space="0" w:color="auto"/>
        <w:left w:val="none" w:sz="0" w:space="0" w:color="auto"/>
        <w:bottom w:val="none" w:sz="0" w:space="0" w:color="auto"/>
        <w:right w:val="none" w:sz="0" w:space="0" w:color="auto"/>
      </w:divBdr>
    </w:div>
    <w:div w:id="1227759292">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241">
      <w:bodyDiv w:val="1"/>
      <w:marLeft w:val="0"/>
      <w:marRight w:val="0"/>
      <w:marTop w:val="0"/>
      <w:marBottom w:val="0"/>
      <w:divBdr>
        <w:top w:val="none" w:sz="0" w:space="0" w:color="auto"/>
        <w:left w:val="none" w:sz="0" w:space="0" w:color="auto"/>
        <w:bottom w:val="none" w:sz="0" w:space="0" w:color="auto"/>
        <w:right w:val="none" w:sz="0" w:space="0" w:color="auto"/>
      </w:divBdr>
    </w:div>
    <w:div w:id="1234312145">
      <w:bodyDiv w:val="1"/>
      <w:marLeft w:val="0"/>
      <w:marRight w:val="0"/>
      <w:marTop w:val="0"/>
      <w:marBottom w:val="0"/>
      <w:divBdr>
        <w:top w:val="none" w:sz="0" w:space="0" w:color="auto"/>
        <w:left w:val="none" w:sz="0" w:space="0" w:color="auto"/>
        <w:bottom w:val="none" w:sz="0" w:space="0" w:color="auto"/>
        <w:right w:val="none" w:sz="0" w:space="0" w:color="auto"/>
      </w:divBdr>
    </w:div>
    <w:div w:id="1242519682">
      <w:bodyDiv w:val="1"/>
      <w:marLeft w:val="0"/>
      <w:marRight w:val="0"/>
      <w:marTop w:val="0"/>
      <w:marBottom w:val="0"/>
      <w:divBdr>
        <w:top w:val="none" w:sz="0" w:space="0" w:color="auto"/>
        <w:left w:val="none" w:sz="0" w:space="0" w:color="auto"/>
        <w:bottom w:val="none" w:sz="0" w:space="0" w:color="auto"/>
        <w:right w:val="none" w:sz="0" w:space="0" w:color="auto"/>
      </w:divBdr>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56594447">
      <w:bodyDiv w:val="1"/>
      <w:marLeft w:val="0"/>
      <w:marRight w:val="0"/>
      <w:marTop w:val="0"/>
      <w:marBottom w:val="0"/>
      <w:divBdr>
        <w:top w:val="none" w:sz="0" w:space="0" w:color="auto"/>
        <w:left w:val="none" w:sz="0" w:space="0" w:color="auto"/>
        <w:bottom w:val="none" w:sz="0" w:space="0" w:color="auto"/>
        <w:right w:val="none" w:sz="0" w:space="0" w:color="auto"/>
      </w:divBdr>
    </w:div>
    <w:div w:id="1258903551">
      <w:bodyDiv w:val="1"/>
      <w:marLeft w:val="0"/>
      <w:marRight w:val="0"/>
      <w:marTop w:val="0"/>
      <w:marBottom w:val="0"/>
      <w:divBdr>
        <w:top w:val="none" w:sz="0" w:space="0" w:color="auto"/>
        <w:left w:val="none" w:sz="0" w:space="0" w:color="auto"/>
        <w:bottom w:val="none" w:sz="0" w:space="0" w:color="auto"/>
        <w:right w:val="none" w:sz="0" w:space="0" w:color="auto"/>
      </w:divBdr>
    </w:div>
    <w:div w:id="1262570670">
      <w:bodyDiv w:val="1"/>
      <w:marLeft w:val="0"/>
      <w:marRight w:val="0"/>
      <w:marTop w:val="0"/>
      <w:marBottom w:val="0"/>
      <w:divBdr>
        <w:top w:val="none" w:sz="0" w:space="0" w:color="auto"/>
        <w:left w:val="none" w:sz="0" w:space="0" w:color="auto"/>
        <w:bottom w:val="none" w:sz="0" w:space="0" w:color="auto"/>
        <w:right w:val="none" w:sz="0" w:space="0" w:color="auto"/>
      </w:divBdr>
    </w:div>
    <w:div w:id="1263997567">
      <w:bodyDiv w:val="1"/>
      <w:marLeft w:val="0"/>
      <w:marRight w:val="0"/>
      <w:marTop w:val="0"/>
      <w:marBottom w:val="0"/>
      <w:divBdr>
        <w:top w:val="none" w:sz="0" w:space="0" w:color="auto"/>
        <w:left w:val="none" w:sz="0" w:space="0" w:color="auto"/>
        <w:bottom w:val="none" w:sz="0" w:space="0" w:color="auto"/>
        <w:right w:val="none" w:sz="0" w:space="0" w:color="auto"/>
      </w:divBdr>
    </w:div>
    <w:div w:id="1270428285">
      <w:bodyDiv w:val="1"/>
      <w:marLeft w:val="0"/>
      <w:marRight w:val="0"/>
      <w:marTop w:val="0"/>
      <w:marBottom w:val="0"/>
      <w:divBdr>
        <w:top w:val="none" w:sz="0" w:space="0" w:color="auto"/>
        <w:left w:val="none" w:sz="0" w:space="0" w:color="auto"/>
        <w:bottom w:val="none" w:sz="0" w:space="0" w:color="auto"/>
        <w:right w:val="none" w:sz="0" w:space="0" w:color="auto"/>
      </w:divBdr>
    </w:div>
    <w:div w:id="1282686414">
      <w:bodyDiv w:val="1"/>
      <w:marLeft w:val="0"/>
      <w:marRight w:val="0"/>
      <w:marTop w:val="0"/>
      <w:marBottom w:val="0"/>
      <w:divBdr>
        <w:top w:val="none" w:sz="0" w:space="0" w:color="auto"/>
        <w:left w:val="none" w:sz="0" w:space="0" w:color="auto"/>
        <w:bottom w:val="none" w:sz="0" w:space="0" w:color="auto"/>
        <w:right w:val="none" w:sz="0" w:space="0" w:color="auto"/>
      </w:divBdr>
    </w:div>
    <w:div w:id="1286694782">
      <w:bodyDiv w:val="1"/>
      <w:marLeft w:val="0"/>
      <w:marRight w:val="0"/>
      <w:marTop w:val="0"/>
      <w:marBottom w:val="0"/>
      <w:divBdr>
        <w:top w:val="none" w:sz="0" w:space="0" w:color="auto"/>
        <w:left w:val="none" w:sz="0" w:space="0" w:color="auto"/>
        <w:bottom w:val="none" w:sz="0" w:space="0" w:color="auto"/>
        <w:right w:val="none" w:sz="0" w:space="0" w:color="auto"/>
      </w:divBdr>
    </w:div>
    <w:div w:id="1290013128">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293438434">
      <w:bodyDiv w:val="1"/>
      <w:marLeft w:val="0"/>
      <w:marRight w:val="0"/>
      <w:marTop w:val="0"/>
      <w:marBottom w:val="0"/>
      <w:divBdr>
        <w:top w:val="none" w:sz="0" w:space="0" w:color="auto"/>
        <w:left w:val="none" w:sz="0" w:space="0" w:color="auto"/>
        <w:bottom w:val="none" w:sz="0" w:space="0" w:color="auto"/>
        <w:right w:val="none" w:sz="0" w:space="0" w:color="auto"/>
      </w:divBdr>
    </w:div>
    <w:div w:id="1295328444">
      <w:bodyDiv w:val="1"/>
      <w:marLeft w:val="0"/>
      <w:marRight w:val="0"/>
      <w:marTop w:val="0"/>
      <w:marBottom w:val="0"/>
      <w:divBdr>
        <w:top w:val="none" w:sz="0" w:space="0" w:color="auto"/>
        <w:left w:val="none" w:sz="0" w:space="0" w:color="auto"/>
        <w:bottom w:val="none" w:sz="0" w:space="0" w:color="auto"/>
        <w:right w:val="none" w:sz="0" w:space="0" w:color="auto"/>
      </w:divBdr>
    </w:div>
    <w:div w:id="1310288249">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2043">
      <w:bodyDiv w:val="1"/>
      <w:marLeft w:val="0"/>
      <w:marRight w:val="0"/>
      <w:marTop w:val="0"/>
      <w:marBottom w:val="0"/>
      <w:divBdr>
        <w:top w:val="none" w:sz="0" w:space="0" w:color="auto"/>
        <w:left w:val="none" w:sz="0" w:space="0" w:color="auto"/>
        <w:bottom w:val="none" w:sz="0" w:space="0" w:color="auto"/>
        <w:right w:val="none" w:sz="0" w:space="0" w:color="auto"/>
      </w:divBdr>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1562845">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5396660">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2494844">
      <w:bodyDiv w:val="1"/>
      <w:marLeft w:val="0"/>
      <w:marRight w:val="0"/>
      <w:marTop w:val="0"/>
      <w:marBottom w:val="0"/>
      <w:divBdr>
        <w:top w:val="none" w:sz="0" w:space="0" w:color="auto"/>
        <w:left w:val="none" w:sz="0" w:space="0" w:color="auto"/>
        <w:bottom w:val="none" w:sz="0" w:space="0" w:color="auto"/>
        <w:right w:val="none" w:sz="0" w:space="0" w:color="auto"/>
      </w:divBdr>
    </w:div>
    <w:div w:id="1353149316">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70834160">
      <w:bodyDiv w:val="1"/>
      <w:marLeft w:val="0"/>
      <w:marRight w:val="0"/>
      <w:marTop w:val="0"/>
      <w:marBottom w:val="0"/>
      <w:divBdr>
        <w:top w:val="none" w:sz="0" w:space="0" w:color="auto"/>
        <w:left w:val="none" w:sz="0" w:space="0" w:color="auto"/>
        <w:bottom w:val="none" w:sz="0" w:space="0" w:color="auto"/>
        <w:right w:val="none" w:sz="0" w:space="0" w:color="auto"/>
      </w:divBdr>
    </w:div>
    <w:div w:id="1381058411">
      <w:bodyDiv w:val="1"/>
      <w:marLeft w:val="0"/>
      <w:marRight w:val="0"/>
      <w:marTop w:val="0"/>
      <w:marBottom w:val="0"/>
      <w:divBdr>
        <w:top w:val="none" w:sz="0" w:space="0" w:color="auto"/>
        <w:left w:val="none" w:sz="0" w:space="0" w:color="auto"/>
        <w:bottom w:val="none" w:sz="0" w:space="0" w:color="auto"/>
        <w:right w:val="none" w:sz="0" w:space="0" w:color="auto"/>
      </w:divBdr>
    </w:div>
    <w:div w:id="1385835085">
      <w:bodyDiv w:val="1"/>
      <w:marLeft w:val="0"/>
      <w:marRight w:val="0"/>
      <w:marTop w:val="0"/>
      <w:marBottom w:val="0"/>
      <w:divBdr>
        <w:top w:val="none" w:sz="0" w:space="0" w:color="auto"/>
        <w:left w:val="none" w:sz="0" w:space="0" w:color="auto"/>
        <w:bottom w:val="none" w:sz="0" w:space="0" w:color="auto"/>
        <w:right w:val="none" w:sz="0" w:space="0" w:color="auto"/>
      </w:divBdr>
    </w:div>
    <w:div w:id="1388340385">
      <w:bodyDiv w:val="1"/>
      <w:marLeft w:val="0"/>
      <w:marRight w:val="0"/>
      <w:marTop w:val="0"/>
      <w:marBottom w:val="0"/>
      <w:divBdr>
        <w:top w:val="none" w:sz="0" w:space="0" w:color="auto"/>
        <w:left w:val="none" w:sz="0" w:space="0" w:color="auto"/>
        <w:bottom w:val="none" w:sz="0" w:space="0" w:color="auto"/>
        <w:right w:val="none" w:sz="0" w:space="0" w:color="auto"/>
      </w:divBdr>
    </w:div>
    <w:div w:id="1395815712">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1152658">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17632214">
      <w:bodyDiv w:val="1"/>
      <w:marLeft w:val="0"/>
      <w:marRight w:val="0"/>
      <w:marTop w:val="0"/>
      <w:marBottom w:val="0"/>
      <w:divBdr>
        <w:top w:val="none" w:sz="0" w:space="0" w:color="auto"/>
        <w:left w:val="none" w:sz="0" w:space="0" w:color="auto"/>
        <w:bottom w:val="none" w:sz="0" w:space="0" w:color="auto"/>
        <w:right w:val="none" w:sz="0" w:space="0" w:color="auto"/>
      </w:divBdr>
    </w:div>
    <w:div w:id="1419641269">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37750850">
      <w:bodyDiv w:val="1"/>
      <w:marLeft w:val="0"/>
      <w:marRight w:val="0"/>
      <w:marTop w:val="0"/>
      <w:marBottom w:val="0"/>
      <w:divBdr>
        <w:top w:val="none" w:sz="0" w:space="0" w:color="auto"/>
        <w:left w:val="none" w:sz="0" w:space="0" w:color="auto"/>
        <w:bottom w:val="none" w:sz="0" w:space="0" w:color="auto"/>
        <w:right w:val="none" w:sz="0" w:space="0" w:color="auto"/>
      </w:divBdr>
    </w:div>
    <w:div w:id="1439377093">
      <w:bodyDiv w:val="1"/>
      <w:marLeft w:val="0"/>
      <w:marRight w:val="0"/>
      <w:marTop w:val="0"/>
      <w:marBottom w:val="0"/>
      <w:divBdr>
        <w:top w:val="none" w:sz="0" w:space="0" w:color="auto"/>
        <w:left w:val="none" w:sz="0" w:space="0" w:color="auto"/>
        <w:bottom w:val="none" w:sz="0" w:space="0" w:color="auto"/>
        <w:right w:val="none" w:sz="0" w:space="0" w:color="auto"/>
      </w:divBdr>
    </w:div>
    <w:div w:id="144226441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5562183">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4931">
      <w:bodyDiv w:val="1"/>
      <w:marLeft w:val="0"/>
      <w:marRight w:val="0"/>
      <w:marTop w:val="0"/>
      <w:marBottom w:val="0"/>
      <w:divBdr>
        <w:top w:val="none" w:sz="0" w:space="0" w:color="auto"/>
        <w:left w:val="none" w:sz="0" w:space="0" w:color="auto"/>
        <w:bottom w:val="none" w:sz="0" w:space="0" w:color="auto"/>
        <w:right w:val="none" w:sz="0" w:space="0" w:color="auto"/>
      </w:divBdr>
    </w:div>
    <w:div w:id="1460227958">
      <w:bodyDiv w:val="1"/>
      <w:marLeft w:val="0"/>
      <w:marRight w:val="0"/>
      <w:marTop w:val="0"/>
      <w:marBottom w:val="0"/>
      <w:divBdr>
        <w:top w:val="none" w:sz="0" w:space="0" w:color="auto"/>
        <w:left w:val="none" w:sz="0" w:space="0" w:color="auto"/>
        <w:bottom w:val="none" w:sz="0" w:space="0" w:color="auto"/>
        <w:right w:val="none" w:sz="0" w:space="0" w:color="auto"/>
      </w:divBdr>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285">
      <w:bodyDiv w:val="1"/>
      <w:marLeft w:val="0"/>
      <w:marRight w:val="0"/>
      <w:marTop w:val="0"/>
      <w:marBottom w:val="0"/>
      <w:divBdr>
        <w:top w:val="none" w:sz="0" w:space="0" w:color="auto"/>
        <w:left w:val="none" w:sz="0" w:space="0" w:color="auto"/>
        <w:bottom w:val="none" w:sz="0" w:space="0" w:color="auto"/>
        <w:right w:val="none" w:sz="0" w:space="0" w:color="auto"/>
      </w:divBdr>
    </w:div>
    <w:div w:id="1473596710">
      <w:bodyDiv w:val="1"/>
      <w:marLeft w:val="0"/>
      <w:marRight w:val="0"/>
      <w:marTop w:val="0"/>
      <w:marBottom w:val="0"/>
      <w:divBdr>
        <w:top w:val="none" w:sz="0" w:space="0" w:color="auto"/>
        <w:left w:val="none" w:sz="0" w:space="0" w:color="auto"/>
        <w:bottom w:val="none" w:sz="0" w:space="0" w:color="auto"/>
        <w:right w:val="none" w:sz="0" w:space="0" w:color="auto"/>
      </w:divBdr>
    </w:div>
    <w:div w:id="1482884836">
      <w:bodyDiv w:val="1"/>
      <w:marLeft w:val="0"/>
      <w:marRight w:val="0"/>
      <w:marTop w:val="0"/>
      <w:marBottom w:val="0"/>
      <w:divBdr>
        <w:top w:val="none" w:sz="0" w:space="0" w:color="auto"/>
        <w:left w:val="none" w:sz="0" w:space="0" w:color="auto"/>
        <w:bottom w:val="none" w:sz="0" w:space="0" w:color="auto"/>
        <w:right w:val="none" w:sz="0" w:space="0" w:color="auto"/>
      </w:divBdr>
    </w:div>
    <w:div w:id="1484731976">
      <w:bodyDiv w:val="1"/>
      <w:marLeft w:val="0"/>
      <w:marRight w:val="0"/>
      <w:marTop w:val="0"/>
      <w:marBottom w:val="0"/>
      <w:divBdr>
        <w:top w:val="none" w:sz="0" w:space="0" w:color="auto"/>
        <w:left w:val="none" w:sz="0" w:space="0" w:color="auto"/>
        <w:bottom w:val="none" w:sz="0" w:space="0" w:color="auto"/>
        <w:right w:val="none" w:sz="0" w:space="0" w:color="auto"/>
      </w:divBdr>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89438259">
      <w:bodyDiv w:val="1"/>
      <w:marLeft w:val="0"/>
      <w:marRight w:val="0"/>
      <w:marTop w:val="0"/>
      <w:marBottom w:val="0"/>
      <w:divBdr>
        <w:top w:val="none" w:sz="0" w:space="0" w:color="auto"/>
        <w:left w:val="none" w:sz="0" w:space="0" w:color="auto"/>
        <w:bottom w:val="none" w:sz="0" w:space="0" w:color="auto"/>
        <w:right w:val="none" w:sz="0" w:space="0" w:color="auto"/>
      </w:divBdr>
    </w:div>
    <w:div w:id="1492061209">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0563840">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9090">
      <w:bodyDiv w:val="1"/>
      <w:marLeft w:val="0"/>
      <w:marRight w:val="0"/>
      <w:marTop w:val="0"/>
      <w:marBottom w:val="0"/>
      <w:divBdr>
        <w:top w:val="none" w:sz="0" w:space="0" w:color="auto"/>
        <w:left w:val="none" w:sz="0" w:space="0" w:color="auto"/>
        <w:bottom w:val="none" w:sz="0" w:space="0" w:color="auto"/>
        <w:right w:val="none" w:sz="0" w:space="0" w:color="auto"/>
      </w:divBdr>
    </w:div>
    <w:div w:id="1535851487">
      <w:bodyDiv w:val="1"/>
      <w:marLeft w:val="0"/>
      <w:marRight w:val="0"/>
      <w:marTop w:val="0"/>
      <w:marBottom w:val="0"/>
      <w:divBdr>
        <w:top w:val="none" w:sz="0" w:space="0" w:color="auto"/>
        <w:left w:val="none" w:sz="0" w:space="0" w:color="auto"/>
        <w:bottom w:val="none" w:sz="0" w:space="0" w:color="auto"/>
        <w:right w:val="none" w:sz="0" w:space="0" w:color="auto"/>
      </w:divBdr>
    </w:div>
    <w:div w:id="1536649945">
      <w:bodyDiv w:val="1"/>
      <w:marLeft w:val="0"/>
      <w:marRight w:val="0"/>
      <w:marTop w:val="0"/>
      <w:marBottom w:val="0"/>
      <w:divBdr>
        <w:top w:val="none" w:sz="0" w:space="0" w:color="auto"/>
        <w:left w:val="none" w:sz="0" w:space="0" w:color="auto"/>
        <w:bottom w:val="none" w:sz="0" w:space="0" w:color="auto"/>
        <w:right w:val="none" w:sz="0" w:space="0" w:color="auto"/>
      </w:divBdr>
    </w:div>
    <w:div w:id="1539513272">
      <w:bodyDiv w:val="1"/>
      <w:marLeft w:val="0"/>
      <w:marRight w:val="0"/>
      <w:marTop w:val="0"/>
      <w:marBottom w:val="0"/>
      <w:divBdr>
        <w:top w:val="none" w:sz="0" w:space="0" w:color="auto"/>
        <w:left w:val="none" w:sz="0" w:space="0" w:color="auto"/>
        <w:bottom w:val="none" w:sz="0" w:space="0" w:color="auto"/>
        <w:right w:val="none" w:sz="0" w:space="0" w:color="auto"/>
      </w:divBdr>
    </w:div>
    <w:div w:id="1541283877">
      <w:bodyDiv w:val="1"/>
      <w:marLeft w:val="0"/>
      <w:marRight w:val="0"/>
      <w:marTop w:val="0"/>
      <w:marBottom w:val="0"/>
      <w:divBdr>
        <w:top w:val="none" w:sz="0" w:space="0" w:color="auto"/>
        <w:left w:val="none" w:sz="0" w:space="0" w:color="auto"/>
        <w:bottom w:val="none" w:sz="0" w:space="0" w:color="auto"/>
        <w:right w:val="none" w:sz="0" w:space="0" w:color="auto"/>
      </w:divBdr>
    </w:div>
    <w:div w:id="1543401039">
      <w:bodyDiv w:val="1"/>
      <w:marLeft w:val="0"/>
      <w:marRight w:val="0"/>
      <w:marTop w:val="0"/>
      <w:marBottom w:val="0"/>
      <w:divBdr>
        <w:top w:val="none" w:sz="0" w:space="0" w:color="auto"/>
        <w:left w:val="none" w:sz="0" w:space="0" w:color="auto"/>
        <w:bottom w:val="none" w:sz="0" w:space="0" w:color="auto"/>
        <w:right w:val="none" w:sz="0" w:space="0" w:color="auto"/>
      </w:divBdr>
    </w:div>
    <w:div w:id="1544514293">
      <w:bodyDiv w:val="1"/>
      <w:marLeft w:val="0"/>
      <w:marRight w:val="0"/>
      <w:marTop w:val="0"/>
      <w:marBottom w:val="0"/>
      <w:divBdr>
        <w:top w:val="none" w:sz="0" w:space="0" w:color="auto"/>
        <w:left w:val="none" w:sz="0" w:space="0" w:color="auto"/>
        <w:bottom w:val="none" w:sz="0" w:space="0" w:color="auto"/>
        <w:right w:val="none" w:sz="0" w:space="0" w:color="auto"/>
      </w:divBdr>
    </w:div>
    <w:div w:id="1552307164">
      <w:bodyDiv w:val="1"/>
      <w:marLeft w:val="0"/>
      <w:marRight w:val="0"/>
      <w:marTop w:val="0"/>
      <w:marBottom w:val="0"/>
      <w:divBdr>
        <w:top w:val="none" w:sz="0" w:space="0" w:color="auto"/>
        <w:left w:val="none" w:sz="0" w:space="0" w:color="auto"/>
        <w:bottom w:val="none" w:sz="0" w:space="0" w:color="auto"/>
        <w:right w:val="none" w:sz="0" w:space="0" w:color="auto"/>
      </w:divBdr>
    </w:div>
    <w:div w:id="1556156872">
      <w:bodyDiv w:val="1"/>
      <w:marLeft w:val="0"/>
      <w:marRight w:val="0"/>
      <w:marTop w:val="0"/>
      <w:marBottom w:val="0"/>
      <w:divBdr>
        <w:top w:val="none" w:sz="0" w:space="0" w:color="auto"/>
        <w:left w:val="none" w:sz="0" w:space="0" w:color="auto"/>
        <w:bottom w:val="none" w:sz="0" w:space="0" w:color="auto"/>
        <w:right w:val="none" w:sz="0" w:space="0" w:color="auto"/>
      </w:divBdr>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87731">
      <w:bodyDiv w:val="1"/>
      <w:marLeft w:val="0"/>
      <w:marRight w:val="0"/>
      <w:marTop w:val="0"/>
      <w:marBottom w:val="0"/>
      <w:divBdr>
        <w:top w:val="none" w:sz="0" w:space="0" w:color="auto"/>
        <w:left w:val="none" w:sz="0" w:space="0" w:color="auto"/>
        <w:bottom w:val="none" w:sz="0" w:space="0" w:color="auto"/>
        <w:right w:val="none" w:sz="0" w:space="0" w:color="auto"/>
      </w:divBdr>
    </w:div>
    <w:div w:id="1566380112">
      <w:bodyDiv w:val="1"/>
      <w:marLeft w:val="0"/>
      <w:marRight w:val="0"/>
      <w:marTop w:val="0"/>
      <w:marBottom w:val="0"/>
      <w:divBdr>
        <w:top w:val="none" w:sz="0" w:space="0" w:color="auto"/>
        <w:left w:val="none" w:sz="0" w:space="0" w:color="auto"/>
        <w:bottom w:val="none" w:sz="0" w:space="0" w:color="auto"/>
        <w:right w:val="none" w:sz="0" w:space="0" w:color="auto"/>
      </w:divBdr>
    </w:div>
    <w:div w:id="1566598021">
      <w:bodyDiv w:val="1"/>
      <w:marLeft w:val="0"/>
      <w:marRight w:val="0"/>
      <w:marTop w:val="0"/>
      <w:marBottom w:val="0"/>
      <w:divBdr>
        <w:top w:val="none" w:sz="0" w:space="0" w:color="auto"/>
        <w:left w:val="none" w:sz="0" w:space="0" w:color="auto"/>
        <w:bottom w:val="none" w:sz="0" w:space="0" w:color="auto"/>
        <w:right w:val="none" w:sz="0" w:space="0" w:color="auto"/>
      </w:divBdr>
    </w:div>
    <w:div w:id="1567564829">
      <w:bodyDiv w:val="1"/>
      <w:marLeft w:val="0"/>
      <w:marRight w:val="0"/>
      <w:marTop w:val="0"/>
      <w:marBottom w:val="0"/>
      <w:divBdr>
        <w:top w:val="none" w:sz="0" w:space="0" w:color="auto"/>
        <w:left w:val="none" w:sz="0" w:space="0" w:color="auto"/>
        <w:bottom w:val="none" w:sz="0" w:space="0" w:color="auto"/>
        <w:right w:val="none" w:sz="0" w:space="0" w:color="auto"/>
      </w:divBdr>
    </w:div>
    <w:div w:id="1572619215">
      <w:bodyDiv w:val="1"/>
      <w:marLeft w:val="0"/>
      <w:marRight w:val="0"/>
      <w:marTop w:val="0"/>
      <w:marBottom w:val="0"/>
      <w:divBdr>
        <w:top w:val="none" w:sz="0" w:space="0" w:color="auto"/>
        <w:left w:val="none" w:sz="0" w:space="0" w:color="auto"/>
        <w:bottom w:val="none" w:sz="0" w:space="0" w:color="auto"/>
        <w:right w:val="none" w:sz="0" w:space="0" w:color="auto"/>
      </w:divBdr>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673">
      <w:bodyDiv w:val="1"/>
      <w:marLeft w:val="0"/>
      <w:marRight w:val="0"/>
      <w:marTop w:val="0"/>
      <w:marBottom w:val="0"/>
      <w:divBdr>
        <w:top w:val="none" w:sz="0" w:space="0" w:color="auto"/>
        <w:left w:val="none" w:sz="0" w:space="0" w:color="auto"/>
        <w:bottom w:val="none" w:sz="0" w:space="0" w:color="auto"/>
        <w:right w:val="none" w:sz="0" w:space="0" w:color="auto"/>
      </w:divBdr>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0886782">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02375696">
      <w:bodyDiv w:val="1"/>
      <w:marLeft w:val="0"/>
      <w:marRight w:val="0"/>
      <w:marTop w:val="0"/>
      <w:marBottom w:val="0"/>
      <w:divBdr>
        <w:top w:val="none" w:sz="0" w:space="0" w:color="auto"/>
        <w:left w:val="none" w:sz="0" w:space="0" w:color="auto"/>
        <w:bottom w:val="none" w:sz="0" w:space="0" w:color="auto"/>
        <w:right w:val="none" w:sz="0" w:space="0" w:color="auto"/>
      </w:divBdr>
    </w:div>
    <w:div w:id="1602452055">
      <w:bodyDiv w:val="1"/>
      <w:marLeft w:val="0"/>
      <w:marRight w:val="0"/>
      <w:marTop w:val="0"/>
      <w:marBottom w:val="0"/>
      <w:divBdr>
        <w:top w:val="none" w:sz="0" w:space="0" w:color="auto"/>
        <w:left w:val="none" w:sz="0" w:space="0" w:color="auto"/>
        <w:bottom w:val="none" w:sz="0" w:space="0" w:color="auto"/>
        <w:right w:val="none" w:sz="0" w:space="0" w:color="auto"/>
      </w:divBdr>
      <w:divsChild>
        <w:div w:id="402803673">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none" w:sz="0" w:space="0" w:color="auto"/>
                <w:left w:val="none" w:sz="0" w:space="0" w:color="auto"/>
                <w:bottom w:val="none" w:sz="0" w:space="0" w:color="auto"/>
                <w:right w:val="none" w:sz="0" w:space="0" w:color="auto"/>
              </w:divBdr>
            </w:div>
            <w:div w:id="2092503942">
              <w:marLeft w:val="0"/>
              <w:marRight w:val="0"/>
              <w:marTop w:val="0"/>
              <w:marBottom w:val="0"/>
              <w:divBdr>
                <w:top w:val="none" w:sz="0" w:space="0" w:color="auto"/>
                <w:left w:val="none" w:sz="0" w:space="0" w:color="auto"/>
                <w:bottom w:val="none" w:sz="0" w:space="0" w:color="auto"/>
                <w:right w:val="none" w:sz="0" w:space="0" w:color="auto"/>
              </w:divBdr>
            </w:div>
            <w:div w:id="425155707">
              <w:marLeft w:val="0"/>
              <w:marRight w:val="0"/>
              <w:marTop w:val="0"/>
              <w:marBottom w:val="0"/>
              <w:divBdr>
                <w:top w:val="none" w:sz="0" w:space="0" w:color="auto"/>
                <w:left w:val="none" w:sz="0" w:space="0" w:color="auto"/>
                <w:bottom w:val="none" w:sz="0" w:space="0" w:color="auto"/>
                <w:right w:val="none" w:sz="0" w:space="0" w:color="auto"/>
              </w:divBdr>
            </w:div>
            <w:div w:id="201791043">
              <w:marLeft w:val="0"/>
              <w:marRight w:val="0"/>
              <w:marTop w:val="0"/>
              <w:marBottom w:val="0"/>
              <w:divBdr>
                <w:top w:val="none" w:sz="0" w:space="0" w:color="auto"/>
                <w:left w:val="none" w:sz="0" w:space="0" w:color="auto"/>
                <w:bottom w:val="none" w:sz="0" w:space="0" w:color="auto"/>
                <w:right w:val="none" w:sz="0" w:space="0" w:color="auto"/>
              </w:divBdr>
            </w:div>
            <w:div w:id="444270959">
              <w:marLeft w:val="0"/>
              <w:marRight w:val="0"/>
              <w:marTop w:val="0"/>
              <w:marBottom w:val="0"/>
              <w:divBdr>
                <w:top w:val="none" w:sz="0" w:space="0" w:color="auto"/>
                <w:left w:val="none" w:sz="0" w:space="0" w:color="auto"/>
                <w:bottom w:val="none" w:sz="0" w:space="0" w:color="auto"/>
                <w:right w:val="none" w:sz="0" w:space="0" w:color="auto"/>
              </w:divBdr>
            </w:div>
            <w:div w:id="34619907">
              <w:marLeft w:val="0"/>
              <w:marRight w:val="0"/>
              <w:marTop w:val="0"/>
              <w:marBottom w:val="0"/>
              <w:divBdr>
                <w:top w:val="none" w:sz="0" w:space="0" w:color="auto"/>
                <w:left w:val="none" w:sz="0" w:space="0" w:color="auto"/>
                <w:bottom w:val="none" w:sz="0" w:space="0" w:color="auto"/>
                <w:right w:val="none" w:sz="0" w:space="0" w:color="auto"/>
              </w:divBdr>
            </w:div>
            <w:div w:id="214389073">
              <w:marLeft w:val="0"/>
              <w:marRight w:val="0"/>
              <w:marTop w:val="0"/>
              <w:marBottom w:val="0"/>
              <w:divBdr>
                <w:top w:val="none" w:sz="0" w:space="0" w:color="auto"/>
                <w:left w:val="none" w:sz="0" w:space="0" w:color="auto"/>
                <w:bottom w:val="none" w:sz="0" w:space="0" w:color="auto"/>
                <w:right w:val="none" w:sz="0" w:space="0" w:color="auto"/>
              </w:divBdr>
            </w:div>
            <w:div w:id="785806401">
              <w:marLeft w:val="0"/>
              <w:marRight w:val="0"/>
              <w:marTop w:val="0"/>
              <w:marBottom w:val="0"/>
              <w:divBdr>
                <w:top w:val="none" w:sz="0" w:space="0" w:color="auto"/>
                <w:left w:val="none" w:sz="0" w:space="0" w:color="auto"/>
                <w:bottom w:val="none" w:sz="0" w:space="0" w:color="auto"/>
                <w:right w:val="none" w:sz="0" w:space="0" w:color="auto"/>
              </w:divBdr>
            </w:div>
            <w:div w:id="488636689">
              <w:marLeft w:val="0"/>
              <w:marRight w:val="0"/>
              <w:marTop w:val="0"/>
              <w:marBottom w:val="0"/>
              <w:divBdr>
                <w:top w:val="none" w:sz="0" w:space="0" w:color="auto"/>
                <w:left w:val="none" w:sz="0" w:space="0" w:color="auto"/>
                <w:bottom w:val="none" w:sz="0" w:space="0" w:color="auto"/>
                <w:right w:val="none" w:sz="0" w:space="0" w:color="auto"/>
              </w:divBdr>
            </w:div>
            <w:div w:id="29037765">
              <w:marLeft w:val="0"/>
              <w:marRight w:val="0"/>
              <w:marTop w:val="0"/>
              <w:marBottom w:val="0"/>
              <w:divBdr>
                <w:top w:val="none" w:sz="0" w:space="0" w:color="auto"/>
                <w:left w:val="none" w:sz="0" w:space="0" w:color="auto"/>
                <w:bottom w:val="none" w:sz="0" w:space="0" w:color="auto"/>
                <w:right w:val="none" w:sz="0" w:space="0" w:color="auto"/>
              </w:divBdr>
            </w:div>
            <w:div w:id="1767653790">
              <w:marLeft w:val="0"/>
              <w:marRight w:val="0"/>
              <w:marTop w:val="0"/>
              <w:marBottom w:val="0"/>
              <w:divBdr>
                <w:top w:val="none" w:sz="0" w:space="0" w:color="auto"/>
                <w:left w:val="none" w:sz="0" w:space="0" w:color="auto"/>
                <w:bottom w:val="none" w:sz="0" w:space="0" w:color="auto"/>
                <w:right w:val="none" w:sz="0" w:space="0" w:color="auto"/>
              </w:divBdr>
            </w:div>
            <w:div w:id="1911885636">
              <w:marLeft w:val="0"/>
              <w:marRight w:val="0"/>
              <w:marTop w:val="0"/>
              <w:marBottom w:val="0"/>
              <w:divBdr>
                <w:top w:val="none" w:sz="0" w:space="0" w:color="auto"/>
                <w:left w:val="none" w:sz="0" w:space="0" w:color="auto"/>
                <w:bottom w:val="none" w:sz="0" w:space="0" w:color="auto"/>
                <w:right w:val="none" w:sz="0" w:space="0" w:color="auto"/>
              </w:divBdr>
            </w:div>
            <w:div w:id="526329273">
              <w:marLeft w:val="0"/>
              <w:marRight w:val="0"/>
              <w:marTop w:val="0"/>
              <w:marBottom w:val="0"/>
              <w:divBdr>
                <w:top w:val="none" w:sz="0" w:space="0" w:color="auto"/>
                <w:left w:val="none" w:sz="0" w:space="0" w:color="auto"/>
                <w:bottom w:val="none" w:sz="0" w:space="0" w:color="auto"/>
                <w:right w:val="none" w:sz="0" w:space="0" w:color="auto"/>
              </w:divBdr>
            </w:div>
            <w:div w:id="1005664854">
              <w:marLeft w:val="0"/>
              <w:marRight w:val="0"/>
              <w:marTop w:val="0"/>
              <w:marBottom w:val="0"/>
              <w:divBdr>
                <w:top w:val="none" w:sz="0" w:space="0" w:color="auto"/>
                <w:left w:val="none" w:sz="0" w:space="0" w:color="auto"/>
                <w:bottom w:val="none" w:sz="0" w:space="0" w:color="auto"/>
                <w:right w:val="none" w:sz="0" w:space="0" w:color="auto"/>
              </w:divBdr>
            </w:div>
            <w:div w:id="285435044">
              <w:marLeft w:val="0"/>
              <w:marRight w:val="0"/>
              <w:marTop w:val="0"/>
              <w:marBottom w:val="0"/>
              <w:divBdr>
                <w:top w:val="none" w:sz="0" w:space="0" w:color="auto"/>
                <w:left w:val="none" w:sz="0" w:space="0" w:color="auto"/>
                <w:bottom w:val="none" w:sz="0" w:space="0" w:color="auto"/>
                <w:right w:val="none" w:sz="0" w:space="0" w:color="auto"/>
              </w:divBdr>
            </w:div>
            <w:div w:id="470484183">
              <w:marLeft w:val="0"/>
              <w:marRight w:val="0"/>
              <w:marTop w:val="0"/>
              <w:marBottom w:val="0"/>
              <w:divBdr>
                <w:top w:val="none" w:sz="0" w:space="0" w:color="auto"/>
                <w:left w:val="none" w:sz="0" w:space="0" w:color="auto"/>
                <w:bottom w:val="none" w:sz="0" w:space="0" w:color="auto"/>
                <w:right w:val="none" w:sz="0" w:space="0" w:color="auto"/>
              </w:divBdr>
            </w:div>
            <w:div w:id="850686723">
              <w:marLeft w:val="0"/>
              <w:marRight w:val="0"/>
              <w:marTop w:val="0"/>
              <w:marBottom w:val="0"/>
              <w:divBdr>
                <w:top w:val="none" w:sz="0" w:space="0" w:color="auto"/>
                <w:left w:val="none" w:sz="0" w:space="0" w:color="auto"/>
                <w:bottom w:val="none" w:sz="0" w:space="0" w:color="auto"/>
                <w:right w:val="none" w:sz="0" w:space="0" w:color="auto"/>
              </w:divBdr>
            </w:div>
            <w:div w:id="1788163918">
              <w:marLeft w:val="0"/>
              <w:marRight w:val="0"/>
              <w:marTop w:val="0"/>
              <w:marBottom w:val="0"/>
              <w:divBdr>
                <w:top w:val="none" w:sz="0" w:space="0" w:color="auto"/>
                <w:left w:val="none" w:sz="0" w:space="0" w:color="auto"/>
                <w:bottom w:val="none" w:sz="0" w:space="0" w:color="auto"/>
                <w:right w:val="none" w:sz="0" w:space="0" w:color="auto"/>
              </w:divBdr>
            </w:div>
            <w:div w:id="1322350919">
              <w:marLeft w:val="0"/>
              <w:marRight w:val="0"/>
              <w:marTop w:val="0"/>
              <w:marBottom w:val="0"/>
              <w:divBdr>
                <w:top w:val="none" w:sz="0" w:space="0" w:color="auto"/>
                <w:left w:val="none" w:sz="0" w:space="0" w:color="auto"/>
                <w:bottom w:val="none" w:sz="0" w:space="0" w:color="auto"/>
                <w:right w:val="none" w:sz="0" w:space="0" w:color="auto"/>
              </w:divBdr>
            </w:div>
            <w:div w:id="1093013101">
              <w:marLeft w:val="0"/>
              <w:marRight w:val="0"/>
              <w:marTop w:val="0"/>
              <w:marBottom w:val="0"/>
              <w:divBdr>
                <w:top w:val="none" w:sz="0" w:space="0" w:color="auto"/>
                <w:left w:val="none" w:sz="0" w:space="0" w:color="auto"/>
                <w:bottom w:val="none" w:sz="0" w:space="0" w:color="auto"/>
                <w:right w:val="none" w:sz="0" w:space="0" w:color="auto"/>
              </w:divBdr>
            </w:div>
            <w:div w:id="16974360">
              <w:marLeft w:val="0"/>
              <w:marRight w:val="0"/>
              <w:marTop w:val="0"/>
              <w:marBottom w:val="0"/>
              <w:divBdr>
                <w:top w:val="none" w:sz="0" w:space="0" w:color="auto"/>
                <w:left w:val="none" w:sz="0" w:space="0" w:color="auto"/>
                <w:bottom w:val="none" w:sz="0" w:space="0" w:color="auto"/>
                <w:right w:val="none" w:sz="0" w:space="0" w:color="auto"/>
              </w:divBdr>
            </w:div>
            <w:div w:id="1401710305">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22269508">
              <w:marLeft w:val="0"/>
              <w:marRight w:val="0"/>
              <w:marTop w:val="0"/>
              <w:marBottom w:val="0"/>
              <w:divBdr>
                <w:top w:val="none" w:sz="0" w:space="0" w:color="auto"/>
                <w:left w:val="none" w:sz="0" w:space="0" w:color="auto"/>
                <w:bottom w:val="none" w:sz="0" w:space="0" w:color="auto"/>
                <w:right w:val="none" w:sz="0" w:space="0" w:color="auto"/>
              </w:divBdr>
            </w:div>
            <w:div w:id="1270165357">
              <w:marLeft w:val="0"/>
              <w:marRight w:val="0"/>
              <w:marTop w:val="0"/>
              <w:marBottom w:val="0"/>
              <w:divBdr>
                <w:top w:val="none" w:sz="0" w:space="0" w:color="auto"/>
                <w:left w:val="none" w:sz="0" w:space="0" w:color="auto"/>
                <w:bottom w:val="none" w:sz="0" w:space="0" w:color="auto"/>
                <w:right w:val="none" w:sz="0" w:space="0" w:color="auto"/>
              </w:divBdr>
            </w:div>
            <w:div w:id="1893226588">
              <w:marLeft w:val="0"/>
              <w:marRight w:val="0"/>
              <w:marTop w:val="0"/>
              <w:marBottom w:val="0"/>
              <w:divBdr>
                <w:top w:val="none" w:sz="0" w:space="0" w:color="auto"/>
                <w:left w:val="none" w:sz="0" w:space="0" w:color="auto"/>
                <w:bottom w:val="none" w:sz="0" w:space="0" w:color="auto"/>
                <w:right w:val="none" w:sz="0" w:space="0" w:color="auto"/>
              </w:divBdr>
            </w:div>
            <w:div w:id="1919439637">
              <w:marLeft w:val="0"/>
              <w:marRight w:val="0"/>
              <w:marTop w:val="0"/>
              <w:marBottom w:val="0"/>
              <w:divBdr>
                <w:top w:val="none" w:sz="0" w:space="0" w:color="auto"/>
                <w:left w:val="none" w:sz="0" w:space="0" w:color="auto"/>
                <w:bottom w:val="none" w:sz="0" w:space="0" w:color="auto"/>
                <w:right w:val="none" w:sz="0" w:space="0" w:color="auto"/>
              </w:divBdr>
            </w:div>
            <w:div w:id="1976518748">
              <w:marLeft w:val="0"/>
              <w:marRight w:val="0"/>
              <w:marTop w:val="0"/>
              <w:marBottom w:val="0"/>
              <w:divBdr>
                <w:top w:val="none" w:sz="0" w:space="0" w:color="auto"/>
                <w:left w:val="none" w:sz="0" w:space="0" w:color="auto"/>
                <w:bottom w:val="none" w:sz="0" w:space="0" w:color="auto"/>
                <w:right w:val="none" w:sz="0" w:space="0" w:color="auto"/>
              </w:divBdr>
            </w:div>
            <w:div w:id="484854638">
              <w:marLeft w:val="0"/>
              <w:marRight w:val="0"/>
              <w:marTop w:val="0"/>
              <w:marBottom w:val="0"/>
              <w:divBdr>
                <w:top w:val="none" w:sz="0" w:space="0" w:color="auto"/>
                <w:left w:val="none" w:sz="0" w:space="0" w:color="auto"/>
                <w:bottom w:val="none" w:sz="0" w:space="0" w:color="auto"/>
                <w:right w:val="none" w:sz="0" w:space="0" w:color="auto"/>
              </w:divBdr>
            </w:div>
            <w:div w:id="1588152930">
              <w:marLeft w:val="0"/>
              <w:marRight w:val="0"/>
              <w:marTop w:val="0"/>
              <w:marBottom w:val="0"/>
              <w:divBdr>
                <w:top w:val="none" w:sz="0" w:space="0" w:color="auto"/>
                <w:left w:val="none" w:sz="0" w:space="0" w:color="auto"/>
                <w:bottom w:val="none" w:sz="0" w:space="0" w:color="auto"/>
                <w:right w:val="none" w:sz="0" w:space="0" w:color="auto"/>
              </w:divBdr>
            </w:div>
            <w:div w:id="480469236">
              <w:marLeft w:val="0"/>
              <w:marRight w:val="0"/>
              <w:marTop w:val="0"/>
              <w:marBottom w:val="0"/>
              <w:divBdr>
                <w:top w:val="none" w:sz="0" w:space="0" w:color="auto"/>
                <w:left w:val="none" w:sz="0" w:space="0" w:color="auto"/>
                <w:bottom w:val="none" w:sz="0" w:space="0" w:color="auto"/>
                <w:right w:val="none" w:sz="0" w:space="0" w:color="auto"/>
              </w:divBdr>
            </w:div>
            <w:div w:id="635724764">
              <w:marLeft w:val="0"/>
              <w:marRight w:val="0"/>
              <w:marTop w:val="0"/>
              <w:marBottom w:val="0"/>
              <w:divBdr>
                <w:top w:val="none" w:sz="0" w:space="0" w:color="auto"/>
                <w:left w:val="none" w:sz="0" w:space="0" w:color="auto"/>
                <w:bottom w:val="none" w:sz="0" w:space="0" w:color="auto"/>
                <w:right w:val="none" w:sz="0" w:space="0" w:color="auto"/>
              </w:divBdr>
            </w:div>
            <w:div w:id="546066000">
              <w:marLeft w:val="0"/>
              <w:marRight w:val="0"/>
              <w:marTop w:val="0"/>
              <w:marBottom w:val="0"/>
              <w:divBdr>
                <w:top w:val="none" w:sz="0" w:space="0" w:color="auto"/>
                <w:left w:val="none" w:sz="0" w:space="0" w:color="auto"/>
                <w:bottom w:val="none" w:sz="0" w:space="0" w:color="auto"/>
                <w:right w:val="none" w:sz="0" w:space="0" w:color="auto"/>
              </w:divBdr>
            </w:div>
            <w:div w:id="1839685572">
              <w:marLeft w:val="0"/>
              <w:marRight w:val="0"/>
              <w:marTop w:val="0"/>
              <w:marBottom w:val="0"/>
              <w:divBdr>
                <w:top w:val="none" w:sz="0" w:space="0" w:color="auto"/>
                <w:left w:val="none" w:sz="0" w:space="0" w:color="auto"/>
                <w:bottom w:val="none" w:sz="0" w:space="0" w:color="auto"/>
                <w:right w:val="none" w:sz="0" w:space="0" w:color="auto"/>
              </w:divBdr>
            </w:div>
            <w:div w:id="187842401">
              <w:marLeft w:val="0"/>
              <w:marRight w:val="0"/>
              <w:marTop w:val="0"/>
              <w:marBottom w:val="0"/>
              <w:divBdr>
                <w:top w:val="none" w:sz="0" w:space="0" w:color="auto"/>
                <w:left w:val="none" w:sz="0" w:space="0" w:color="auto"/>
                <w:bottom w:val="none" w:sz="0" w:space="0" w:color="auto"/>
                <w:right w:val="none" w:sz="0" w:space="0" w:color="auto"/>
              </w:divBdr>
            </w:div>
            <w:div w:id="298340726">
              <w:marLeft w:val="0"/>
              <w:marRight w:val="0"/>
              <w:marTop w:val="0"/>
              <w:marBottom w:val="0"/>
              <w:divBdr>
                <w:top w:val="none" w:sz="0" w:space="0" w:color="auto"/>
                <w:left w:val="none" w:sz="0" w:space="0" w:color="auto"/>
                <w:bottom w:val="none" w:sz="0" w:space="0" w:color="auto"/>
                <w:right w:val="none" w:sz="0" w:space="0" w:color="auto"/>
              </w:divBdr>
            </w:div>
            <w:div w:id="976489701">
              <w:marLeft w:val="0"/>
              <w:marRight w:val="0"/>
              <w:marTop w:val="0"/>
              <w:marBottom w:val="0"/>
              <w:divBdr>
                <w:top w:val="none" w:sz="0" w:space="0" w:color="auto"/>
                <w:left w:val="none" w:sz="0" w:space="0" w:color="auto"/>
                <w:bottom w:val="none" w:sz="0" w:space="0" w:color="auto"/>
                <w:right w:val="none" w:sz="0" w:space="0" w:color="auto"/>
              </w:divBdr>
            </w:div>
            <w:div w:id="638070938">
              <w:marLeft w:val="0"/>
              <w:marRight w:val="0"/>
              <w:marTop w:val="0"/>
              <w:marBottom w:val="0"/>
              <w:divBdr>
                <w:top w:val="none" w:sz="0" w:space="0" w:color="auto"/>
                <w:left w:val="none" w:sz="0" w:space="0" w:color="auto"/>
                <w:bottom w:val="none" w:sz="0" w:space="0" w:color="auto"/>
                <w:right w:val="none" w:sz="0" w:space="0" w:color="auto"/>
              </w:divBdr>
            </w:div>
            <w:div w:id="327636178">
              <w:marLeft w:val="0"/>
              <w:marRight w:val="0"/>
              <w:marTop w:val="0"/>
              <w:marBottom w:val="0"/>
              <w:divBdr>
                <w:top w:val="none" w:sz="0" w:space="0" w:color="auto"/>
                <w:left w:val="none" w:sz="0" w:space="0" w:color="auto"/>
                <w:bottom w:val="none" w:sz="0" w:space="0" w:color="auto"/>
                <w:right w:val="none" w:sz="0" w:space="0" w:color="auto"/>
              </w:divBdr>
            </w:div>
            <w:div w:id="756829950">
              <w:marLeft w:val="0"/>
              <w:marRight w:val="0"/>
              <w:marTop w:val="0"/>
              <w:marBottom w:val="0"/>
              <w:divBdr>
                <w:top w:val="none" w:sz="0" w:space="0" w:color="auto"/>
                <w:left w:val="none" w:sz="0" w:space="0" w:color="auto"/>
                <w:bottom w:val="none" w:sz="0" w:space="0" w:color="auto"/>
                <w:right w:val="none" w:sz="0" w:space="0" w:color="auto"/>
              </w:divBdr>
            </w:div>
            <w:div w:id="58746710">
              <w:marLeft w:val="0"/>
              <w:marRight w:val="0"/>
              <w:marTop w:val="0"/>
              <w:marBottom w:val="0"/>
              <w:divBdr>
                <w:top w:val="none" w:sz="0" w:space="0" w:color="auto"/>
                <w:left w:val="none" w:sz="0" w:space="0" w:color="auto"/>
                <w:bottom w:val="none" w:sz="0" w:space="0" w:color="auto"/>
                <w:right w:val="none" w:sz="0" w:space="0" w:color="auto"/>
              </w:divBdr>
            </w:div>
            <w:div w:id="1720279806">
              <w:marLeft w:val="0"/>
              <w:marRight w:val="0"/>
              <w:marTop w:val="0"/>
              <w:marBottom w:val="0"/>
              <w:divBdr>
                <w:top w:val="none" w:sz="0" w:space="0" w:color="auto"/>
                <w:left w:val="none" w:sz="0" w:space="0" w:color="auto"/>
                <w:bottom w:val="none" w:sz="0" w:space="0" w:color="auto"/>
                <w:right w:val="none" w:sz="0" w:space="0" w:color="auto"/>
              </w:divBdr>
            </w:div>
            <w:div w:id="1586646758">
              <w:marLeft w:val="0"/>
              <w:marRight w:val="0"/>
              <w:marTop w:val="0"/>
              <w:marBottom w:val="0"/>
              <w:divBdr>
                <w:top w:val="none" w:sz="0" w:space="0" w:color="auto"/>
                <w:left w:val="none" w:sz="0" w:space="0" w:color="auto"/>
                <w:bottom w:val="none" w:sz="0" w:space="0" w:color="auto"/>
                <w:right w:val="none" w:sz="0" w:space="0" w:color="auto"/>
              </w:divBdr>
            </w:div>
            <w:div w:id="1747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7495">
      <w:bodyDiv w:val="1"/>
      <w:marLeft w:val="0"/>
      <w:marRight w:val="0"/>
      <w:marTop w:val="0"/>
      <w:marBottom w:val="0"/>
      <w:divBdr>
        <w:top w:val="none" w:sz="0" w:space="0" w:color="auto"/>
        <w:left w:val="none" w:sz="0" w:space="0" w:color="auto"/>
        <w:bottom w:val="none" w:sz="0" w:space="0" w:color="auto"/>
        <w:right w:val="none" w:sz="0" w:space="0" w:color="auto"/>
      </w:divBdr>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18176447">
      <w:bodyDiv w:val="1"/>
      <w:marLeft w:val="0"/>
      <w:marRight w:val="0"/>
      <w:marTop w:val="0"/>
      <w:marBottom w:val="0"/>
      <w:divBdr>
        <w:top w:val="none" w:sz="0" w:space="0" w:color="auto"/>
        <w:left w:val="none" w:sz="0" w:space="0" w:color="auto"/>
        <w:bottom w:val="none" w:sz="0" w:space="0" w:color="auto"/>
        <w:right w:val="none" w:sz="0" w:space="0" w:color="auto"/>
      </w:divBdr>
    </w:div>
    <w:div w:id="1622687348">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202">
      <w:bodyDiv w:val="1"/>
      <w:marLeft w:val="0"/>
      <w:marRight w:val="0"/>
      <w:marTop w:val="0"/>
      <w:marBottom w:val="0"/>
      <w:divBdr>
        <w:top w:val="none" w:sz="0" w:space="0" w:color="auto"/>
        <w:left w:val="none" w:sz="0" w:space="0" w:color="auto"/>
        <w:bottom w:val="none" w:sz="0" w:space="0" w:color="auto"/>
        <w:right w:val="none" w:sz="0" w:space="0" w:color="auto"/>
      </w:divBdr>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4569891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2093">
      <w:bodyDiv w:val="1"/>
      <w:marLeft w:val="0"/>
      <w:marRight w:val="0"/>
      <w:marTop w:val="0"/>
      <w:marBottom w:val="0"/>
      <w:divBdr>
        <w:top w:val="none" w:sz="0" w:space="0" w:color="auto"/>
        <w:left w:val="none" w:sz="0" w:space="0" w:color="auto"/>
        <w:bottom w:val="none" w:sz="0" w:space="0" w:color="auto"/>
        <w:right w:val="none" w:sz="0" w:space="0" w:color="auto"/>
      </w:divBdr>
    </w:div>
    <w:div w:id="1656840066">
      <w:bodyDiv w:val="1"/>
      <w:marLeft w:val="0"/>
      <w:marRight w:val="0"/>
      <w:marTop w:val="0"/>
      <w:marBottom w:val="0"/>
      <w:divBdr>
        <w:top w:val="none" w:sz="0" w:space="0" w:color="auto"/>
        <w:left w:val="none" w:sz="0" w:space="0" w:color="auto"/>
        <w:bottom w:val="none" w:sz="0" w:space="0" w:color="auto"/>
        <w:right w:val="none" w:sz="0" w:space="0" w:color="auto"/>
      </w:divBdr>
    </w:div>
    <w:div w:id="1660620868">
      <w:bodyDiv w:val="1"/>
      <w:marLeft w:val="0"/>
      <w:marRight w:val="0"/>
      <w:marTop w:val="0"/>
      <w:marBottom w:val="0"/>
      <w:divBdr>
        <w:top w:val="none" w:sz="0" w:space="0" w:color="auto"/>
        <w:left w:val="none" w:sz="0" w:space="0" w:color="auto"/>
        <w:bottom w:val="none" w:sz="0" w:space="0" w:color="auto"/>
        <w:right w:val="none" w:sz="0" w:space="0" w:color="auto"/>
      </w:divBdr>
    </w:div>
    <w:div w:id="1668632492">
      <w:bodyDiv w:val="1"/>
      <w:marLeft w:val="0"/>
      <w:marRight w:val="0"/>
      <w:marTop w:val="0"/>
      <w:marBottom w:val="0"/>
      <w:divBdr>
        <w:top w:val="none" w:sz="0" w:space="0" w:color="auto"/>
        <w:left w:val="none" w:sz="0" w:space="0" w:color="auto"/>
        <w:bottom w:val="none" w:sz="0" w:space="0" w:color="auto"/>
        <w:right w:val="none" w:sz="0" w:space="0" w:color="auto"/>
      </w:divBdr>
    </w:div>
    <w:div w:id="1669598908">
      <w:bodyDiv w:val="1"/>
      <w:marLeft w:val="0"/>
      <w:marRight w:val="0"/>
      <w:marTop w:val="0"/>
      <w:marBottom w:val="0"/>
      <w:divBdr>
        <w:top w:val="none" w:sz="0" w:space="0" w:color="auto"/>
        <w:left w:val="none" w:sz="0" w:space="0" w:color="auto"/>
        <w:bottom w:val="none" w:sz="0" w:space="0" w:color="auto"/>
        <w:right w:val="none" w:sz="0" w:space="0" w:color="auto"/>
      </w:divBdr>
    </w:div>
    <w:div w:id="1670064246">
      <w:bodyDiv w:val="1"/>
      <w:marLeft w:val="0"/>
      <w:marRight w:val="0"/>
      <w:marTop w:val="0"/>
      <w:marBottom w:val="0"/>
      <w:divBdr>
        <w:top w:val="none" w:sz="0" w:space="0" w:color="auto"/>
        <w:left w:val="none" w:sz="0" w:space="0" w:color="auto"/>
        <w:bottom w:val="none" w:sz="0" w:space="0" w:color="auto"/>
        <w:right w:val="none" w:sz="0" w:space="0" w:color="auto"/>
      </w:divBdr>
    </w:div>
    <w:div w:id="1671642997">
      <w:bodyDiv w:val="1"/>
      <w:marLeft w:val="0"/>
      <w:marRight w:val="0"/>
      <w:marTop w:val="0"/>
      <w:marBottom w:val="0"/>
      <w:divBdr>
        <w:top w:val="none" w:sz="0" w:space="0" w:color="auto"/>
        <w:left w:val="none" w:sz="0" w:space="0" w:color="auto"/>
        <w:bottom w:val="none" w:sz="0" w:space="0" w:color="auto"/>
        <w:right w:val="none" w:sz="0" w:space="0" w:color="auto"/>
      </w:divBdr>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677226302">
      <w:bodyDiv w:val="1"/>
      <w:marLeft w:val="0"/>
      <w:marRight w:val="0"/>
      <w:marTop w:val="0"/>
      <w:marBottom w:val="0"/>
      <w:divBdr>
        <w:top w:val="none" w:sz="0" w:space="0" w:color="auto"/>
        <w:left w:val="none" w:sz="0" w:space="0" w:color="auto"/>
        <w:bottom w:val="none" w:sz="0" w:space="0" w:color="auto"/>
        <w:right w:val="none" w:sz="0" w:space="0" w:color="auto"/>
      </w:divBdr>
    </w:div>
    <w:div w:id="1680042835">
      <w:bodyDiv w:val="1"/>
      <w:marLeft w:val="0"/>
      <w:marRight w:val="0"/>
      <w:marTop w:val="0"/>
      <w:marBottom w:val="0"/>
      <w:divBdr>
        <w:top w:val="none" w:sz="0" w:space="0" w:color="auto"/>
        <w:left w:val="none" w:sz="0" w:space="0" w:color="auto"/>
        <w:bottom w:val="none" w:sz="0" w:space="0" w:color="auto"/>
        <w:right w:val="none" w:sz="0" w:space="0" w:color="auto"/>
      </w:divBdr>
    </w:div>
    <w:div w:id="1680497871">
      <w:bodyDiv w:val="1"/>
      <w:marLeft w:val="0"/>
      <w:marRight w:val="0"/>
      <w:marTop w:val="0"/>
      <w:marBottom w:val="0"/>
      <w:divBdr>
        <w:top w:val="none" w:sz="0" w:space="0" w:color="auto"/>
        <w:left w:val="none" w:sz="0" w:space="0" w:color="auto"/>
        <w:bottom w:val="none" w:sz="0" w:space="0" w:color="auto"/>
        <w:right w:val="none" w:sz="0" w:space="0" w:color="auto"/>
      </w:divBdr>
    </w:div>
    <w:div w:id="1680544740">
      <w:bodyDiv w:val="1"/>
      <w:marLeft w:val="0"/>
      <w:marRight w:val="0"/>
      <w:marTop w:val="0"/>
      <w:marBottom w:val="0"/>
      <w:divBdr>
        <w:top w:val="none" w:sz="0" w:space="0" w:color="auto"/>
        <w:left w:val="none" w:sz="0" w:space="0" w:color="auto"/>
        <w:bottom w:val="none" w:sz="0" w:space="0" w:color="auto"/>
        <w:right w:val="none" w:sz="0" w:space="0" w:color="auto"/>
      </w:divBdr>
    </w:div>
    <w:div w:id="1681081737">
      <w:bodyDiv w:val="1"/>
      <w:marLeft w:val="0"/>
      <w:marRight w:val="0"/>
      <w:marTop w:val="0"/>
      <w:marBottom w:val="0"/>
      <w:divBdr>
        <w:top w:val="none" w:sz="0" w:space="0" w:color="auto"/>
        <w:left w:val="none" w:sz="0" w:space="0" w:color="auto"/>
        <w:bottom w:val="none" w:sz="0" w:space="0" w:color="auto"/>
        <w:right w:val="none" w:sz="0" w:space="0" w:color="auto"/>
      </w:divBdr>
    </w:div>
    <w:div w:id="1704793298">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936">
      <w:bodyDiv w:val="1"/>
      <w:marLeft w:val="0"/>
      <w:marRight w:val="0"/>
      <w:marTop w:val="0"/>
      <w:marBottom w:val="0"/>
      <w:divBdr>
        <w:top w:val="none" w:sz="0" w:space="0" w:color="auto"/>
        <w:left w:val="none" w:sz="0" w:space="0" w:color="auto"/>
        <w:bottom w:val="none" w:sz="0" w:space="0" w:color="auto"/>
        <w:right w:val="none" w:sz="0" w:space="0" w:color="auto"/>
      </w:divBdr>
    </w:div>
    <w:div w:id="1743604202">
      <w:bodyDiv w:val="1"/>
      <w:marLeft w:val="0"/>
      <w:marRight w:val="0"/>
      <w:marTop w:val="0"/>
      <w:marBottom w:val="0"/>
      <w:divBdr>
        <w:top w:val="none" w:sz="0" w:space="0" w:color="auto"/>
        <w:left w:val="none" w:sz="0" w:space="0" w:color="auto"/>
        <w:bottom w:val="none" w:sz="0" w:space="0" w:color="auto"/>
        <w:right w:val="none" w:sz="0" w:space="0" w:color="auto"/>
      </w:divBdr>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8677">
      <w:bodyDiv w:val="1"/>
      <w:marLeft w:val="0"/>
      <w:marRight w:val="0"/>
      <w:marTop w:val="0"/>
      <w:marBottom w:val="0"/>
      <w:divBdr>
        <w:top w:val="none" w:sz="0" w:space="0" w:color="auto"/>
        <w:left w:val="none" w:sz="0" w:space="0" w:color="auto"/>
        <w:bottom w:val="none" w:sz="0" w:space="0" w:color="auto"/>
        <w:right w:val="none" w:sz="0" w:space="0" w:color="auto"/>
      </w:divBdr>
    </w:div>
    <w:div w:id="1787113148">
      <w:bodyDiv w:val="1"/>
      <w:marLeft w:val="0"/>
      <w:marRight w:val="0"/>
      <w:marTop w:val="0"/>
      <w:marBottom w:val="0"/>
      <w:divBdr>
        <w:top w:val="none" w:sz="0" w:space="0" w:color="auto"/>
        <w:left w:val="none" w:sz="0" w:space="0" w:color="auto"/>
        <w:bottom w:val="none" w:sz="0" w:space="0" w:color="auto"/>
        <w:right w:val="none" w:sz="0" w:space="0" w:color="auto"/>
      </w:divBdr>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7044">
      <w:bodyDiv w:val="1"/>
      <w:marLeft w:val="0"/>
      <w:marRight w:val="0"/>
      <w:marTop w:val="0"/>
      <w:marBottom w:val="0"/>
      <w:divBdr>
        <w:top w:val="none" w:sz="0" w:space="0" w:color="auto"/>
        <w:left w:val="none" w:sz="0" w:space="0" w:color="auto"/>
        <w:bottom w:val="none" w:sz="0" w:space="0" w:color="auto"/>
        <w:right w:val="none" w:sz="0" w:space="0" w:color="auto"/>
      </w:divBdr>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4838635">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8519381">
      <w:bodyDiv w:val="1"/>
      <w:marLeft w:val="0"/>
      <w:marRight w:val="0"/>
      <w:marTop w:val="0"/>
      <w:marBottom w:val="0"/>
      <w:divBdr>
        <w:top w:val="none" w:sz="0" w:space="0" w:color="auto"/>
        <w:left w:val="none" w:sz="0" w:space="0" w:color="auto"/>
        <w:bottom w:val="none" w:sz="0" w:space="0" w:color="auto"/>
        <w:right w:val="none" w:sz="0" w:space="0" w:color="auto"/>
      </w:divBdr>
    </w:div>
    <w:div w:id="1849562747">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62428349">
      <w:bodyDiv w:val="1"/>
      <w:marLeft w:val="0"/>
      <w:marRight w:val="0"/>
      <w:marTop w:val="0"/>
      <w:marBottom w:val="0"/>
      <w:divBdr>
        <w:top w:val="none" w:sz="0" w:space="0" w:color="auto"/>
        <w:left w:val="none" w:sz="0" w:space="0" w:color="auto"/>
        <w:bottom w:val="none" w:sz="0" w:space="0" w:color="auto"/>
        <w:right w:val="none" w:sz="0" w:space="0" w:color="auto"/>
      </w:divBdr>
    </w:div>
    <w:div w:id="1864319868">
      <w:bodyDiv w:val="1"/>
      <w:marLeft w:val="0"/>
      <w:marRight w:val="0"/>
      <w:marTop w:val="0"/>
      <w:marBottom w:val="0"/>
      <w:divBdr>
        <w:top w:val="none" w:sz="0" w:space="0" w:color="auto"/>
        <w:left w:val="none" w:sz="0" w:space="0" w:color="auto"/>
        <w:bottom w:val="none" w:sz="0" w:space="0" w:color="auto"/>
        <w:right w:val="none" w:sz="0" w:space="0" w:color="auto"/>
      </w:divBdr>
    </w:div>
    <w:div w:id="1868445201">
      <w:bodyDiv w:val="1"/>
      <w:marLeft w:val="0"/>
      <w:marRight w:val="0"/>
      <w:marTop w:val="0"/>
      <w:marBottom w:val="0"/>
      <w:divBdr>
        <w:top w:val="none" w:sz="0" w:space="0" w:color="auto"/>
        <w:left w:val="none" w:sz="0" w:space="0" w:color="auto"/>
        <w:bottom w:val="none" w:sz="0" w:space="0" w:color="auto"/>
        <w:right w:val="none" w:sz="0" w:space="0" w:color="auto"/>
      </w:divBdr>
    </w:div>
    <w:div w:id="1875583313">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7741851">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48939">
      <w:bodyDiv w:val="1"/>
      <w:marLeft w:val="0"/>
      <w:marRight w:val="0"/>
      <w:marTop w:val="0"/>
      <w:marBottom w:val="0"/>
      <w:divBdr>
        <w:top w:val="none" w:sz="0" w:space="0" w:color="auto"/>
        <w:left w:val="none" w:sz="0" w:space="0" w:color="auto"/>
        <w:bottom w:val="none" w:sz="0" w:space="0" w:color="auto"/>
        <w:right w:val="none" w:sz="0" w:space="0" w:color="auto"/>
      </w:divBdr>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1890203">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31112146">
      <w:bodyDiv w:val="1"/>
      <w:marLeft w:val="0"/>
      <w:marRight w:val="0"/>
      <w:marTop w:val="0"/>
      <w:marBottom w:val="0"/>
      <w:divBdr>
        <w:top w:val="none" w:sz="0" w:space="0" w:color="auto"/>
        <w:left w:val="none" w:sz="0" w:space="0" w:color="auto"/>
        <w:bottom w:val="none" w:sz="0" w:space="0" w:color="auto"/>
        <w:right w:val="none" w:sz="0" w:space="0" w:color="auto"/>
      </w:divBdr>
    </w:div>
    <w:div w:id="1952087983">
      <w:bodyDiv w:val="1"/>
      <w:marLeft w:val="0"/>
      <w:marRight w:val="0"/>
      <w:marTop w:val="0"/>
      <w:marBottom w:val="0"/>
      <w:divBdr>
        <w:top w:val="none" w:sz="0" w:space="0" w:color="auto"/>
        <w:left w:val="none" w:sz="0" w:space="0" w:color="auto"/>
        <w:bottom w:val="none" w:sz="0" w:space="0" w:color="auto"/>
        <w:right w:val="none" w:sz="0" w:space="0" w:color="auto"/>
      </w:divBdr>
    </w:div>
    <w:div w:id="1954702460">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39827">
      <w:bodyDiv w:val="1"/>
      <w:marLeft w:val="0"/>
      <w:marRight w:val="0"/>
      <w:marTop w:val="0"/>
      <w:marBottom w:val="0"/>
      <w:divBdr>
        <w:top w:val="none" w:sz="0" w:space="0" w:color="auto"/>
        <w:left w:val="none" w:sz="0" w:space="0" w:color="auto"/>
        <w:bottom w:val="none" w:sz="0" w:space="0" w:color="auto"/>
        <w:right w:val="none" w:sz="0" w:space="0" w:color="auto"/>
      </w:divBdr>
    </w:div>
    <w:div w:id="1977565194">
      <w:bodyDiv w:val="1"/>
      <w:marLeft w:val="0"/>
      <w:marRight w:val="0"/>
      <w:marTop w:val="0"/>
      <w:marBottom w:val="0"/>
      <w:divBdr>
        <w:top w:val="none" w:sz="0" w:space="0" w:color="auto"/>
        <w:left w:val="none" w:sz="0" w:space="0" w:color="auto"/>
        <w:bottom w:val="none" w:sz="0" w:space="0" w:color="auto"/>
        <w:right w:val="none" w:sz="0" w:space="0" w:color="auto"/>
      </w:divBdr>
    </w:div>
    <w:div w:id="1979142544">
      <w:bodyDiv w:val="1"/>
      <w:marLeft w:val="0"/>
      <w:marRight w:val="0"/>
      <w:marTop w:val="0"/>
      <w:marBottom w:val="0"/>
      <w:divBdr>
        <w:top w:val="none" w:sz="0" w:space="0" w:color="auto"/>
        <w:left w:val="none" w:sz="0" w:space="0" w:color="auto"/>
        <w:bottom w:val="none" w:sz="0" w:space="0" w:color="auto"/>
        <w:right w:val="none" w:sz="0" w:space="0" w:color="auto"/>
      </w:divBdr>
    </w:div>
    <w:div w:id="1983265011">
      <w:bodyDiv w:val="1"/>
      <w:marLeft w:val="0"/>
      <w:marRight w:val="0"/>
      <w:marTop w:val="0"/>
      <w:marBottom w:val="0"/>
      <w:divBdr>
        <w:top w:val="none" w:sz="0" w:space="0" w:color="auto"/>
        <w:left w:val="none" w:sz="0" w:space="0" w:color="auto"/>
        <w:bottom w:val="none" w:sz="0" w:space="0" w:color="auto"/>
        <w:right w:val="none" w:sz="0" w:space="0" w:color="auto"/>
      </w:divBdr>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5377698">
      <w:bodyDiv w:val="1"/>
      <w:marLeft w:val="0"/>
      <w:marRight w:val="0"/>
      <w:marTop w:val="0"/>
      <w:marBottom w:val="0"/>
      <w:divBdr>
        <w:top w:val="none" w:sz="0" w:space="0" w:color="auto"/>
        <w:left w:val="none" w:sz="0" w:space="0" w:color="auto"/>
        <w:bottom w:val="none" w:sz="0" w:space="0" w:color="auto"/>
        <w:right w:val="none" w:sz="0" w:space="0" w:color="auto"/>
      </w:divBdr>
    </w:div>
    <w:div w:id="2001543739">
      <w:bodyDiv w:val="1"/>
      <w:marLeft w:val="0"/>
      <w:marRight w:val="0"/>
      <w:marTop w:val="0"/>
      <w:marBottom w:val="0"/>
      <w:divBdr>
        <w:top w:val="none" w:sz="0" w:space="0" w:color="auto"/>
        <w:left w:val="none" w:sz="0" w:space="0" w:color="auto"/>
        <w:bottom w:val="none" w:sz="0" w:space="0" w:color="auto"/>
        <w:right w:val="none" w:sz="0" w:space="0" w:color="auto"/>
      </w:divBdr>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09480299">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47364360">
      <w:bodyDiv w:val="1"/>
      <w:marLeft w:val="0"/>
      <w:marRight w:val="0"/>
      <w:marTop w:val="0"/>
      <w:marBottom w:val="0"/>
      <w:divBdr>
        <w:top w:val="none" w:sz="0" w:space="0" w:color="auto"/>
        <w:left w:val="none" w:sz="0" w:space="0" w:color="auto"/>
        <w:bottom w:val="none" w:sz="0" w:space="0" w:color="auto"/>
        <w:right w:val="none" w:sz="0" w:space="0" w:color="auto"/>
      </w:divBdr>
    </w:div>
    <w:div w:id="2049450190">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57121251">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2099133">
      <w:bodyDiv w:val="1"/>
      <w:marLeft w:val="0"/>
      <w:marRight w:val="0"/>
      <w:marTop w:val="0"/>
      <w:marBottom w:val="0"/>
      <w:divBdr>
        <w:top w:val="none" w:sz="0" w:space="0" w:color="auto"/>
        <w:left w:val="none" w:sz="0" w:space="0" w:color="auto"/>
        <w:bottom w:val="none" w:sz="0" w:space="0" w:color="auto"/>
        <w:right w:val="none" w:sz="0" w:space="0" w:color="auto"/>
      </w:divBdr>
    </w:div>
    <w:div w:id="2085250075">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086298715">
      <w:bodyDiv w:val="1"/>
      <w:marLeft w:val="0"/>
      <w:marRight w:val="0"/>
      <w:marTop w:val="0"/>
      <w:marBottom w:val="0"/>
      <w:divBdr>
        <w:top w:val="none" w:sz="0" w:space="0" w:color="auto"/>
        <w:left w:val="none" w:sz="0" w:space="0" w:color="auto"/>
        <w:bottom w:val="none" w:sz="0" w:space="0" w:color="auto"/>
        <w:right w:val="none" w:sz="0" w:space="0" w:color="auto"/>
      </w:divBdr>
    </w:div>
    <w:div w:id="2087070936">
      <w:bodyDiv w:val="1"/>
      <w:marLeft w:val="0"/>
      <w:marRight w:val="0"/>
      <w:marTop w:val="0"/>
      <w:marBottom w:val="0"/>
      <w:divBdr>
        <w:top w:val="none" w:sz="0" w:space="0" w:color="auto"/>
        <w:left w:val="none" w:sz="0" w:space="0" w:color="auto"/>
        <w:bottom w:val="none" w:sz="0" w:space="0" w:color="auto"/>
        <w:right w:val="none" w:sz="0" w:space="0" w:color="auto"/>
      </w:divBdr>
    </w:div>
    <w:div w:id="2087679605">
      <w:bodyDiv w:val="1"/>
      <w:marLeft w:val="0"/>
      <w:marRight w:val="0"/>
      <w:marTop w:val="0"/>
      <w:marBottom w:val="0"/>
      <w:divBdr>
        <w:top w:val="none" w:sz="0" w:space="0" w:color="auto"/>
        <w:left w:val="none" w:sz="0" w:space="0" w:color="auto"/>
        <w:bottom w:val="none" w:sz="0" w:space="0" w:color="auto"/>
        <w:right w:val="none" w:sz="0" w:space="0" w:color="auto"/>
      </w:divBdr>
    </w:div>
    <w:div w:id="2094009304">
      <w:bodyDiv w:val="1"/>
      <w:marLeft w:val="0"/>
      <w:marRight w:val="0"/>
      <w:marTop w:val="0"/>
      <w:marBottom w:val="0"/>
      <w:divBdr>
        <w:top w:val="none" w:sz="0" w:space="0" w:color="auto"/>
        <w:left w:val="none" w:sz="0" w:space="0" w:color="auto"/>
        <w:bottom w:val="none" w:sz="0" w:space="0" w:color="auto"/>
        <w:right w:val="none" w:sz="0" w:space="0" w:color="auto"/>
      </w:divBdr>
    </w:div>
    <w:div w:id="2105568136">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6158">
      <w:bodyDiv w:val="1"/>
      <w:marLeft w:val="0"/>
      <w:marRight w:val="0"/>
      <w:marTop w:val="0"/>
      <w:marBottom w:val="0"/>
      <w:divBdr>
        <w:top w:val="none" w:sz="0" w:space="0" w:color="auto"/>
        <w:left w:val="none" w:sz="0" w:space="0" w:color="auto"/>
        <w:bottom w:val="none" w:sz="0" w:space="0" w:color="auto"/>
        <w:right w:val="none" w:sz="0" w:space="0" w:color="auto"/>
      </w:divBdr>
    </w:div>
    <w:div w:id="2132551881">
      <w:bodyDiv w:val="1"/>
      <w:marLeft w:val="0"/>
      <w:marRight w:val="0"/>
      <w:marTop w:val="0"/>
      <w:marBottom w:val="0"/>
      <w:divBdr>
        <w:top w:val="none" w:sz="0" w:space="0" w:color="auto"/>
        <w:left w:val="none" w:sz="0" w:space="0" w:color="auto"/>
        <w:bottom w:val="none" w:sz="0" w:space="0" w:color="auto"/>
        <w:right w:val="none" w:sz="0" w:space="0" w:color="auto"/>
      </w:divBdr>
    </w:div>
    <w:div w:id="2132967310">
      <w:bodyDiv w:val="1"/>
      <w:marLeft w:val="0"/>
      <w:marRight w:val="0"/>
      <w:marTop w:val="0"/>
      <w:marBottom w:val="0"/>
      <w:divBdr>
        <w:top w:val="none" w:sz="0" w:space="0" w:color="auto"/>
        <w:left w:val="none" w:sz="0" w:space="0" w:color="auto"/>
        <w:bottom w:val="none" w:sz="0" w:space="0" w:color="auto"/>
        <w:right w:val="none" w:sz="0" w:space="0" w:color="auto"/>
      </w:divBdr>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oleObject" Target="embeddings/oleObject1.bin"/><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3.xml"/><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endnotes" Target="endnotes.xml"/><Relationship Id="rId51" Type="http://schemas.microsoft.com/office/2011/relationships/people" Target="people.xml"/><Relationship Id="rId3" Type="http://schemas.openxmlformats.org/officeDocument/2006/relationships/numbering" Target="numbering.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20" Type="http://schemas.openxmlformats.org/officeDocument/2006/relationships/image" Target="media/image11.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AllamVizsga\summar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AllamVizsga\summa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llamVizsga\summary.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t>Kovászna</a:t>
            </a:r>
            <a:r>
              <a:rPr lang="en-GB" sz="1100" baseline="0"/>
              <a:t> megye modelljeinek általánosító képessége</a:t>
            </a:r>
            <a:endParaRPr lang="en-GB" sz="1100"/>
          </a:p>
        </c:rich>
      </c:tx>
      <c:layout>
        <c:manualLayout>
          <c:xMode val="edge"/>
          <c:yMode val="edge"/>
          <c:x val="0.23963403275023815"/>
          <c:y val="8.3227203009238263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147326079901624E-2"/>
          <c:y val="8.1892912686069769E-2"/>
          <c:w val="0.89902620971185543"/>
          <c:h val="0.75197634331364982"/>
        </c:manualLayout>
      </c:layout>
      <c:lineChart>
        <c:grouping val="standard"/>
        <c:varyColors val="0"/>
        <c:ser>
          <c:idx val="0"/>
          <c:order val="0"/>
          <c:tx>
            <c:strRef>
              <c:f>'osszesito megyenkent'!$B$2</c:f>
              <c:strCache>
                <c:ptCount val="1"/>
                <c:pt idx="0">
                  <c:v>valódi adat</c:v>
                </c:pt>
              </c:strCache>
            </c:strRef>
          </c:tx>
          <c:spPr>
            <a:ln w="15875" cap="rnd">
              <a:solidFill>
                <a:srgbClr val="FF0000"/>
              </a:solidFill>
              <a:prstDash val="solid"/>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megyenkent'!$B$3:$B$14</c:f>
              <c:numCache>
                <c:formatCode>General</c:formatCode>
                <c:ptCount val="12"/>
                <c:pt idx="0">
                  <c:v>4.5999999999999996</c:v>
                </c:pt>
                <c:pt idx="1">
                  <c:v>4.3</c:v>
                </c:pt>
                <c:pt idx="2">
                  <c:v>4.2</c:v>
                </c:pt>
                <c:pt idx="3">
                  <c:v>4.0999999999999996</c:v>
                </c:pt>
                <c:pt idx="4">
                  <c:v>4</c:v>
                </c:pt>
                <c:pt idx="5">
                  <c:v>3.8</c:v>
                </c:pt>
                <c:pt idx="6">
                  <c:v>3.8</c:v>
                </c:pt>
                <c:pt idx="7">
                  <c:v>3.8</c:v>
                </c:pt>
                <c:pt idx="8">
                  <c:v>3.8</c:v>
                </c:pt>
                <c:pt idx="9">
                  <c:v>3.8</c:v>
                </c:pt>
                <c:pt idx="10">
                  <c:v>4.2</c:v>
                </c:pt>
                <c:pt idx="11">
                  <c:v>4.9000000000000004</c:v>
                </c:pt>
              </c:numCache>
            </c:numRef>
          </c:val>
          <c:smooth val="0"/>
          <c:extLst>
            <c:ext xmlns:c16="http://schemas.microsoft.com/office/drawing/2014/chart" uri="{C3380CC4-5D6E-409C-BE32-E72D297353CC}">
              <c16:uniqueId val="{00000000-8BB8-467C-A095-82E98A658AB7}"/>
            </c:ext>
          </c:extLst>
        </c:ser>
        <c:ser>
          <c:idx val="1"/>
          <c:order val="1"/>
          <c:tx>
            <c:strRef>
              <c:f>'osszesito megyenkent'!$C$2</c:f>
              <c:strCache>
                <c:ptCount val="1"/>
                <c:pt idx="0">
                  <c:v>ARIMA (2,1,2)</c:v>
                </c:pt>
              </c:strCache>
            </c:strRef>
          </c:tx>
          <c:spPr>
            <a:ln w="22225" cap="rnd">
              <a:solidFill>
                <a:srgbClr val="0070C0"/>
              </a:solidFill>
              <a:prstDash val="sys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megyenkent'!$C$3:$C$14</c:f>
              <c:numCache>
                <c:formatCode>General</c:formatCode>
                <c:ptCount val="12"/>
                <c:pt idx="0">
                  <c:v>4.6500000000000004</c:v>
                </c:pt>
                <c:pt idx="1">
                  <c:v>4.6399999999999997</c:v>
                </c:pt>
                <c:pt idx="2">
                  <c:v>4.1900000000000004</c:v>
                </c:pt>
                <c:pt idx="3">
                  <c:v>4.0599999999999996</c:v>
                </c:pt>
                <c:pt idx="4">
                  <c:v>4.07</c:v>
                </c:pt>
                <c:pt idx="5">
                  <c:v>4.1100000000000003</c:v>
                </c:pt>
                <c:pt idx="6">
                  <c:v>3.94</c:v>
                </c:pt>
                <c:pt idx="7">
                  <c:v>3.86</c:v>
                </c:pt>
                <c:pt idx="8">
                  <c:v>3.72</c:v>
                </c:pt>
                <c:pt idx="9">
                  <c:v>3.66</c:v>
                </c:pt>
                <c:pt idx="10">
                  <c:v>3.79</c:v>
                </c:pt>
                <c:pt idx="11">
                  <c:v>4.25</c:v>
                </c:pt>
              </c:numCache>
            </c:numRef>
          </c:val>
          <c:smooth val="0"/>
          <c:extLst>
            <c:ext xmlns:c16="http://schemas.microsoft.com/office/drawing/2014/chart" uri="{C3380CC4-5D6E-409C-BE32-E72D297353CC}">
              <c16:uniqueId val="{00000001-8BB8-467C-A095-82E98A658AB7}"/>
            </c:ext>
          </c:extLst>
        </c:ser>
        <c:ser>
          <c:idx val="2"/>
          <c:order val="2"/>
          <c:tx>
            <c:strRef>
              <c:f>'osszesito megyenkent'!$D$2</c:f>
              <c:strCache>
                <c:ptCount val="1"/>
                <c:pt idx="0">
                  <c:v>MLP</c:v>
                </c:pt>
              </c:strCache>
            </c:strRef>
          </c:tx>
          <c:spPr>
            <a:ln w="22225" cap="rnd" cmpd="sng">
              <a:solidFill>
                <a:srgbClr val="00B05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megyenkent'!$D$3:$D$14</c:f>
              <c:numCache>
                <c:formatCode>General</c:formatCode>
                <c:ptCount val="12"/>
                <c:pt idx="0">
                  <c:v>4.57</c:v>
                </c:pt>
                <c:pt idx="1">
                  <c:v>4.5599999999999996</c:v>
                </c:pt>
                <c:pt idx="2">
                  <c:v>4.18</c:v>
                </c:pt>
                <c:pt idx="3">
                  <c:v>4.1500000000000004</c:v>
                </c:pt>
                <c:pt idx="4">
                  <c:v>4.0199999999999996</c:v>
                </c:pt>
                <c:pt idx="5">
                  <c:v>3.93</c:v>
                </c:pt>
                <c:pt idx="6">
                  <c:v>3.72</c:v>
                </c:pt>
                <c:pt idx="7">
                  <c:v>3.88</c:v>
                </c:pt>
                <c:pt idx="8">
                  <c:v>3.83</c:v>
                </c:pt>
                <c:pt idx="9">
                  <c:v>3.83</c:v>
                </c:pt>
                <c:pt idx="10">
                  <c:v>3.83</c:v>
                </c:pt>
                <c:pt idx="11">
                  <c:v>4.51</c:v>
                </c:pt>
              </c:numCache>
            </c:numRef>
          </c:val>
          <c:smooth val="0"/>
          <c:extLst>
            <c:ext xmlns:c16="http://schemas.microsoft.com/office/drawing/2014/chart" uri="{C3380CC4-5D6E-409C-BE32-E72D297353CC}">
              <c16:uniqueId val="{00000002-8BB8-467C-A095-82E98A658AB7}"/>
            </c:ext>
          </c:extLst>
        </c:ser>
        <c:ser>
          <c:idx val="3"/>
          <c:order val="3"/>
          <c:tx>
            <c:strRef>
              <c:f>'osszesito megyenkent'!$E$2</c:f>
              <c:strCache>
                <c:ptCount val="1"/>
                <c:pt idx="0">
                  <c:v>LSTM</c:v>
                </c:pt>
              </c:strCache>
            </c:strRef>
          </c:tx>
          <c:spPr>
            <a:ln w="22225" cap="rnd">
              <a:solidFill>
                <a:srgbClr val="FFC00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megyenkent'!$E$3:$E$14</c:f>
              <c:numCache>
                <c:formatCode>General</c:formatCode>
                <c:ptCount val="12"/>
                <c:pt idx="0">
                  <c:v>4.71</c:v>
                </c:pt>
                <c:pt idx="1">
                  <c:v>4.62</c:v>
                </c:pt>
                <c:pt idx="2">
                  <c:v>4.3099999999999996</c:v>
                </c:pt>
                <c:pt idx="3">
                  <c:v>4.22</c:v>
                </c:pt>
                <c:pt idx="4">
                  <c:v>4.1100000000000003</c:v>
                </c:pt>
                <c:pt idx="5">
                  <c:v>4</c:v>
                </c:pt>
                <c:pt idx="6">
                  <c:v>3.73</c:v>
                </c:pt>
                <c:pt idx="7">
                  <c:v>3.77</c:v>
                </c:pt>
                <c:pt idx="8">
                  <c:v>3.76</c:v>
                </c:pt>
                <c:pt idx="9">
                  <c:v>3.76</c:v>
                </c:pt>
                <c:pt idx="10">
                  <c:v>3.76</c:v>
                </c:pt>
                <c:pt idx="11">
                  <c:v>4.42</c:v>
                </c:pt>
              </c:numCache>
            </c:numRef>
          </c:val>
          <c:smooth val="0"/>
          <c:extLst>
            <c:ext xmlns:c16="http://schemas.microsoft.com/office/drawing/2014/chart" uri="{C3380CC4-5D6E-409C-BE32-E72D297353CC}">
              <c16:uniqueId val="{00000003-8BB8-467C-A095-82E98A658AB7}"/>
            </c:ext>
          </c:extLst>
        </c:ser>
        <c:dLbls>
          <c:showLegendKey val="0"/>
          <c:showVal val="0"/>
          <c:showCatName val="0"/>
          <c:showSerName val="0"/>
          <c:showPercent val="0"/>
          <c:showBubbleSize val="0"/>
        </c:dLbls>
        <c:smooth val="0"/>
        <c:axId val="1226714607"/>
        <c:axId val="1226715087"/>
      </c:lineChart>
      <c:catAx>
        <c:axId val="12267146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226715087"/>
        <c:crosses val="autoZero"/>
        <c:auto val="1"/>
        <c:lblAlgn val="ctr"/>
        <c:lblOffset val="100"/>
        <c:noMultiLvlLbl val="0"/>
      </c:catAx>
      <c:valAx>
        <c:axId val="1226715087"/>
        <c:scaling>
          <c:orientation val="minMax"/>
          <c:min val="3.5"/>
        </c:scaling>
        <c:delete val="0"/>
        <c:axPos val="l"/>
        <c:majorGridlines>
          <c:spPr>
            <a:ln w="6350" cap="flat" cmpd="sng" algn="ctr">
              <a:solidFill>
                <a:schemeClr val="tx1">
                  <a:lumMod val="15000"/>
                  <a:lumOff val="85000"/>
                  <a:alpha val="50000"/>
                </a:schemeClr>
              </a:solidFill>
              <a:round/>
            </a:ln>
            <a:effectLst/>
          </c:spPr>
        </c:majorGridlines>
        <c:numFmt formatCode="General" sourceLinked="1"/>
        <c:majorTickMark val="none"/>
        <c:minorTickMark val="none"/>
        <c:tickLblPos val="nextTo"/>
        <c:spPr>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6714607"/>
        <c:crosses val="autoZero"/>
        <c:crossBetween val="midCat"/>
        <c:majorUnit val="0.1"/>
        <c:minorUnit val="5.000000000000001E-2"/>
      </c:valAx>
      <c:spPr>
        <a:noFill/>
        <a:ln>
          <a:noFill/>
        </a:ln>
        <a:effectLst/>
      </c:spPr>
    </c:plotArea>
    <c:legend>
      <c:legendPos val="b"/>
      <c:layout>
        <c:manualLayout>
          <c:xMode val="edge"/>
          <c:yMode val="edge"/>
          <c:x val="0.12283136619584359"/>
          <c:y val="0.90796425973495609"/>
          <c:w val="0.77099699272284838"/>
          <c:h val="7.814363561118879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b="0" i="0" u="none" strike="noStrike" kern="1200" spc="0" baseline="0">
                <a:solidFill>
                  <a:sysClr val="windowText" lastClr="000000">
                    <a:lumMod val="65000"/>
                    <a:lumOff val="35000"/>
                  </a:sysClr>
                </a:solidFill>
              </a:rPr>
              <a:t>Hargita megye modelljeinek általánosító képessége</a:t>
            </a:r>
          </a:p>
        </c:rich>
      </c:tx>
      <c:layout>
        <c:manualLayout>
          <c:xMode val="edge"/>
          <c:yMode val="edge"/>
          <c:x val="0.25902109620502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147326079901624E-2"/>
          <c:y val="0.10188778185631883"/>
          <c:w val="0.89902620971185543"/>
          <c:h val="0.72521971934279383"/>
        </c:manualLayout>
      </c:layout>
      <c:lineChart>
        <c:grouping val="standard"/>
        <c:varyColors val="0"/>
        <c:ser>
          <c:idx val="0"/>
          <c:order val="0"/>
          <c:tx>
            <c:strRef>
              <c:f>'osszesito megyenkent'!$F$2</c:f>
              <c:strCache>
                <c:ptCount val="1"/>
                <c:pt idx="0">
                  <c:v>valódi adat</c:v>
                </c:pt>
              </c:strCache>
            </c:strRef>
          </c:tx>
          <c:spPr>
            <a:ln w="15875" cap="rnd" cmpd="sng">
              <a:solidFill>
                <a:srgbClr val="FF0000"/>
              </a:solidFill>
              <a:prstDash val="solid"/>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megyenkent'!$F$3:$F$14</c:f>
              <c:numCache>
                <c:formatCode>General</c:formatCode>
                <c:ptCount val="12"/>
                <c:pt idx="0">
                  <c:v>3.9</c:v>
                </c:pt>
                <c:pt idx="1">
                  <c:v>4</c:v>
                </c:pt>
                <c:pt idx="2">
                  <c:v>4.2</c:v>
                </c:pt>
                <c:pt idx="3">
                  <c:v>4.4000000000000004</c:v>
                </c:pt>
                <c:pt idx="4">
                  <c:v>4.4000000000000004</c:v>
                </c:pt>
                <c:pt idx="5">
                  <c:v>4.5</c:v>
                </c:pt>
                <c:pt idx="6">
                  <c:v>4.3</c:v>
                </c:pt>
                <c:pt idx="7">
                  <c:v>4.2</c:v>
                </c:pt>
                <c:pt idx="8">
                  <c:v>4</c:v>
                </c:pt>
                <c:pt idx="9">
                  <c:v>3.8</c:v>
                </c:pt>
                <c:pt idx="10">
                  <c:v>3.8</c:v>
                </c:pt>
                <c:pt idx="11">
                  <c:v>3.7</c:v>
                </c:pt>
              </c:numCache>
            </c:numRef>
          </c:val>
          <c:smooth val="0"/>
          <c:extLst>
            <c:ext xmlns:c16="http://schemas.microsoft.com/office/drawing/2014/chart" uri="{C3380CC4-5D6E-409C-BE32-E72D297353CC}">
              <c16:uniqueId val="{00000000-5F68-4DAA-A042-B6741393CD42}"/>
            </c:ext>
          </c:extLst>
        </c:ser>
        <c:ser>
          <c:idx val="1"/>
          <c:order val="1"/>
          <c:tx>
            <c:strRef>
              <c:f>'osszesito megyenkent'!$G$2</c:f>
              <c:strCache>
                <c:ptCount val="1"/>
                <c:pt idx="0">
                  <c:v>ARIMA (2,1,2)</c:v>
                </c:pt>
              </c:strCache>
            </c:strRef>
          </c:tx>
          <c:spPr>
            <a:ln w="22225" cap="rnd">
              <a:solidFill>
                <a:srgbClr val="0070C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megyenkent'!$G$3:$G$14</c:f>
              <c:numCache>
                <c:formatCode>General</c:formatCode>
                <c:ptCount val="12"/>
                <c:pt idx="0">
                  <c:v>3.81</c:v>
                </c:pt>
                <c:pt idx="1">
                  <c:v>3.83</c:v>
                </c:pt>
                <c:pt idx="2">
                  <c:v>3.97</c:v>
                </c:pt>
                <c:pt idx="3">
                  <c:v>4.2699999999999996</c:v>
                </c:pt>
                <c:pt idx="4">
                  <c:v>4.5</c:v>
                </c:pt>
                <c:pt idx="5">
                  <c:v>4.3899999999999997</c:v>
                </c:pt>
                <c:pt idx="6">
                  <c:v>4.4400000000000004</c:v>
                </c:pt>
                <c:pt idx="7">
                  <c:v>4.22</c:v>
                </c:pt>
                <c:pt idx="8">
                  <c:v>4.18</c:v>
                </c:pt>
                <c:pt idx="9">
                  <c:v>4.01</c:v>
                </c:pt>
                <c:pt idx="10">
                  <c:v>3.79</c:v>
                </c:pt>
                <c:pt idx="11">
                  <c:v>3.8</c:v>
                </c:pt>
              </c:numCache>
            </c:numRef>
          </c:val>
          <c:smooth val="0"/>
          <c:extLst>
            <c:ext xmlns:c16="http://schemas.microsoft.com/office/drawing/2014/chart" uri="{C3380CC4-5D6E-409C-BE32-E72D297353CC}">
              <c16:uniqueId val="{00000001-5F68-4DAA-A042-B6741393CD42}"/>
            </c:ext>
          </c:extLst>
        </c:ser>
        <c:ser>
          <c:idx val="2"/>
          <c:order val="2"/>
          <c:tx>
            <c:strRef>
              <c:f>'osszesito megyenkent'!$H$2</c:f>
              <c:strCache>
                <c:ptCount val="1"/>
                <c:pt idx="0">
                  <c:v>MLP</c:v>
                </c:pt>
              </c:strCache>
            </c:strRef>
          </c:tx>
          <c:spPr>
            <a:ln w="22225" cap="rnd">
              <a:solidFill>
                <a:srgbClr val="00B05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megyenkent'!$H$3:$H$14</c:f>
              <c:numCache>
                <c:formatCode>General</c:formatCode>
                <c:ptCount val="12"/>
                <c:pt idx="0">
                  <c:v>3.95</c:v>
                </c:pt>
                <c:pt idx="1">
                  <c:v>3.95</c:v>
                </c:pt>
                <c:pt idx="2">
                  <c:v>4.08</c:v>
                </c:pt>
                <c:pt idx="3">
                  <c:v>4.24</c:v>
                </c:pt>
                <c:pt idx="4">
                  <c:v>4.4400000000000004</c:v>
                </c:pt>
                <c:pt idx="5">
                  <c:v>4.37</c:v>
                </c:pt>
                <c:pt idx="6">
                  <c:v>4.3499999999999996</c:v>
                </c:pt>
                <c:pt idx="7">
                  <c:v>4.1900000000000004</c:v>
                </c:pt>
                <c:pt idx="8">
                  <c:v>3.95</c:v>
                </c:pt>
                <c:pt idx="9">
                  <c:v>3.85</c:v>
                </c:pt>
                <c:pt idx="10">
                  <c:v>3.72</c:v>
                </c:pt>
                <c:pt idx="11">
                  <c:v>3.77</c:v>
                </c:pt>
              </c:numCache>
            </c:numRef>
          </c:val>
          <c:smooth val="0"/>
          <c:extLst>
            <c:ext xmlns:c16="http://schemas.microsoft.com/office/drawing/2014/chart" uri="{C3380CC4-5D6E-409C-BE32-E72D297353CC}">
              <c16:uniqueId val="{00000002-5F68-4DAA-A042-B6741393CD42}"/>
            </c:ext>
          </c:extLst>
        </c:ser>
        <c:ser>
          <c:idx val="3"/>
          <c:order val="3"/>
          <c:tx>
            <c:strRef>
              <c:f>'osszesito megyenkent'!$E$2</c:f>
              <c:strCache>
                <c:ptCount val="1"/>
                <c:pt idx="0">
                  <c:v>LSTM</c:v>
                </c:pt>
              </c:strCache>
            </c:strRef>
          </c:tx>
          <c:spPr>
            <a:ln w="22225" cap="rnd">
              <a:solidFill>
                <a:schemeClr val="accent4"/>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megyenkent'!$I$3:$I$14</c:f>
              <c:numCache>
                <c:formatCode>General</c:formatCode>
                <c:ptCount val="12"/>
                <c:pt idx="0">
                  <c:v>3.8</c:v>
                </c:pt>
                <c:pt idx="1">
                  <c:v>3.91</c:v>
                </c:pt>
                <c:pt idx="2">
                  <c:v>3.98</c:v>
                </c:pt>
                <c:pt idx="3">
                  <c:v>4.22</c:v>
                </c:pt>
                <c:pt idx="4">
                  <c:v>4.47</c:v>
                </c:pt>
                <c:pt idx="5">
                  <c:v>4.43</c:v>
                </c:pt>
                <c:pt idx="6">
                  <c:v>4.5199999999999996</c:v>
                </c:pt>
                <c:pt idx="7">
                  <c:v>4.26</c:v>
                </c:pt>
                <c:pt idx="8">
                  <c:v>4.09</c:v>
                </c:pt>
                <c:pt idx="9">
                  <c:v>3.96</c:v>
                </c:pt>
                <c:pt idx="10">
                  <c:v>3.82</c:v>
                </c:pt>
                <c:pt idx="11">
                  <c:v>3.83</c:v>
                </c:pt>
              </c:numCache>
            </c:numRef>
          </c:val>
          <c:smooth val="0"/>
          <c:extLst>
            <c:ext xmlns:c16="http://schemas.microsoft.com/office/drawing/2014/chart" uri="{C3380CC4-5D6E-409C-BE32-E72D297353CC}">
              <c16:uniqueId val="{00000003-5F68-4DAA-A042-B6741393CD42}"/>
            </c:ext>
          </c:extLst>
        </c:ser>
        <c:dLbls>
          <c:showLegendKey val="0"/>
          <c:showVal val="0"/>
          <c:showCatName val="0"/>
          <c:showSerName val="0"/>
          <c:showPercent val="0"/>
          <c:showBubbleSize val="0"/>
        </c:dLbls>
        <c:smooth val="0"/>
        <c:axId val="1226714607"/>
        <c:axId val="1226715087"/>
      </c:lineChart>
      <c:catAx>
        <c:axId val="1226714607"/>
        <c:scaling>
          <c:orientation val="minMax"/>
        </c:scaling>
        <c:delete val="0"/>
        <c:axPos val="b"/>
        <c:majorGridlines>
          <c:spPr>
            <a:ln w="635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t" anchorCtr="0"/>
          <a:lstStyle/>
          <a:p>
            <a:pPr>
              <a:defRPr sz="800" b="0" i="0" u="none" strike="noStrike" kern="1200" baseline="0">
                <a:solidFill>
                  <a:schemeClr val="tx1">
                    <a:lumMod val="65000"/>
                    <a:lumOff val="35000"/>
                  </a:schemeClr>
                </a:solidFill>
                <a:latin typeface="+mn-lt"/>
                <a:ea typeface="+mn-ea"/>
                <a:cs typeface="+mn-cs"/>
              </a:defRPr>
            </a:pPr>
            <a:endParaRPr lang="en-US"/>
          </a:p>
        </c:txPr>
        <c:crossAx val="1226715087"/>
        <c:crosses val="autoZero"/>
        <c:auto val="1"/>
        <c:lblAlgn val="ctr"/>
        <c:lblOffset val="100"/>
        <c:noMultiLvlLbl val="0"/>
      </c:catAx>
      <c:valAx>
        <c:axId val="1226715087"/>
        <c:scaling>
          <c:orientation val="minMax"/>
          <c:min val="3.5"/>
        </c:scaling>
        <c:delete val="0"/>
        <c:axPos val="l"/>
        <c:majorGridlines>
          <c:spPr>
            <a:ln w="6350" cap="flat" cmpd="sng" algn="ctr">
              <a:solidFill>
                <a:schemeClr val="tx1">
                  <a:lumMod val="15000"/>
                  <a:lumOff val="85000"/>
                  <a:alpha val="50000"/>
                </a:schemeClr>
              </a:solidFill>
              <a:round/>
            </a:ln>
            <a:effectLst/>
          </c:spPr>
        </c:majorGridlines>
        <c:numFmt formatCode="General" sourceLinked="1"/>
        <c:majorTickMark val="none"/>
        <c:minorTickMark val="none"/>
        <c:tickLblPos val="nextTo"/>
        <c:spPr>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6714607"/>
        <c:crosses val="autoZero"/>
        <c:crossBetween val="midCat"/>
        <c:majorUnit val="0.1"/>
        <c:minorUnit val="5.000000000000001E-2"/>
      </c:valAx>
      <c:spPr>
        <a:noFill/>
        <a:ln w="6350">
          <a:solidFill>
            <a:schemeClr val="tx1">
              <a:lumMod val="15000"/>
              <a:lumOff val="85000"/>
              <a:alpha val="50000"/>
            </a:schemeClr>
          </a:solidFill>
        </a:ln>
        <a:effectLst/>
      </c:spPr>
    </c:plotArea>
    <c:legend>
      <c:legendPos val="b"/>
      <c:layout>
        <c:manualLayout>
          <c:xMode val="edge"/>
          <c:yMode val="edge"/>
          <c:x val="0.19823995675982023"/>
          <c:y val="0.90047512213201697"/>
          <c:w val="0.61684897685023632"/>
          <c:h val="8.450234406728203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b="0" i="0" u="none" strike="noStrike" kern="1200" spc="0" baseline="0">
                <a:solidFill>
                  <a:sysClr val="windowText" lastClr="000000">
                    <a:lumMod val="65000"/>
                    <a:lumOff val="35000"/>
                  </a:sysClr>
                </a:solidFill>
              </a:rPr>
              <a:t>Maros megye modelljeinek általánosító képessége</a:t>
            </a:r>
          </a:p>
        </c:rich>
      </c:tx>
      <c:layout>
        <c:manualLayout>
          <c:xMode val="edge"/>
          <c:yMode val="edge"/>
          <c:x val="0.2602114255877962"/>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manualLayout>
          <c:layoutTarget val="inner"/>
          <c:xMode val="edge"/>
          <c:yMode val="edge"/>
          <c:x val="7.2856126220374059E-2"/>
          <c:y val="0.11016699410609038"/>
          <c:w val="0.87680373772520415"/>
          <c:h val="0.70774368454434367"/>
        </c:manualLayout>
      </c:layout>
      <c:lineChart>
        <c:grouping val="standard"/>
        <c:varyColors val="0"/>
        <c:ser>
          <c:idx val="0"/>
          <c:order val="0"/>
          <c:tx>
            <c:strRef>
              <c:f>'osszesito megyenkent'!$J$2</c:f>
              <c:strCache>
                <c:ptCount val="1"/>
                <c:pt idx="0">
                  <c:v>valódi adat</c:v>
                </c:pt>
              </c:strCache>
            </c:strRef>
          </c:tx>
          <c:spPr>
            <a:ln w="15875" cap="rnd">
              <a:solidFill>
                <a:srgbClr val="FF0000"/>
              </a:solidFill>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megyenkent'!$J$3:$J$14</c:f>
              <c:numCache>
                <c:formatCode>General</c:formatCode>
                <c:ptCount val="12"/>
                <c:pt idx="0">
                  <c:v>2.8</c:v>
                </c:pt>
                <c:pt idx="1">
                  <c:v>2.9</c:v>
                </c:pt>
                <c:pt idx="2">
                  <c:v>3.1</c:v>
                </c:pt>
                <c:pt idx="3">
                  <c:v>3.2</c:v>
                </c:pt>
                <c:pt idx="4">
                  <c:v>3.2</c:v>
                </c:pt>
                <c:pt idx="5">
                  <c:v>3.1</c:v>
                </c:pt>
                <c:pt idx="6">
                  <c:v>3.1</c:v>
                </c:pt>
                <c:pt idx="7">
                  <c:v>3</c:v>
                </c:pt>
                <c:pt idx="8">
                  <c:v>2.7</c:v>
                </c:pt>
                <c:pt idx="9">
                  <c:v>2.7</c:v>
                </c:pt>
                <c:pt idx="10">
                  <c:v>2.7</c:v>
                </c:pt>
                <c:pt idx="11">
                  <c:v>2.7</c:v>
                </c:pt>
              </c:numCache>
            </c:numRef>
          </c:val>
          <c:smooth val="0"/>
          <c:extLst>
            <c:ext xmlns:c16="http://schemas.microsoft.com/office/drawing/2014/chart" uri="{C3380CC4-5D6E-409C-BE32-E72D297353CC}">
              <c16:uniqueId val="{00000000-B82D-4389-95BC-64DCEB5E5E3D}"/>
            </c:ext>
          </c:extLst>
        </c:ser>
        <c:ser>
          <c:idx val="1"/>
          <c:order val="1"/>
          <c:tx>
            <c:strRef>
              <c:f>'osszesito megyenkent'!$K$2</c:f>
              <c:strCache>
                <c:ptCount val="1"/>
                <c:pt idx="0">
                  <c:v>ARIMA(1,1,0)</c:v>
                </c:pt>
              </c:strCache>
            </c:strRef>
          </c:tx>
          <c:spPr>
            <a:ln w="22225" cap="rnd">
              <a:solidFill>
                <a:srgbClr val="0070C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megyenkent'!$K$3:$K$14</c:f>
              <c:numCache>
                <c:formatCode>General</c:formatCode>
                <c:ptCount val="12"/>
                <c:pt idx="0">
                  <c:v>2.7</c:v>
                </c:pt>
                <c:pt idx="1">
                  <c:v>2.82</c:v>
                </c:pt>
                <c:pt idx="2">
                  <c:v>2.92</c:v>
                </c:pt>
                <c:pt idx="3">
                  <c:v>3.15</c:v>
                </c:pt>
                <c:pt idx="4">
                  <c:v>3.23</c:v>
                </c:pt>
                <c:pt idx="5">
                  <c:v>3.2</c:v>
                </c:pt>
                <c:pt idx="6">
                  <c:v>3.07</c:v>
                </c:pt>
                <c:pt idx="7">
                  <c:v>3.1</c:v>
                </c:pt>
                <c:pt idx="8">
                  <c:v>2.98</c:v>
                </c:pt>
                <c:pt idx="9">
                  <c:v>2.62</c:v>
                </c:pt>
                <c:pt idx="10">
                  <c:v>2.7</c:v>
                </c:pt>
                <c:pt idx="11">
                  <c:v>2.7</c:v>
                </c:pt>
              </c:numCache>
            </c:numRef>
          </c:val>
          <c:smooth val="0"/>
          <c:extLst>
            <c:ext xmlns:c16="http://schemas.microsoft.com/office/drawing/2014/chart" uri="{C3380CC4-5D6E-409C-BE32-E72D297353CC}">
              <c16:uniqueId val="{00000001-B82D-4389-95BC-64DCEB5E5E3D}"/>
            </c:ext>
          </c:extLst>
        </c:ser>
        <c:ser>
          <c:idx val="2"/>
          <c:order val="2"/>
          <c:tx>
            <c:strRef>
              <c:f>'osszesito megyenkent'!$L$2</c:f>
              <c:strCache>
                <c:ptCount val="1"/>
                <c:pt idx="0">
                  <c:v>MLP</c:v>
                </c:pt>
              </c:strCache>
            </c:strRef>
          </c:tx>
          <c:spPr>
            <a:ln w="22225" cap="rnd">
              <a:solidFill>
                <a:srgbClr val="00B05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megyenkent'!$L$3:$L$14</c:f>
              <c:numCache>
                <c:formatCode>General</c:formatCode>
                <c:ptCount val="12"/>
                <c:pt idx="0">
                  <c:v>2.68</c:v>
                </c:pt>
                <c:pt idx="1">
                  <c:v>2.82</c:v>
                </c:pt>
                <c:pt idx="2">
                  <c:v>2.93</c:v>
                </c:pt>
                <c:pt idx="3">
                  <c:v>3.22</c:v>
                </c:pt>
                <c:pt idx="4">
                  <c:v>3.24</c:v>
                </c:pt>
                <c:pt idx="5">
                  <c:v>3.15</c:v>
                </c:pt>
                <c:pt idx="6">
                  <c:v>2.97</c:v>
                </c:pt>
                <c:pt idx="7">
                  <c:v>3.02</c:v>
                </c:pt>
                <c:pt idx="8">
                  <c:v>2.87</c:v>
                </c:pt>
                <c:pt idx="9">
                  <c:v>2.67</c:v>
                </c:pt>
                <c:pt idx="10">
                  <c:v>2.64</c:v>
                </c:pt>
                <c:pt idx="11">
                  <c:v>2.66</c:v>
                </c:pt>
              </c:numCache>
            </c:numRef>
          </c:val>
          <c:smooth val="0"/>
          <c:extLst>
            <c:ext xmlns:c16="http://schemas.microsoft.com/office/drawing/2014/chart" uri="{C3380CC4-5D6E-409C-BE32-E72D297353CC}">
              <c16:uniqueId val="{00000002-B82D-4389-95BC-64DCEB5E5E3D}"/>
            </c:ext>
          </c:extLst>
        </c:ser>
        <c:ser>
          <c:idx val="3"/>
          <c:order val="3"/>
          <c:tx>
            <c:strRef>
              <c:f>'osszesito megyenkent'!$M$2</c:f>
              <c:strCache>
                <c:ptCount val="1"/>
                <c:pt idx="0">
                  <c:v>LSTM</c:v>
                </c:pt>
              </c:strCache>
            </c:strRef>
          </c:tx>
          <c:spPr>
            <a:ln w="22225" cap="rnd">
              <a:solidFill>
                <a:schemeClr val="accent4"/>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megyenkent'!$M$3:$M$14</c:f>
              <c:numCache>
                <c:formatCode>General</c:formatCode>
                <c:ptCount val="12"/>
                <c:pt idx="0">
                  <c:v>2.69</c:v>
                </c:pt>
                <c:pt idx="1">
                  <c:v>2.76</c:v>
                </c:pt>
                <c:pt idx="2">
                  <c:v>2.84</c:v>
                </c:pt>
                <c:pt idx="3">
                  <c:v>3.03</c:v>
                </c:pt>
                <c:pt idx="4">
                  <c:v>3.17</c:v>
                </c:pt>
                <c:pt idx="5">
                  <c:v>3.17</c:v>
                </c:pt>
                <c:pt idx="6">
                  <c:v>3.05</c:v>
                </c:pt>
                <c:pt idx="7">
                  <c:v>3.07</c:v>
                </c:pt>
                <c:pt idx="8">
                  <c:v>2.99</c:v>
                </c:pt>
                <c:pt idx="9">
                  <c:v>2.68</c:v>
                </c:pt>
                <c:pt idx="10">
                  <c:v>2.69</c:v>
                </c:pt>
                <c:pt idx="11">
                  <c:v>2.71</c:v>
                </c:pt>
              </c:numCache>
            </c:numRef>
          </c:val>
          <c:smooth val="0"/>
          <c:extLst>
            <c:ext xmlns:c16="http://schemas.microsoft.com/office/drawing/2014/chart" uri="{C3380CC4-5D6E-409C-BE32-E72D297353CC}">
              <c16:uniqueId val="{00000003-B82D-4389-95BC-64DCEB5E5E3D}"/>
            </c:ext>
          </c:extLst>
        </c:ser>
        <c:dLbls>
          <c:showLegendKey val="0"/>
          <c:showVal val="0"/>
          <c:showCatName val="0"/>
          <c:showSerName val="0"/>
          <c:showPercent val="0"/>
          <c:showBubbleSize val="0"/>
        </c:dLbls>
        <c:smooth val="0"/>
        <c:axId val="1402933391"/>
        <c:axId val="1402944911"/>
      </c:lineChart>
      <c:catAx>
        <c:axId val="1402933391"/>
        <c:scaling>
          <c:orientation val="minMax"/>
        </c:scaling>
        <c:delete val="0"/>
        <c:axPos val="b"/>
        <c:majorGridlines>
          <c:spPr>
            <a:ln w="9525" cap="flat" cmpd="sng" algn="ctr">
              <a:solidFill>
                <a:schemeClr val="tx1">
                  <a:lumMod val="15000"/>
                  <a:lumOff val="85000"/>
                  <a:alpha val="50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2944911"/>
        <c:crosses val="autoZero"/>
        <c:auto val="1"/>
        <c:lblAlgn val="ctr"/>
        <c:lblOffset val="100"/>
        <c:noMultiLvlLbl val="0"/>
      </c:catAx>
      <c:valAx>
        <c:axId val="1402944911"/>
        <c:scaling>
          <c:orientation val="minMax"/>
          <c:min val="2.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2933391"/>
        <c:crosses val="autoZero"/>
        <c:crossBetween val="midCat"/>
      </c:valAx>
      <c:spPr>
        <a:noFill/>
        <a:ln>
          <a:noFill/>
        </a:ln>
        <a:effectLst/>
      </c:spPr>
    </c:plotArea>
    <c:legend>
      <c:legendPos val="b"/>
      <c:layout>
        <c:manualLayout>
          <c:xMode val="edge"/>
          <c:yMode val="edge"/>
          <c:x val="0.12344506499369795"/>
          <c:y val="0.90729313305384973"/>
          <c:w val="0.76421635342229455"/>
          <c:h val="8.28836842349519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21</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20</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14</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22</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8</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2</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1</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7</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10</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6</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17</b:RefOrder>
  </b:Source>
  <b:Source>
    <b:Tag>Sán191</b:Tag>
    <b:SourceType>Book</b:SourceType>
    <b:Guid>{761DB455-703B-4241-97ED-A81EF6A3B06E}</b:Guid>
    <b:Title>Bevezetés az ökonometriába</b:Title>
    <b:Year>2019</b:Year>
    <b:Author>
      <b:Author>
        <b:NameList>
          <b:Person>
            <b:Last>Sándor</b:Last>
            <b:First>Zsolt</b:First>
          </b:Person>
        </b:NameList>
      </b:Author>
    </b:Author>
    <b:City>Sepsiszentgyörgy</b:City>
    <b:Publisher>T3 Kiadó</b:Publisher>
    <b:StandardNumber>ISBN: 978-973-1962-82-5</b:StandardNumber>
    <b:RefOrder>15</b:RefOrder>
  </b:Source>
  <b:Source>
    <b:Tag>Bro18</b:Tag>
    <b:SourceType>Book</b:SourceType>
    <b:Guid>{328A0083-863F-4778-9450-1226B08C4FEB}</b:Guid>
    <b:Title>Predict the Future with MLPs, CNNs and LSTMs in Python</b:Title>
    <b:Year>2018</b:Year>
    <b:Author>
      <b:Author>
        <b:NameList>
          <b:Person>
            <b:Last>Brownlee</b:Last>
            <b:First> Jason</b:First>
          </b:Person>
        </b:NameList>
      </b:Author>
    </b:Author>
    <b:RefOrder>18</b:RefOrder>
  </b:Source>
  <b:Source>
    <b:Tag>Bro23</b:Tag>
    <b:SourceType>InternetSite</b:SourceType>
    <b:Guid>{A6D664AD-D922-4B09-942C-ACF63966C3C1}</b:Guid>
    <b:Title>How to Create an ARIMA Model for Time Series Forecasting in Python</b:Title>
    <b:Year>2023</b:Year>
    <b:Author>
      <b:Author>
        <b:NameList>
          <b:Person>
            <b:Last>Brownlee</b:Last>
            <b:First>Jason</b:First>
          </b:Person>
        </b:NameList>
      </b:Author>
    </b:Author>
    <b:InternetSiteTitle>machinelearningmastery.com</b:InternetSiteTitle>
    <b:Month>november</b:Month>
    <b:Day>18</b:Day>
    <b:URL>https://machinelearningmastery.com/arima-for-time-series-forecasting-with-python/</b:URL>
    <b:YearAccessed>2024</b:YearAccessed>
    <b:MonthAccessed>március</b:MonthAccessed>
    <b:RefOrder>16</b:RefOrder>
  </b:Source>
  <b:Source>
    <b:Tag>Ade17</b:Tag>
    <b:SourceType>JournalArticle</b:SourceType>
    <b:Guid>{565DD8AA-2DE1-433B-90B7-605AFEDBF2DE}</b:Guid>
    <b:Title>Modelling and forecasting unemployment rates in Nigeria using ARIMA model</b:Title>
    <b:JournalName>FUW Trends in Science and Technology Journa</b:JournalName>
    <b:Year>2017</b:Year>
    <b:Pages>525-531</b:Pages>
    <b:Author>
      <b:Author>
        <b:NameList>
          <b:Person>
            <b:Last>Adenomon</b:Last>
            <b:First>M.</b:First>
            <b:Middle>O.</b:Middle>
          </b:Person>
        </b:NameList>
      </b:Author>
    </b:Author>
    <b:Volume>2</b:Volume>
    <b:Issue>1B</b:Issue>
    <b:StandardNumber>e-ISSN: 24085162</b:StandardNumber>
    <b:RefOrder>3</b:RefOrder>
  </b:Source>
  <b:Source>
    <b:Tag>Ram18</b:Tag>
    <b:SourceType>JournalArticle</b:SourceType>
    <b:Guid>{0DDCCAE2-CD11-4E1A-982E-BFC003E5ADB9}</b:Guid>
    <b:Title>Prediction of the Unemployment Rate in Malaysia</b:Title>
    <b:JournalName>International Journal of Modern Trends</b:JournalName>
    <b:Year>2018</b:Year>
    <b:Pages>38-44</b:Pages>
    <b:Author>
      <b:Author>
        <b:NameList>
          <b:Person>
            <b:Last>Ramli</b:Last>
            <b:First>S.</b:First>
            <b:Middle>F.</b:Middle>
          </b:Person>
          <b:Person>
            <b:Last>Fidaus</b:Last>
            <b:First>M.</b:First>
          </b:Person>
          <b:Person>
            <b:Last>Uzair</b:Last>
            <b:First>H.</b:First>
          </b:Person>
          <b:Person>
            <b:Last>Khairi</b:Last>
            <b:First>M.</b:First>
          </b:Person>
          <b:Person>
            <b:Last>Zharif</b:Last>
            <b:First>A</b:First>
          </b:Person>
        </b:NameList>
      </b:Author>
    </b:Author>
    <b:Volume>1</b:Volume>
    <b:Issue>4</b:Issue>
    <b:StandardNumber>eISSN: 2600-8777</b:StandardNumber>
    <b:URL>http://www.ijmtss.com/PDF/IJMTSS-2018-04-12-04.pdf</b:URL>
    <b:RefOrder>4</b:RefOrder>
  </b:Source>
  <b:Source>
    <b:Tag>Did20</b:Tag>
    <b:SourceType>JournalArticle</b:SourceType>
    <b:Guid>{F44F1B24-FBAC-4FBE-B513-ADB2DB53185E}</b:Guid>
    <b:Title>Forecasting with ARIMA Model in Anticipating Open Unemployment rates in South Sulawesi</b:Title>
    <b:JournalName>International journal of scientific and technology research</b:JournalName>
    <b:Year>2020</b:Year>
    <b:Author>
      <b:Author>
        <b:NameList>
          <b:Person>
            <b:Last>Didiharyono</b:Last>
            <b:First>D.</b:First>
          </b:Person>
          <b:Person>
            <b:Last>Syukri</b:Last>
            <b:First>Muhammad</b:First>
          </b:Person>
        </b:NameList>
      </b:Author>
    </b:Author>
    <b:City>New Delhi</b:City>
    <b:Month>03</b:Month>
    <b:Day>03</b:Day>
    <b:Volume>9</b:Volume>
    <b:StandardNumber>ISSN 2277-8616</b:StandardNumber>
    <b:URL>https://osf.io/f5zh6/</b:URL>
    <b:Pages>3838-3841</b:Pages>
    <b:RefOrder>5</b:RefOrder>
  </b:Source>
  <b:Source>
    <b:Tag>Sur23</b:Tag>
    <b:SourceType>JournalArticle</b:SourceType>
    <b:Guid>{B954111A-BAA3-4759-AE3B-C34839ACF7EA}</b:Guid>
    <b:Title>Estimation of the unemployment rate in Turkey: A comparison of the ARIMA and machine learning models including Covid-19 pandemic periods</b:Title>
    <b:JournalName>Helyion</b:JournalName>
    <b:Year>2023</b:Year>
    <b:Author>
      <b:Author>
        <b:NameList>
          <b:Person>
            <b:Last>Yamacli</b:Last>
            <b:Middle>Surekci </b:Middle>
            <b:First>Dilek </b:First>
          </b:Person>
          <b:Person>
            <b:Last>Yamacli</b:Last>
            <b:Middle>Serhan</b:Middle>
          </b:Person>
        </b:NameList>
      </b:Author>
    </b:Author>
    <b:Publisher>Cell Press</b:Publisher>
    <b:Volume>9</b:Volume>
    <b:Issue>1</b:Issue>
    <b:StandardNumber>ISSN: 2405-8440</b:StandardNumber>
    <b:DOI>https://doi.org/10.1016/j.heliyon.2023.e12796</b:DOI>
    <b:RefOrder>9</b:RefOrder>
  </b:Source>
  <b:Source>
    <b:Tag>Der20</b:Tag>
    <b:SourceType>ConferenceProceedings</b:SourceType>
    <b:Guid>{1159D3BE-B69F-4F40-8F2C-DD8164F6D107}</b:Guid>
    <b:Title>Machine learning approaches for financial time series</b:Title>
    <b:Year>2020</b:Year>
    <b:Pages>434-450</b:Pages>
    <b:City>Odessa</b:City>
    <b:Publisher>CEUR Workshop Proceedings</b:Publisher>
    <b:StandardNumber>ISSN: 1613-0073</b:StandardNumber>
    <b:URL>http://elibrary.kdpu.edu.ua/xmlui/handle/123456789/4478</b:URL>
    <b:DOI>https://doi.org/10.31812/123456789/4478</b:DOI>
    <b:Author>
      <b:Author>
        <b:NameList>
          <b:Person>
            <b:Last>Derbentsev</b:Last>
            <b:First>Vasily</b:First>
          </b:Person>
          <b:Person>
            <b:Last>Matviychuk</b:Last>
            <b:First>Andriy </b:First>
          </b:Person>
          <b:Person>
            <b:Last>Datsenko</b:Last>
            <b:First>Nataliia</b:First>
          </b:Person>
          <b:Person>
            <b:Last>Bezkorovainyi</b:Last>
            <b:First>Vitalii </b:First>
          </b:Person>
          <b:Person>
            <b:Last>Azaryan</b:Last>
            <b:First>Albert </b:First>
          </b:Person>
        </b:NameList>
      </b:Author>
    </b:Author>
    <b:ConferenceName>M3E2-MLPEED 2020</b:ConferenceName>
    <b:RefOrder>11</b:RefOrder>
  </b:Source>
  <b:Source>
    <b:Tag>Ouk23</b:Tag>
    <b:SourceType>JournalArticle</b:SourceType>
    <b:Guid>{0480C969-05EA-4465-B1E5-08753181803A}</b:Guid>
    <b:Title>Comparing Machine Learning Methods—SVR, XGBoost, LSTM, and MLP— For Forecasting the Moroccan Stock Market</b:Title>
    <b:Year>2023</b:Year>
    <b:Publisher>MDPI</b:Publisher>
    <b:Volume>7</b:Volume>
    <b:DOI>https://doi.org/10.3390/IOCMA2023-14409</b:DOI>
    <b:JournalName>Computer Sciences &amp; Mathematics Forum</b:JournalName>
    <b:Issue>39</b:Issue>
    <b:Author>
      <b:Author>
        <b:NameList>
          <b:Person>
            <b:Last>Oukhouya</b:Last>
            <b:First>Hassan </b:First>
          </b:Person>
          <b:Person>
            <b:Last>El Himdi</b:Last>
            <b:First>Khalid </b:First>
          </b:Person>
        </b:NameList>
      </b:Author>
    </b:Author>
    <b:RefOrder>12</b:RefOrder>
  </b:Source>
  <b:Source>
    <b:Tag>Ede22</b:Tag>
    <b:SourceType>Book</b:SourceType>
    <b:Guid>{7C6FA31E-30E5-481A-AC03-18A1299F5977}</b:Guid>
    <b:Title>Közgazdasági kutatásmódszertan</b:Title>
    <b:Year>2022</b:Year>
    <b:Author>
      <b:Author>
        <b:NameList>
          <b:Person>
            <b:Last>Lázár</b:Last>
            <b:First>Ede</b:First>
          </b:Person>
        </b:NameList>
      </b:Author>
    </b:Author>
    <b:City>Kolozsvár</b:City>
    <b:Publisher>Risoprint kiadó</b:Publisher>
    <b:StandardNumber>ISBN: 978-973-53-2923-5</b:StandardNumber>
    <b:RefOrder>19</b:RefOrder>
  </b:Source>
  <b:Source>
    <b:Tag>Sia18</b:Tag>
    <b:SourceType>JournalArticle</b:SourceType>
    <b:Guid>{716263FB-9A65-446C-9AF2-EF877374E52A}</b:Guid>
    <b:Title>Forecasting Economics and Financial Time Series: ARIMA vs. LSTM</b:Title>
    <b:Year>2018</b:Year>
    <b:JournalName>arXiv:1803.06386</b:JournalName>
    <b:Author>
      <b:Author>
        <b:NameList>
          <b:Person>
            <b:Last>Siami-Namini</b:Last>
            <b:First>Sima </b:First>
          </b:Person>
          <b:Person>
            <b:Last>Siami Namin</b:Last>
            <b:First>Akbar</b:First>
          </b:Person>
        </b:NameList>
      </b:Author>
    </b:Author>
    <b:DOI>https://doi.org/10.48550/arXiv.1803.06386</b:DOI>
    <b:RefOrder>13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16ECD89-8F83-4863-ACF3-EA603538E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44</Pages>
  <Words>9667</Words>
  <Characters>55102</Characters>
  <Application>Microsoft Office Word</Application>
  <DocSecurity>0</DocSecurity>
  <Lines>459</Lines>
  <Paragraphs>129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64640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677</cp:revision>
  <cp:lastPrinted>2024-02-22T19:02:00Z</cp:lastPrinted>
  <dcterms:created xsi:type="dcterms:W3CDTF">2024-03-26T11:19:00Z</dcterms:created>
  <dcterms:modified xsi:type="dcterms:W3CDTF">2024-03-27T16:55:00Z</dcterms:modified>
</cp:coreProperties>
</file>